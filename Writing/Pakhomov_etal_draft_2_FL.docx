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3C1853D" w14:textId="0B2364E1" w:rsidR="001A5988" w:rsidRPr="00F70509" w:rsidRDefault="00F70509" w:rsidP="002A51E9">
      <w:pPr>
        <w:spacing w:line="360" w:lineRule="auto"/>
        <w:rPr>
          <w:rFonts w:ascii="Times New Roman" w:hAnsi="Times New Roman" w:cs="Times New Roman"/>
          <w:sz w:val="28"/>
          <w:szCs w:val="28"/>
        </w:rPr>
      </w:pPr>
      <w:r w:rsidRPr="00F70509">
        <w:rPr>
          <w:rFonts w:ascii="Times New Roman" w:hAnsi="Times New Roman" w:cs="Times New Roman"/>
          <w:sz w:val="28"/>
          <w:szCs w:val="28"/>
        </w:rPr>
        <w:t xml:space="preserve">Early spring </w:t>
      </w:r>
      <w:r w:rsidR="00827195" w:rsidRPr="00F70509">
        <w:rPr>
          <w:rFonts w:ascii="Times New Roman" w:hAnsi="Times New Roman" w:cs="Times New Roman"/>
          <w:i/>
          <w:sz w:val="28"/>
          <w:szCs w:val="28"/>
        </w:rPr>
        <w:t>S</w:t>
      </w:r>
      <w:r w:rsidRPr="00F70509">
        <w:rPr>
          <w:rFonts w:ascii="Times New Roman" w:hAnsi="Times New Roman" w:cs="Times New Roman"/>
          <w:i/>
          <w:sz w:val="28"/>
          <w:szCs w:val="28"/>
        </w:rPr>
        <w:t>alpa</w:t>
      </w:r>
      <w:r w:rsidR="00827195" w:rsidRPr="00F70509">
        <w:rPr>
          <w:rFonts w:ascii="Times New Roman" w:hAnsi="Times New Roman" w:cs="Times New Roman"/>
          <w:i/>
          <w:sz w:val="28"/>
          <w:szCs w:val="28"/>
        </w:rPr>
        <w:t xml:space="preserve"> </w:t>
      </w:r>
      <w:r w:rsidRPr="00F70509">
        <w:rPr>
          <w:rFonts w:ascii="Times New Roman" w:hAnsi="Times New Roman" w:cs="Times New Roman"/>
          <w:i/>
          <w:sz w:val="28"/>
          <w:szCs w:val="28"/>
        </w:rPr>
        <w:t>thompsoni</w:t>
      </w:r>
      <w:r w:rsidR="00827195" w:rsidRPr="00F70509">
        <w:rPr>
          <w:rFonts w:ascii="Times New Roman" w:hAnsi="Times New Roman" w:cs="Times New Roman"/>
          <w:sz w:val="28"/>
          <w:szCs w:val="28"/>
        </w:rPr>
        <w:t xml:space="preserve"> </w:t>
      </w:r>
      <w:r w:rsidRPr="00F70509">
        <w:rPr>
          <w:rFonts w:ascii="Times New Roman" w:hAnsi="Times New Roman" w:cs="Times New Roman"/>
          <w:sz w:val="28"/>
          <w:szCs w:val="28"/>
        </w:rPr>
        <w:t xml:space="preserve">population dynamics in the Atlantic </w:t>
      </w:r>
      <w:del w:id="0" w:author="Florian Lüskow" w:date="2024-08-05T07:56:00Z" w16du:dateUtc="2024-08-05T05:56:00Z">
        <w:r w:rsidRPr="00F70509" w:rsidDel="00DF60F3">
          <w:rPr>
            <w:rFonts w:ascii="Times New Roman" w:hAnsi="Times New Roman" w:cs="Times New Roman"/>
            <w:sz w:val="28"/>
            <w:szCs w:val="28"/>
          </w:rPr>
          <w:delText xml:space="preserve">Sector </w:delText>
        </w:r>
      </w:del>
      <w:ins w:id="1" w:author="Florian Lüskow" w:date="2024-08-05T07:56:00Z" w16du:dateUtc="2024-08-05T05:56:00Z">
        <w:r w:rsidR="00DF60F3">
          <w:rPr>
            <w:rFonts w:ascii="Times New Roman" w:hAnsi="Times New Roman" w:cs="Times New Roman"/>
            <w:sz w:val="28"/>
            <w:szCs w:val="28"/>
          </w:rPr>
          <w:t>s</w:t>
        </w:r>
        <w:r w:rsidR="00DF60F3" w:rsidRPr="00F70509">
          <w:rPr>
            <w:rFonts w:ascii="Times New Roman" w:hAnsi="Times New Roman" w:cs="Times New Roman"/>
            <w:sz w:val="28"/>
            <w:szCs w:val="28"/>
          </w:rPr>
          <w:t xml:space="preserve">ector </w:t>
        </w:r>
      </w:ins>
      <w:r w:rsidRPr="00F70509">
        <w:rPr>
          <w:rFonts w:ascii="Times New Roman" w:hAnsi="Times New Roman" w:cs="Times New Roman"/>
          <w:sz w:val="28"/>
          <w:szCs w:val="28"/>
        </w:rPr>
        <w:t>of the Southern Ocean</w:t>
      </w:r>
    </w:p>
    <w:p w14:paraId="4F41A778" w14:textId="5693496D" w:rsidR="007F64C0" w:rsidRDefault="007F64C0" w:rsidP="0008738B">
      <w:pPr>
        <w:spacing w:line="240" w:lineRule="auto"/>
        <w:rPr>
          <w:rFonts w:ascii="Times New Roman" w:hAnsi="Times New Roman" w:cs="Times New Roman"/>
          <w:sz w:val="24"/>
          <w:szCs w:val="24"/>
        </w:rPr>
      </w:pPr>
    </w:p>
    <w:p w14:paraId="6B74BED9" w14:textId="3453AB85" w:rsidR="00F70509" w:rsidRPr="00F70509" w:rsidRDefault="00F70509" w:rsidP="00F70509">
      <w:pPr>
        <w:spacing w:line="240" w:lineRule="auto"/>
        <w:rPr>
          <w:rFonts w:ascii="Times New Roman" w:hAnsi="Times New Roman" w:cs="Times New Roman"/>
          <w:sz w:val="24"/>
          <w:szCs w:val="24"/>
          <w:vertAlign w:val="superscript"/>
        </w:rPr>
      </w:pPr>
      <w:r w:rsidRPr="00F70509">
        <w:rPr>
          <w:rFonts w:ascii="Times New Roman" w:hAnsi="Times New Roman" w:cs="Times New Roman"/>
          <w:sz w:val="24"/>
          <w:szCs w:val="24"/>
        </w:rPr>
        <w:t>Evgeny A. Pakhomov</w:t>
      </w:r>
      <w:r>
        <w:rPr>
          <w:rFonts w:ascii="Times New Roman" w:hAnsi="Times New Roman" w:cs="Times New Roman"/>
          <w:sz w:val="24"/>
          <w:szCs w:val="24"/>
          <w:vertAlign w:val="superscript"/>
        </w:rPr>
        <w:t>1,2</w:t>
      </w:r>
      <w:r w:rsidRPr="00F70509">
        <w:rPr>
          <w:rFonts w:ascii="Times New Roman" w:hAnsi="Times New Roman" w:cs="Times New Roman"/>
          <w:sz w:val="24"/>
          <w:szCs w:val="24"/>
        </w:rPr>
        <w:t>, Alexis A. Bahl</w:t>
      </w:r>
      <w:r>
        <w:rPr>
          <w:rFonts w:ascii="Times New Roman" w:hAnsi="Times New Roman" w:cs="Times New Roman"/>
          <w:sz w:val="24"/>
          <w:szCs w:val="24"/>
          <w:vertAlign w:val="superscript"/>
        </w:rPr>
        <w:t>1,2</w:t>
      </w:r>
      <w:r w:rsidRPr="00F70509">
        <w:rPr>
          <w:rFonts w:ascii="Times New Roman" w:hAnsi="Times New Roman" w:cs="Times New Roman"/>
          <w:sz w:val="24"/>
          <w:szCs w:val="24"/>
        </w:rPr>
        <w:t>,</w:t>
      </w:r>
      <w:r>
        <w:rPr>
          <w:rFonts w:ascii="Times New Roman" w:hAnsi="Times New Roman" w:cs="Times New Roman"/>
          <w:sz w:val="24"/>
          <w:szCs w:val="24"/>
        </w:rPr>
        <w:t xml:space="preserve"> F</w:t>
      </w:r>
      <w:r w:rsidRPr="00F70509">
        <w:rPr>
          <w:rFonts w:ascii="Times New Roman" w:hAnsi="Times New Roman" w:cs="Times New Roman"/>
          <w:sz w:val="24"/>
          <w:szCs w:val="24"/>
        </w:rPr>
        <w:t>lorian Lüskow</w:t>
      </w:r>
      <w:r>
        <w:rPr>
          <w:rFonts w:ascii="Times New Roman" w:hAnsi="Times New Roman" w:cs="Times New Roman"/>
          <w:sz w:val="24"/>
          <w:szCs w:val="24"/>
          <w:vertAlign w:val="superscript"/>
        </w:rPr>
        <w:t>1,2</w:t>
      </w:r>
      <w:r w:rsidRPr="00F70509">
        <w:rPr>
          <w:rFonts w:ascii="Times New Roman" w:hAnsi="Times New Roman" w:cs="Times New Roman"/>
          <w:sz w:val="24"/>
          <w:szCs w:val="24"/>
        </w:rPr>
        <w:t xml:space="preserve">, </w:t>
      </w:r>
      <w:r>
        <w:rPr>
          <w:rFonts w:ascii="Times New Roman" w:hAnsi="Times New Roman" w:cs="Times New Roman"/>
          <w:sz w:val="24"/>
          <w:szCs w:val="24"/>
        </w:rPr>
        <w:t>Ryan Mole</w:t>
      </w:r>
      <w:r>
        <w:rPr>
          <w:rFonts w:ascii="Times New Roman" w:hAnsi="Times New Roman" w:cs="Times New Roman"/>
          <w:sz w:val="24"/>
          <w:szCs w:val="24"/>
          <w:vertAlign w:val="superscript"/>
        </w:rPr>
        <w:t>3</w:t>
      </w:r>
      <w:r>
        <w:rPr>
          <w:rFonts w:ascii="Times New Roman" w:hAnsi="Times New Roman" w:cs="Times New Roman"/>
          <w:sz w:val="24"/>
          <w:szCs w:val="24"/>
        </w:rPr>
        <w:t>, Wilken-Jon von Appen</w:t>
      </w:r>
      <w:r>
        <w:rPr>
          <w:rFonts w:ascii="Times New Roman" w:hAnsi="Times New Roman" w:cs="Times New Roman"/>
          <w:sz w:val="24"/>
          <w:szCs w:val="24"/>
          <w:vertAlign w:val="superscript"/>
        </w:rPr>
        <w:t>3</w:t>
      </w:r>
    </w:p>
    <w:p w14:paraId="4601D443" w14:textId="4F38DD3D" w:rsidR="00F70509" w:rsidRDefault="00F70509" w:rsidP="00F70509">
      <w:pPr>
        <w:spacing w:line="240" w:lineRule="auto"/>
        <w:rPr>
          <w:rFonts w:ascii="Times New Roman" w:hAnsi="Times New Roman" w:cs="Times New Roman"/>
          <w:sz w:val="24"/>
          <w:szCs w:val="24"/>
        </w:rPr>
      </w:pPr>
    </w:p>
    <w:p w14:paraId="538C5143" w14:textId="2F4F031B" w:rsidR="00F70509" w:rsidRPr="00E91A57" w:rsidRDefault="001B1AD0" w:rsidP="00E91A57">
      <w:pPr>
        <w:pStyle w:val="ListParagraph"/>
        <w:numPr>
          <w:ilvl w:val="0"/>
          <w:numId w:val="3"/>
        </w:numPr>
        <w:spacing w:line="240" w:lineRule="auto"/>
        <w:rPr>
          <w:rFonts w:ascii="Times New Roman" w:hAnsi="Times New Roman" w:cs="Times New Roman"/>
          <w:sz w:val="24"/>
          <w:szCs w:val="24"/>
        </w:rPr>
      </w:pPr>
      <w:r w:rsidRPr="00E91A57">
        <w:rPr>
          <w:rFonts w:ascii="Times New Roman" w:hAnsi="Times New Roman" w:cs="Times New Roman"/>
          <w:sz w:val="24"/>
          <w:szCs w:val="24"/>
        </w:rPr>
        <w:t xml:space="preserve">Department of Earth, Ocean and Atmospheric Sciences, University of British Columbia, Vancouver, BC, </w:t>
      </w:r>
      <w:r w:rsidRPr="00E91A57">
        <w:rPr>
          <w:rFonts w:ascii="Times New Roman" w:hAnsi="Times New Roman"/>
          <w:sz w:val="24"/>
          <w:szCs w:val="24"/>
        </w:rPr>
        <w:t xml:space="preserve">V6T 1Z4, </w:t>
      </w:r>
      <w:r w:rsidRPr="00E91A57">
        <w:rPr>
          <w:rFonts w:ascii="Times New Roman" w:hAnsi="Times New Roman" w:cs="Times New Roman"/>
          <w:sz w:val="24"/>
          <w:szCs w:val="24"/>
        </w:rPr>
        <w:t>Canada</w:t>
      </w:r>
    </w:p>
    <w:p w14:paraId="296451ED" w14:textId="46DA41FF" w:rsidR="00F70509" w:rsidRPr="00E91A57" w:rsidRDefault="001B1AD0" w:rsidP="00E91A57">
      <w:pPr>
        <w:pStyle w:val="ListParagraph"/>
        <w:numPr>
          <w:ilvl w:val="0"/>
          <w:numId w:val="3"/>
        </w:numPr>
        <w:spacing w:line="240" w:lineRule="auto"/>
        <w:rPr>
          <w:rFonts w:ascii="Times New Roman" w:hAnsi="Times New Roman" w:cs="Times New Roman"/>
          <w:sz w:val="24"/>
          <w:szCs w:val="24"/>
        </w:rPr>
      </w:pPr>
      <w:r w:rsidRPr="00E91A57">
        <w:rPr>
          <w:rFonts w:ascii="Times New Roman" w:hAnsi="Times New Roman" w:cs="Times New Roman"/>
          <w:sz w:val="24"/>
          <w:szCs w:val="24"/>
        </w:rPr>
        <w:t xml:space="preserve">Institute for the Oceans and Fisheries, University of British Columbia, Vancouver, BC, </w:t>
      </w:r>
      <w:r w:rsidRPr="00E91A57">
        <w:rPr>
          <w:rFonts w:ascii="Times New Roman" w:hAnsi="Times New Roman"/>
          <w:sz w:val="24"/>
          <w:szCs w:val="24"/>
        </w:rPr>
        <w:t xml:space="preserve">V6T 1Z4, </w:t>
      </w:r>
      <w:r w:rsidRPr="00E91A57">
        <w:rPr>
          <w:rFonts w:ascii="Times New Roman" w:hAnsi="Times New Roman" w:cs="Times New Roman"/>
          <w:sz w:val="24"/>
          <w:szCs w:val="24"/>
        </w:rPr>
        <w:t>Canada</w:t>
      </w:r>
    </w:p>
    <w:p w14:paraId="1FE77310" w14:textId="04C70CC8" w:rsidR="00F70509" w:rsidRPr="00E91A57" w:rsidRDefault="001B1AD0" w:rsidP="00E91A57">
      <w:pPr>
        <w:pStyle w:val="ListParagraph"/>
        <w:numPr>
          <w:ilvl w:val="0"/>
          <w:numId w:val="3"/>
        </w:numPr>
        <w:spacing w:line="240" w:lineRule="auto"/>
        <w:rPr>
          <w:rFonts w:ascii="Times New Roman" w:hAnsi="Times New Roman" w:cs="Times New Roman"/>
          <w:sz w:val="24"/>
          <w:szCs w:val="24"/>
        </w:rPr>
      </w:pPr>
      <w:r w:rsidRPr="00E91A57">
        <w:rPr>
          <w:rFonts w:ascii="Times New Roman" w:hAnsi="Times New Roman" w:cs="Times New Roman"/>
          <w:sz w:val="24"/>
          <w:szCs w:val="24"/>
        </w:rPr>
        <w:t>Alfred Wegener Institute</w:t>
      </w:r>
      <w:r w:rsidR="00DE42DC">
        <w:rPr>
          <w:rFonts w:ascii="Times New Roman" w:hAnsi="Times New Roman" w:cs="Times New Roman"/>
          <w:sz w:val="24"/>
          <w:szCs w:val="24"/>
        </w:rPr>
        <w:t xml:space="preserve">, </w:t>
      </w:r>
      <w:del w:id="2" w:author="Florian Lüskow" w:date="2024-08-05T07:54:00Z" w16du:dateUtc="2024-08-05T05:54:00Z">
        <w:r w:rsidR="00DE42DC" w:rsidDel="00821F97">
          <w:rPr>
            <w:rFonts w:ascii="Times New Roman" w:hAnsi="Times New Roman" w:cs="Times New Roman"/>
            <w:sz w:val="24"/>
            <w:szCs w:val="24"/>
          </w:rPr>
          <w:delText>Helmoltz</w:delText>
        </w:r>
      </w:del>
      <w:ins w:id="3" w:author="Florian Lüskow" w:date="2024-08-05T07:54:00Z" w16du:dateUtc="2024-08-05T05:54:00Z">
        <w:r w:rsidR="00821F97">
          <w:rPr>
            <w:rFonts w:ascii="Times New Roman" w:hAnsi="Times New Roman" w:cs="Times New Roman"/>
            <w:sz w:val="24"/>
            <w:szCs w:val="24"/>
          </w:rPr>
          <w:t>Helmholtz</w:t>
        </w:r>
      </w:ins>
      <w:r w:rsidR="00DE42DC">
        <w:rPr>
          <w:rFonts w:ascii="Times New Roman" w:hAnsi="Times New Roman" w:cs="Times New Roman"/>
          <w:sz w:val="24"/>
          <w:szCs w:val="24"/>
        </w:rPr>
        <w:t xml:space="preserve"> Center</w:t>
      </w:r>
      <w:r w:rsidRPr="00E91A57">
        <w:rPr>
          <w:rFonts w:ascii="Times New Roman" w:hAnsi="Times New Roman" w:cs="Times New Roman"/>
          <w:sz w:val="24"/>
          <w:szCs w:val="24"/>
        </w:rPr>
        <w:t xml:space="preserve"> for Polar and Marine Research, Am Handelshafen 12, Bremerhaven, </w:t>
      </w:r>
      <w:del w:id="4" w:author="Florian Lüskow" w:date="2024-08-05T14:03:00Z" w16du:dateUtc="2024-08-05T12:03:00Z">
        <w:r w:rsidRPr="00E91A57" w:rsidDel="00F67653">
          <w:rPr>
            <w:rFonts w:ascii="Times New Roman" w:hAnsi="Times New Roman" w:cs="Times New Roman"/>
            <w:sz w:val="24"/>
            <w:szCs w:val="24"/>
          </w:rPr>
          <w:delText>D-</w:delText>
        </w:r>
      </w:del>
      <w:r w:rsidRPr="00E91A57">
        <w:rPr>
          <w:rFonts w:ascii="Times New Roman" w:hAnsi="Times New Roman" w:cs="Times New Roman"/>
          <w:sz w:val="24"/>
          <w:szCs w:val="24"/>
        </w:rPr>
        <w:t>27570, Germany</w:t>
      </w:r>
    </w:p>
    <w:p w14:paraId="350B4BB7" w14:textId="17C5703F" w:rsidR="001A5988" w:rsidRDefault="001A5988">
      <w:pPr>
        <w:rPr>
          <w:rFonts w:ascii="Times New Roman" w:hAnsi="Times New Roman" w:cs="Times New Roman"/>
          <w:sz w:val="24"/>
          <w:szCs w:val="24"/>
        </w:rPr>
      </w:pPr>
    </w:p>
    <w:p w14:paraId="0C6FDB7C" w14:textId="03A1B2F9" w:rsidR="00F70509" w:rsidRPr="00F70509" w:rsidRDefault="00F70509">
      <w:pPr>
        <w:rPr>
          <w:rFonts w:ascii="Times New Roman" w:hAnsi="Times New Roman" w:cs="Times New Roman"/>
          <w:b/>
          <w:sz w:val="24"/>
          <w:szCs w:val="24"/>
        </w:rPr>
      </w:pPr>
      <w:r w:rsidRPr="00F70509">
        <w:rPr>
          <w:rFonts w:ascii="Times New Roman" w:hAnsi="Times New Roman" w:cs="Times New Roman"/>
          <w:b/>
          <w:sz w:val="24"/>
          <w:szCs w:val="24"/>
        </w:rPr>
        <w:t>Abstract</w:t>
      </w:r>
      <w:r w:rsidRPr="00F70509">
        <w:rPr>
          <w:rFonts w:ascii="Times New Roman" w:hAnsi="Times New Roman" w:cs="Times New Roman"/>
          <w:b/>
          <w:sz w:val="24"/>
          <w:szCs w:val="24"/>
        </w:rPr>
        <w:br/>
      </w:r>
    </w:p>
    <w:p w14:paraId="388B9B79" w14:textId="7D05D1D5" w:rsidR="00A91F92" w:rsidRDefault="00E308D9" w:rsidP="00E308D9">
      <w:pPr>
        <w:spacing w:line="360" w:lineRule="auto"/>
        <w:rPr>
          <w:rFonts w:ascii="Times New Roman" w:hAnsi="Times New Roman" w:cs="Times New Roman"/>
          <w:sz w:val="24"/>
          <w:szCs w:val="24"/>
        </w:rPr>
      </w:pPr>
      <w:del w:id="5" w:author="Florian Lüskow" w:date="2024-08-05T07:55:00Z" w16du:dateUtc="2024-08-05T05:55:00Z">
        <w:r w:rsidRPr="00E308D9" w:rsidDel="00DF60F3">
          <w:rPr>
            <w:rFonts w:ascii="Times New Roman" w:hAnsi="Times New Roman" w:cs="Times New Roman"/>
            <w:sz w:val="24"/>
            <w:szCs w:val="24"/>
          </w:rPr>
          <w:delText xml:space="preserve">Pelagic </w:delText>
        </w:r>
      </w:del>
      <w:ins w:id="6" w:author="Florian Lüskow" w:date="2024-08-05T07:55:00Z" w16du:dateUtc="2024-08-05T05:55:00Z">
        <w:r w:rsidR="00DF60F3">
          <w:rPr>
            <w:rFonts w:ascii="Times New Roman" w:hAnsi="Times New Roman" w:cs="Times New Roman"/>
            <w:sz w:val="24"/>
            <w:szCs w:val="24"/>
          </w:rPr>
          <w:t>The p</w:t>
        </w:r>
        <w:r w:rsidR="00DF60F3" w:rsidRPr="00E308D9">
          <w:rPr>
            <w:rFonts w:ascii="Times New Roman" w:hAnsi="Times New Roman" w:cs="Times New Roman"/>
            <w:sz w:val="24"/>
            <w:szCs w:val="24"/>
          </w:rPr>
          <w:t xml:space="preserve">elagic </w:t>
        </w:r>
      </w:ins>
      <w:r w:rsidRPr="00E308D9">
        <w:rPr>
          <w:rFonts w:ascii="Times New Roman" w:hAnsi="Times New Roman" w:cs="Times New Roman"/>
          <w:sz w:val="24"/>
          <w:szCs w:val="24"/>
        </w:rPr>
        <w:t>tunicate</w:t>
      </w:r>
      <w:del w:id="7" w:author="Florian Lüskow" w:date="2024-08-05T07:55:00Z" w16du:dateUtc="2024-08-05T05:55:00Z">
        <w:r w:rsidRPr="00E308D9" w:rsidDel="00DF60F3">
          <w:rPr>
            <w:rFonts w:ascii="Times New Roman" w:hAnsi="Times New Roman" w:cs="Times New Roman"/>
            <w:sz w:val="24"/>
            <w:szCs w:val="24"/>
          </w:rPr>
          <w:delText>,</w:delText>
        </w:r>
      </w:del>
      <w:r w:rsidRPr="00E308D9">
        <w:rPr>
          <w:rFonts w:ascii="Times New Roman" w:hAnsi="Times New Roman" w:cs="Times New Roman"/>
          <w:sz w:val="24"/>
          <w:szCs w:val="24"/>
        </w:rPr>
        <w:t xml:space="preserve"> </w:t>
      </w:r>
      <w:r w:rsidRPr="00E308D9">
        <w:rPr>
          <w:rFonts w:ascii="Times New Roman" w:hAnsi="Times New Roman" w:cs="Times New Roman"/>
          <w:i/>
          <w:sz w:val="24"/>
          <w:szCs w:val="24"/>
        </w:rPr>
        <w:t>Salpa thompsoni</w:t>
      </w:r>
      <w:del w:id="8" w:author="Florian Lüskow" w:date="2024-08-05T07:55:00Z" w16du:dateUtc="2024-08-05T05:55:00Z">
        <w:r w:rsidRPr="00E308D9" w:rsidDel="00DF60F3">
          <w:rPr>
            <w:rFonts w:ascii="Times New Roman" w:hAnsi="Times New Roman" w:cs="Times New Roman"/>
            <w:sz w:val="24"/>
            <w:szCs w:val="24"/>
          </w:rPr>
          <w:delText>,</w:delText>
        </w:r>
      </w:del>
      <w:r w:rsidRPr="00E308D9">
        <w:rPr>
          <w:rFonts w:ascii="Times New Roman" w:hAnsi="Times New Roman" w:cs="Times New Roman"/>
          <w:sz w:val="24"/>
          <w:szCs w:val="24"/>
        </w:rPr>
        <w:t xml:space="preserve"> is conspicuous in the Southern Ocean and accounts for a large portion of the zooplankton. While salp</w:t>
      </w:r>
      <w:ins w:id="9" w:author="Florian Lüskow" w:date="2024-08-05T07:55:00Z" w16du:dateUtc="2024-08-05T05:55:00Z">
        <w:r w:rsidR="00DF60F3">
          <w:rPr>
            <w:rFonts w:ascii="Times New Roman" w:hAnsi="Times New Roman" w:cs="Times New Roman"/>
            <w:sz w:val="24"/>
            <w:szCs w:val="24"/>
          </w:rPr>
          <w:t>’s</w:t>
        </w:r>
      </w:ins>
      <w:r w:rsidRPr="00E308D9">
        <w:rPr>
          <w:rFonts w:ascii="Times New Roman" w:hAnsi="Times New Roman" w:cs="Times New Roman"/>
          <w:sz w:val="24"/>
          <w:szCs w:val="24"/>
        </w:rPr>
        <w:t xml:space="preserve"> functional role in pelagic ecosystems is </w:t>
      </w:r>
      <w:del w:id="10" w:author="Florian Lüskow" w:date="2024-08-05T08:04:00Z" w16du:dateUtc="2024-08-05T06:04:00Z">
        <w:r w:rsidRPr="00E308D9" w:rsidDel="00D04179">
          <w:rPr>
            <w:rFonts w:ascii="Times New Roman" w:hAnsi="Times New Roman" w:cs="Times New Roman"/>
            <w:sz w:val="24"/>
            <w:szCs w:val="24"/>
          </w:rPr>
          <w:delText>recognized</w:delText>
        </w:r>
      </w:del>
      <w:ins w:id="11" w:author="Florian Lüskow" w:date="2024-08-05T08:04:00Z" w16du:dateUtc="2024-08-05T06:04:00Z">
        <w:r w:rsidR="00D04179" w:rsidRPr="00E308D9">
          <w:rPr>
            <w:rFonts w:ascii="Times New Roman" w:hAnsi="Times New Roman" w:cs="Times New Roman"/>
            <w:sz w:val="24"/>
            <w:szCs w:val="24"/>
          </w:rPr>
          <w:t>recogni</w:t>
        </w:r>
        <w:r w:rsidR="00D04179">
          <w:rPr>
            <w:rFonts w:ascii="Times New Roman" w:hAnsi="Times New Roman" w:cs="Times New Roman"/>
            <w:sz w:val="24"/>
            <w:szCs w:val="24"/>
          </w:rPr>
          <w:t>s</w:t>
        </w:r>
        <w:r w:rsidR="00D04179" w:rsidRPr="00E308D9">
          <w:rPr>
            <w:rFonts w:ascii="Times New Roman" w:hAnsi="Times New Roman" w:cs="Times New Roman"/>
            <w:sz w:val="24"/>
            <w:szCs w:val="24"/>
          </w:rPr>
          <w:t>ed</w:t>
        </w:r>
      </w:ins>
      <w:r w:rsidRPr="00E308D9">
        <w:rPr>
          <w:rFonts w:ascii="Times New Roman" w:hAnsi="Times New Roman" w:cs="Times New Roman"/>
          <w:sz w:val="24"/>
          <w:szCs w:val="24"/>
        </w:rPr>
        <w:t xml:space="preserve">, their life cycle during winter and spring remains poorly understood. </w:t>
      </w:r>
      <w:del w:id="12" w:author="Florian Lüskow" w:date="2024-08-05T07:56:00Z" w16du:dateUtc="2024-08-05T05:56:00Z">
        <w:r w:rsidRPr="00E308D9" w:rsidDel="00DF60F3">
          <w:rPr>
            <w:rFonts w:ascii="Times New Roman" w:hAnsi="Times New Roman" w:cs="Times New Roman"/>
            <w:sz w:val="24"/>
            <w:szCs w:val="24"/>
          </w:rPr>
          <w:delText>With an aim to</w:delText>
        </w:r>
      </w:del>
      <w:ins w:id="13" w:author="Florian Lüskow" w:date="2024-08-05T07:56:00Z" w16du:dateUtc="2024-08-05T05:56:00Z">
        <w:r w:rsidR="00DF60F3">
          <w:rPr>
            <w:rFonts w:ascii="Times New Roman" w:hAnsi="Times New Roman" w:cs="Times New Roman"/>
            <w:sz w:val="24"/>
            <w:szCs w:val="24"/>
          </w:rPr>
          <w:t>To</w:t>
        </w:r>
      </w:ins>
      <w:r w:rsidRPr="00E308D9">
        <w:rPr>
          <w:rFonts w:ascii="Times New Roman" w:hAnsi="Times New Roman" w:cs="Times New Roman"/>
          <w:sz w:val="24"/>
          <w:szCs w:val="24"/>
        </w:rPr>
        <w:t xml:space="preserve"> uncover the effects of environmental drivers on </w:t>
      </w:r>
      <w:r w:rsidRPr="00E308D9">
        <w:rPr>
          <w:rFonts w:ascii="Times New Roman" w:hAnsi="Times New Roman" w:cs="Times New Roman"/>
          <w:i/>
          <w:sz w:val="24"/>
          <w:szCs w:val="24"/>
        </w:rPr>
        <w:t>S. thompsoni</w:t>
      </w:r>
      <w:r w:rsidRPr="00E308D9">
        <w:rPr>
          <w:rFonts w:ascii="Times New Roman" w:hAnsi="Times New Roman" w:cs="Times New Roman"/>
          <w:sz w:val="24"/>
          <w:szCs w:val="24"/>
        </w:rPr>
        <w:t xml:space="preserve"> population dynamics, we collected physical oceanography and salp population development data in the Atlantic sector of the Southern Ocean during </w:t>
      </w:r>
      <w:ins w:id="14" w:author="Florian Lüskow" w:date="2024-08-05T07:56:00Z" w16du:dateUtc="2024-08-05T05:56:00Z">
        <w:r w:rsidR="008813A0">
          <w:rPr>
            <w:rFonts w:ascii="Times New Roman" w:hAnsi="Times New Roman" w:cs="Times New Roman"/>
            <w:sz w:val="24"/>
            <w:szCs w:val="24"/>
          </w:rPr>
          <w:t xml:space="preserve">the </w:t>
        </w:r>
      </w:ins>
      <w:r w:rsidRPr="00E308D9">
        <w:rPr>
          <w:rFonts w:ascii="Times New Roman" w:hAnsi="Times New Roman" w:cs="Times New Roman"/>
          <w:sz w:val="24"/>
          <w:szCs w:val="24"/>
        </w:rPr>
        <w:t xml:space="preserve">spring </w:t>
      </w:r>
      <w:r w:rsidR="0068430A">
        <w:rPr>
          <w:rFonts w:ascii="Times New Roman" w:hAnsi="Times New Roman" w:cs="Times New Roman"/>
          <w:sz w:val="24"/>
          <w:szCs w:val="24"/>
        </w:rPr>
        <w:t xml:space="preserve">of </w:t>
      </w:r>
      <w:r w:rsidRPr="00E308D9">
        <w:rPr>
          <w:rFonts w:ascii="Times New Roman" w:hAnsi="Times New Roman" w:cs="Times New Roman"/>
          <w:sz w:val="24"/>
          <w:szCs w:val="24"/>
        </w:rPr>
        <w:t>2022. Salp abundances were low, i.e.</w:t>
      </w:r>
      <w:ins w:id="15" w:author="Florian Lüskow" w:date="2024-08-05T07:56:00Z" w16du:dateUtc="2024-08-05T05:56:00Z">
        <w:r w:rsidR="008813A0">
          <w:rPr>
            <w:rFonts w:ascii="Times New Roman" w:hAnsi="Times New Roman" w:cs="Times New Roman"/>
            <w:sz w:val="24"/>
            <w:szCs w:val="24"/>
          </w:rPr>
          <w:t>,</w:t>
        </w:r>
      </w:ins>
      <w:r w:rsidRPr="00E308D9">
        <w:rPr>
          <w:rFonts w:ascii="Times New Roman" w:hAnsi="Times New Roman" w:cs="Times New Roman"/>
          <w:sz w:val="24"/>
          <w:szCs w:val="24"/>
        </w:rPr>
        <w:t xml:space="preserve"> &lt; </w:t>
      </w:r>
      <w:r>
        <w:rPr>
          <w:rFonts w:ascii="Times New Roman" w:hAnsi="Times New Roman" w:cs="Times New Roman"/>
          <w:sz w:val="24"/>
          <w:szCs w:val="24"/>
        </w:rPr>
        <w:t>5</w:t>
      </w:r>
      <w:r w:rsidRPr="00E308D9">
        <w:rPr>
          <w:rFonts w:ascii="Times New Roman" w:hAnsi="Times New Roman" w:cs="Times New Roman"/>
          <w:sz w:val="24"/>
          <w:szCs w:val="24"/>
        </w:rPr>
        <w:t xml:space="preserve"> ind.</w:t>
      </w:r>
      <w:ins w:id="16" w:author="Florian Lüskow" w:date="2024-08-05T07:57:00Z" w16du:dateUtc="2024-08-05T05:57:00Z">
        <w:r w:rsidR="008813A0">
          <w:rPr>
            <w:rFonts w:ascii="Times New Roman" w:hAnsi="Times New Roman" w:cs="Times New Roman"/>
            <w:sz w:val="24"/>
            <w:szCs w:val="24"/>
          </w:rPr>
          <w:t xml:space="preserve"> </w:t>
        </w:r>
      </w:ins>
      <w:r w:rsidRPr="00E308D9">
        <w:rPr>
          <w:rFonts w:ascii="Times New Roman" w:hAnsi="Times New Roman" w:cs="Times New Roman"/>
          <w:sz w:val="24"/>
          <w:szCs w:val="24"/>
        </w:rPr>
        <w:t>m</w:t>
      </w:r>
      <w:r w:rsidRPr="00E308D9">
        <w:rPr>
          <w:rFonts w:ascii="Times New Roman" w:hAnsi="Times New Roman" w:cs="Times New Roman"/>
          <w:sz w:val="24"/>
          <w:szCs w:val="24"/>
          <w:vertAlign w:val="superscript"/>
        </w:rPr>
        <w:t>-2</w:t>
      </w:r>
      <w:r w:rsidRPr="00E308D9">
        <w:rPr>
          <w:rFonts w:ascii="Times New Roman" w:hAnsi="Times New Roman" w:cs="Times New Roman"/>
          <w:sz w:val="24"/>
          <w:szCs w:val="24"/>
        </w:rPr>
        <w:t>, in the 0</w:t>
      </w:r>
      <w:del w:id="17" w:author="Florian Lüskow" w:date="2024-08-05T09:27:00Z" w16du:dateUtc="2024-08-05T07:27:00Z">
        <w:r w:rsidRPr="00E308D9" w:rsidDel="00917BDE">
          <w:rPr>
            <w:rFonts w:ascii="Times New Roman" w:hAnsi="Times New Roman" w:cs="Times New Roman"/>
            <w:sz w:val="24"/>
            <w:szCs w:val="24"/>
          </w:rPr>
          <w:delText>-</w:delText>
        </w:r>
      </w:del>
      <w:ins w:id="18" w:author="Florian Lüskow" w:date="2024-08-05T09:27:00Z" w16du:dateUtc="2024-08-05T07:27:00Z">
        <w:r w:rsidR="00917BDE">
          <w:rPr>
            <w:rFonts w:ascii="Times New Roman" w:hAnsi="Times New Roman" w:cs="Times New Roman"/>
            <w:sz w:val="24"/>
            <w:szCs w:val="24"/>
          </w:rPr>
          <w:t>–</w:t>
        </w:r>
      </w:ins>
      <w:r>
        <w:rPr>
          <w:rFonts w:ascii="Times New Roman" w:hAnsi="Times New Roman" w:cs="Times New Roman"/>
          <w:sz w:val="24"/>
          <w:szCs w:val="24"/>
        </w:rPr>
        <w:t>15</w:t>
      </w:r>
      <w:r w:rsidRPr="00E308D9">
        <w:rPr>
          <w:rFonts w:ascii="Times New Roman" w:hAnsi="Times New Roman" w:cs="Times New Roman"/>
          <w:sz w:val="24"/>
          <w:szCs w:val="24"/>
        </w:rPr>
        <w:t>0 m and 0</w:t>
      </w:r>
      <w:ins w:id="19" w:author="Florian Lüskow" w:date="2024-08-05T09:27:00Z" w16du:dateUtc="2024-08-05T07:27:00Z">
        <w:r w:rsidR="00917BDE">
          <w:rPr>
            <w:rFonts w:ascii="Times New Roman" w:hAnsi="Times New Roman" w:cs="Times New Roman"/>
            <w:sz w:val="24"/>
            <w:szCs w:val="24"/>
          </w:rPr>
          <w:t>–</w:t>
        </w:r>
      </w:ins>
      <w:del w:id="20" w:author="Florian Lüskow" w:date="2024-08-05T09:27:00Z" w16du:dateUtc="2024-08-05T07:27:00Z">
        <w:r w:rsidRPr="00E308D9" w:rsidDel="00917BDE">
          <w:rPr>
            <w:rFonts w:ascii="Times New Roman" w:hAnsi="Times New Roman" w:cs="Times New Roman"/>
            <w:sz w:val="24"/>
            <w:szCs w:val="24"/>
          </w:rPr>
          <w:delText>-</w:delText>
        </w:r>
      </w:del>
      <w:r w:rsidRPr="00E308D9">
        <w:rPr>
          <w:rFonts w:ascii="Times New Roman" w:hAnsi="Times New Roman" w:cs="Times New Roman"/>
          <w:sz w:val="24"/>
          <w:szCs w:val="24"/>
        </w:rPr>
        <w:t xml:space="preserve">600 m layers. The </w:t>
      </w:r>
      <w:r w:rsidRPr="00E308D9">
        <w:rPr>
          <w:rFonts w:ascii="Times New Roman" w:hAnsi="Times New Roman" w:cs="Times New Roman"/>
          <w:i/>
          <w:sz w:val="24"/>
          <w:szCs w:val="24"/>
        </w:rPr>
        <w:t>S. thompsoni</w:t>
      </w:r>
      <w:r w:rsidRPr="00E308D9">
        <w:rPr>
          <w:rFonts w:ascii="Times New Roman" w:hAnsi="Times New Roman" w:cs="Times New Roman"/>
          <w:sz w:val="24"/>
          <w:szCs w:val="24"/>
        </w:rPr>
        <w:t xml:space="preserve"> population was at the most advanced stages of development, including a diverse stage composition and a bimodal size distribution, in sub-Antarctic waters north of the Polar Front (PF). This indicated ongoing salp reproduction</w:t>
      </w:r>
      <w:r w:rsidR="0068430A">
        <w:rPr>
          <w:rFonts w:ascii="Times New Roman" w:hAnsi="Times New Roman" w:cs="Times New Roman"/>
          <w:sz w:val="24"/>
          <w:szCs w:val="24"/>
        </w:rPr>
        <w:t xml:space="preserve"> that started at least one month </w:t>
      </w:r>
      <w:del w:id="21" w:author="Florian Lüskow" w:date="2024-08-05T07:57:00Z" w16du:dateUtc="2024-08-05T05:57:00Z">
        <w:r w:rsidR="0068430A" w:rsidDel="008813A0">
          <w:rPr>
            <w:rFonts w:ascii="Times New Roman" w:hAnsi="Times New Roman" w:cs="Times New Roman"/>
            <w:sz w:val="24"/>
            <w:szCs w:val="24"/>
          </w:rPr>
          <w:delText>ago</w:delText>
        </w:r>
      </w:del>
      <w:ins w:id="22" w:author="Florian Lüskow" w:date="2024-08-05T07:57:00Z" w16du:dateUtc="2024-08-05T05:57:00Z">
        <w:r w:rsidR="008813A0">
          <w:rPr>
            <w:rFonts w:ascii="Times New Roman" w:hAnsi="Times New Roman" w:cs="Times New Roman"/>
            <w:sz w:val="24"/>
            <w:szCs w:val="24"/>
          </w:rPr>
          <w:t xml:space="preserve">prior to our </w:t>
        </w:r>
      </w:ins>
      <w:ins w:id="23" w:author="Florian Lüskow" w:date="2024-08-05T08:10:00Z" w16du:dateUtc="2024-08-05T06:10:00Z">
        <w:r w:rsidR="00644678">
          <w:rPr>
            <w:rFonts w:ascii="Times New Roman" w:hAnsi="Times New Roman" w:cs="Times New Roman"/>
            <w:sz w:val="24"/>
            <w:szCs w:val="24"/>
          </w:rPr>
          <w:t>voyage</w:t>
        </w:r>
      </w:ins>
      <w:r w:rsidRPr="00E308D9">
        <w:rPr>
          <w:rFonts w:ascii="Times New Roman" w:hAnsi="Times New Roman" w:cs="Times New Roman"/>
          <w:sz w:val="24"/>
          <w:szCs w:val="24"/>
        </w:rPr>
        <w:t xml:space="preserve">. Stations located in Antarctic waters south of the APF were </w:t>
      </w:r>
      <w:del w:id="24" w:author="Florian Lüskow" w:date="2024-08-05T08:04:00Z" w16du:dateUtc="2024-08-05T06:04:00Z">
        <w:r w:rsidRPr="00E308D9" w:rsidDel="00D04179">
          <w:rPr>
            <w:rFonts w:ascii="Times New Roman" w:hAnsi="Times New Roman" w:cs="Times New Roman"/>
            <w:sz w:val="24"/>
            <w:szCs w:val="24"/>
          </w:rPr>
          <w:delText xml:space="preserve">characterized </w:delText>
        </w:r>
      </w:del>
      <w:ins w:id="25" w:author="Florian Lüskow" w:date="2024-08-05T08:04:00Z" w16du:dateUtc="2024-08-05T06:04:00Z">
        <w:r w:rsidR="00D04179" w:rsidRPr="00E308D9">
          <w:rPr>
            <w:rFonts w:ascii="Times New Roman" w:hAnsi="Times New Roman" w:cs="Times New Roman"/>
            <w:sz w:val="24"/>
            <w:szCs w:val="24"/>
          </w:rPr>
          <w:t>characteri</w:t>
        </w:r>
        <w:r w:rsidR="00D04179">
          <w:rPr>
            <w:rFonts w:ascii="Times New Roman" w:hAnsi="Times New Roman" w:cs="Times New Roman"/>
            <w:sz w:val="24"/>
            <w:szCs w:val="24"/>
          </w:rPr>
          <w:t>s</w:t>
        </w:r>
        <w:r w:rsidR="00D04179" w:rsidRPr="00E308D9">
          <w:rPr>
            <w:rFonts w:ascii="Times New Roman" w:hAnsi="Times New Roman" w:cs="Times New Roman"/>
            <w:sz w:val="24"/>
            <w:szCs w:val="24"/>
          </w:rPr>
          <w:t xml:space="preserve">ed </w:t>
        </w:r>
      </w:ins>
      <w:r w:rsidRPr="00E308D9">
        <w:rPr>
          <w:rFonts w:ascii="Times New Roman" w:hAnsi="Times New Roman" w:cs="Times New Roman"/>
          <w:sz w:val="24"/>
          <w:szCs w:val="24"/>
        </w:rPr>
        <w:t xml:space="preserve">by very low salp densities (generally </w:t>
      </w:r>
      <w:r w:rsidR="0068430A">
        <w:rPr>
          <w:rFonts w:ascii="Times New Roman" w:hAnsi="Times New Roman" w:cs="Times New Roman"/>
          <w:sz w:val="24"/>
          <w:szCs w:val="24"/>
        </w:rPr>
        <w:t>&lt;</w:t>
      </w:r>
      <w:r w:rsidRPr="00E308D9">
        <w:rPr>
          <w:rFonts w:ascii="Times New Roman" w:hAnsi="Times New Roman" w:cs="Times New Roman"/>
          <w:sz w:val="24"/>
          <w:szCs w:val="24"/>
        </w:rPr>
        <w:t>&lt; 2 ind.</w:t>
      </w:r>
      <w:ins w:id="26" w:author="Florian Lüskow" w:date="2024-08-05T07:58:00Z" w16du:dateUtc="2024-08-05T05:58:00Z">
        <w:r w:rsidR="008813A0">
          <w:rPr>
            <w:rFonts w:ascii="Times New Roman" w:hAnsi="Times New Roman" w:cs="Times New Roman"/>
            <w:sz w:val="24"/>
            <w:szCs w:val="24"/>
          </w:rPr>
          <w:t xml:space="preserve"> </w:t>
        </w:r>
      </w:ins>
      <w:r w:rsidRPr="00E308D9">
        <w:rPr>
          <w:rFonts w:ascii="Times New Roman" w:hAnsi="Times New Roman" w:cs="Times New Roman"/>
          <w:sz w:val="24"/>
          <w:szCs w:val="24"/>
        </w:rPr>
        <w:t>m</w:t>
      </w:r>
      <w:r w:rsidRPr="00E308D9">
        <w:rPr>
          <w:rFonts w:ascii="Times New Roman" w:hAnsi="Times New Roman" w:cs="Times New Roman"/>
          <w:sz w:val="24"/>
          <w:szCs w:val="24"/>
          <w:vertAlign w:val="superscript"/>
        </w:rPr>
        <w:t>-2</w:t>
      </w:r>
      <w:r w:rsidRPr="00E308D9">
        <w:rPr>
          <w:rFonts w:ascii="Times New Roman" w:hAnsi="Times New Roman" w:cs="Times New Roman"/>
          <w:sz w:val="24"/>
          <w:szCs w:val="24"/>
        </w:rPr>
        <w:t xml:space="preserve">) and early developmental stages. The distribution of biologically diverse salp populations and their development were strongly influenced by the regional physical oceanography. The strong currents and dynamic frontal systems, including eddies, that make up this region appear to be a major driver defining salp </w:t>
      </w:r>
      <w:r>
        <w:rPr>
          <w:rFonts w:ascii="Times New Roman" w:hAnsi="Times New Roman" w:cs="Times New Roman"/>
          <w:sz w:val="24"/>
          <w:szCs w:val="24"/>
        </w:rPr>
        <w:t xml:space="preserve">population </w:t>
      </w:r>
      <w:r w:rsidRPr="00E308D9">
        <w:rPr>
          <w:rFonts w:ascii="Times New Roman" w:hAnsi="Times New Roman" w:cs="Times New Roman"/>
          <w:sz w:val="24"/>
          <w:szCs w:val="24"/>
        </w:rPr>
        <w:t xml:space="preserve">development. It appears that salps north of the </w:t>
      </w:r>
      <w:ins w:id="27" w:author="Florian Lüskow" w:date="2024-08-05T07:58:00Z" w16du:dateUtc="2024-08-05T05:58:00Z">
        <w:r w:rsidR="008813A0">
          <w:rPr>
            <w:rFonts w:ascii="Times New Roman" w:hAnsi="Times New Roman" w:cs="Times New Roman"/>
            <w:sz w:val="24"/>
            <w:szCs w:val="24"/>
          </w:rPr>
          <w:t>A</w:t>
        </w:r>
      </w:ins>
      <w:r w:rsidRPr="00E308D9">
        <w:rPr>
          <w:rFonts w:ascii="Times New Roman" w:hAnsi="Times New Roman" w:cs="Times New Roman"/>
          <w:sz w:val="24"/>
          <w:szCs w:val="24"/>
        </w:rPr>
        <w:t>PF likely spawn year-round, while salp populations in regions influenced by Antarctic waters show strong seasonal development and their reproduction may s</w:t>
      </w:r>
      <w:r>
        <w:rPr>
          <w:rFonts w:ascii="Times New Roman" w:hAnsi="Times New Roman" w:cs="Times New Roman"/>
          <w:sz w:val="24"/>
          <w:szCs w:val="24"/>
        </w:rPr>
        <w:t xml:space="preserve">eize </w:t>
      </w:r>
      <w:r w:rsidRPr="00E308D9">
        <w:rPr>
          <w:rFonts w:ascii="Times New Roman" w:hAnsi="Times New Roman" w:cs="Times New Roman"/>
          <w:sz w:val="24"/>
          <w:szCs w:val="24"/>
        </w:rPr>
        <w:t>during the austral winter.</w:t>
      </w:r>
    </w:p>
    <w:p w14:paraId="16B19B4F" w14:textId="77777777" w:rsidR="00A91F92" w:rsidRDefault="00A91F92" w:rsidP="00E308D9">
      <w:pPr>
        <w:spacing w:line="360" w:lineRule="auto"/>
        <w:rPr>
          <w:rFonts w:ascii="Times New Roman" w:hAnsi="Times New Roman" w:cs="Times New Roman"/>
          <w:sz w:val="24"/>
          <w:szCs w:val="24"/>
        </w:rPr>
      </w:pPr>
    </w:p>
    <w:p w14:paraId="6D5B9DD2" w14:textId="75FF4038" w:rsidR="00F70509" w:rsidRDefault="00A91F92" w:rsidP="00E308D9">
      <w:pPr>
        <w:spacing w:line="360" w:lineRule="auto"/>
        <w:rPr>
          <w:rFonts w:ascii="Times New Roman" w:hAnsi="Times New Roman" w:cs="Times New Roman"/>
          <w:sz w:val="24"/>
          <w:szCs w:val="24"/>
        </w:rPr>
      </w:pPr>
      <w:r>
        <w:rPr>
          <w:rFonts w:ascii="Times New Roman" w:hAnsi="Times New Roman" w:cs="Times New Roman"/>
          <w:sz w:val="24"/>
          <w:szCs w:val="24"/>
        </w:rPr>
        <w:t xml:space="preserve">Key words: Southern Ocean, austral spring, </w:t>
      </w:r>
      <w:r w:rsidRPr="00A91F92">
        <w:rPr>
          <w:rFonts w:ascii="Times New Roman" w:hAnsi="Times New Roman" w:cs="Times New Roman"/>
          <w:i/>
          <w:sz w:val="24"/>
          <w:szCs w:val="24"/>
        </w:rPr>
        <w:t>Salpa thompsoni</w:t>
      </w:r>
      <w:r>
        <w:rPr>
          <w:rFonts w:ascii="Times New Roman" w:hAnsi="Times New Roman" w:cs="Times New Roman"/>
          <w:sz w:val="24"/>
          <w:szCs w:val="24"/>
        </w:rPr>
        <w:t xml:space="preserve">, population </w:t>
      </w:r>
      <w:commentRangeStart w:id="28"/>
      <w:r>
        <w:rPr>
          <w:rFonts w:ascii="Times New Roman" w:hAnsi="Times New Roman" w:cs="Times New Roman"/>
          <w:sz w:val="24"/>
          <w:szCs w:val="24"/>
        </w:rPr>
        <w:t>dynamics</w:t>
      </w:r>
      <w:commentRangeEnd w:id="28"/>
      <w:r w:rsidR="00E33CD3">
        <w:rPr>
          <w:rStyle w:val="CommentReference"/>
        </w:rPr>
        <w:commentReference w:id="28"/>
      </w:r>
      <w:r w:rsidR="00F70509">
        <w:rPr>
          <w:rFonts w:ascii="Times New Roman" w:hAnsi="Times New Roman" w:cs="Times New Roman"/>
          <w:sz w:val="24"/>
          <w:szCs w:val="24"/>
        </w:rPr>
        <w:br w:type="page"/>
      </w:r>
    </w:p>
    <w:p w14:paraId="1CBBD696" w14:textId="1B0616E2" w:rsidR="007F64C0" w:rsidRPr="00F70509" w:rsidRDefault="00E91A57" w:rsidP="00375C13">
      <w:pPr>
        <w:spacing w:after="0" w:line="360" w:lineRule="auto"/>
        <w:rPr>
          <w:rFonts w:ascii="Times New Roman" w:hAnsi="Times New Roman" w:cs="Times New Roman"/>
          <w:b/>
          <w:color w:val="FF0000"/>
          <w:sz w:val="24"/>
          <w:szCs w:val="24"/>
        </w:rPr>
      </w:pPr>
      <w:r>
        <w:rPr>
          <w:rFonts w:ascii="Times New Roman" w:hAnsi="Times New Roman" w:cs="Times New Roman"/>
          <w:b/>
          <w:sz w:val="24"/>
          <w:szCs w:val="24"/>
        </w:rPr>
        <w:lastRenderedPageBreak/>
        <w:t>Introduction</w:t>
      </w:r>
      <w:r w:rsidR="00C774E3" w:rsidRPr="00F70509">
        <w:rPr>
          <w:rFonts w:ascii="Times New Roman" w:hAnsi="Times New Roman" w:cs="Times New Roman"/>
          <w:b/>
          <w:color w:val="FF0000"/>
          <w:sz w:val="24"/>
          <w:szCs w:val="24"/>
        </w:rPr>
        <w:t xml:space="preserve"> </w:t>
      </w:r>
    </w:p>
    <w:p w14:paraId="3D9F97A9" w14:textId="77777777" w:rsidR="00E35DA7" w:rsidRDefault="00E35DA7" w:rsidP="00375C13">
      <w:pPr>
        <w:spacing w:after="0" w:line="360" w:lineRule="auto"/>
        <w:rPr>
          <w:rFonts w:ascii="Times New Roman" w:hAnsi="Times New Roman" w:cs="Times New Roman"/>
          <w:sz w:val="24"/>
          <w:szCs w:val="24"/>
        </w:rPr>
      </w:pPr>
    </w:p>
    <w:p w14:paraId="544168BB" w14:textId="745E43ED" w:rsidR="00363F75" w:rsidRDefault="00D3679C" w:rsidP="00375C13">
      <w:pPr>
        <w:spacing w:after="0" w:line="360" w:lineRule="auto"/>
        <w:rPr>
          <w:rFonts w:ascii="Times New Roman" w:hAnsi="Times New Roman" w:cs="Times New Roman"/>
          <w:sz w:val="24"/>
          <w:szCs w:val="24"/>
        </w:rPr>
      </w:pPr>
      <w:r w:rsidRPr="00F70509">
        <w:rPr>
          <w:rFonts w:ascii="Times New Roman" w:hAnsi="Times New Roman" w:cs="Times New Roman"/>
          <w:sz w:val="24"/>
          <w:szCs w:val="24"/>
        </w:rPr>
        <w:t xml:space="preserve">Pelagic </w:t>
      </w:r>
      <w:r w:rsidR="00DA2FD5" w:rsidRPr="00F70509">
        <w:rPr>
          <w:rFonts w:ascii="Times New Roman" w:hAnsi="Times New Roman" w:cs="Times New Roman"/>
          <w:sz w:val="24"/>
          <w:szCs w:val="24"/>
        </w:rPr>
        <w:t>tunicate</w:t>
      </w:r>
      <w:ins w:id="29" w:author="Florian Lüskow" w:date="2024-08-05T08:03:00Z" w16du:dateUtc="2024-08-05T06:03:00Z">
        <w:r w:rsidR="00D04179">
          <w:rPr>
            <w:rFonts w:ascii="Times New Roman" w:hAnsi="Times New Roman" w:cs="Times New Roman"/>
            <w:sz w:val="24"/>
            <w:szCs w:val="24"/>
          </w:rPr>
          <w:t>s</w:t>
        </w:r>
      </w:ins>
      <w:r w:rsidR="00DA2FD5" w:rsidRPr="00F70509">
        <w:rPr>
          <w:rFonts w:ascii="Times New Roman" w:hAnsi="Times New Roman" w:cs="Times New Roman"/>
          <w:sz w:val="24"/>
          <w:szCs w:val="24"/>
        </w:rPr>
        <w:t xml:space="preserve">, namely </w:t>
      </w:r>
      <w:r w:rsidR="00DA2FD5" w:rsidRPr="00F70509">
        <w:rPr>
          <w:rFonts w:ascii="Times New Roman" w:hAnsi="Times New Roman" w:cs="Times New Roman"/>
          <w:i/>
          <w:sz w:val="24"/>
          <w:szCs w:val="24"/>
        </w:rPr>
        <w:t>Salpa thompsoni</w:t>
      </w:r>
      <w:r w:rsidR="00DA2FD5" w:rsidRPr="00F70509">
        <w:rPr>
          <w:rFonts w:ascii="Times New Roman" w:hAnsi="Times New Roman" w:cs="Times New Roman"/>
          <w:sz w:val="24"/>
          <w:szCs w:val="24"/>
        </w:rPr>
        <w:t xml:space="preserve">, </w:t>
      </w:r>
      <w:del w:id="30" w:author="Florian Lüskow" w:date="2024-08-05T08:03:00Z" w16du:dateUtc="2024-08-05T06:03:00Z">
        <w:r w:rsidR="00E91A57" w:rsidDel="00D04179">
          <w:rPr>
            <w:rFonts w:ascii="Times New Roman" w:hAnsi="Times New Roman" w:cs="Times New Roman"/>
            <w:sz w:val="24"/>
            <w:szCs w:val="24"/>
          </w:rPr>
          <w:delText xml:space="preserve">is </w:delText>
        </w:r>
      </w:del>
      <w:ins w:id="31" w:author="Florian Lüskow" w:date="2024-08-05T08:03:00Z" w16du:dateUtc="2024-08-05T06:03:00Z">
        <w:r w:rsidR="00D04179">
          <w:rPr>
            <w:rFonts w:ascii="Times New Roman" w:hAnsi="Times New Roman" w:cs="Times New Roman"/>
            <w:sz w:val="24"/>
            <w:szCs w:val="24"/>
          </w:rPr>
          <w:t>are</w:t>
        </w:r>
      </w:ins>
      <w:del w:id="32" w:author="Florian Lüskow" w:date="2024-08-05T08:03:00Z" w16du:dateUtc="2024-08-05T06:03:00Z">
        <w:r w:rsidR="00E91A57" w:rsidDel="00D04179">
          <w:rPr>
            <w:rFonts w:ascii="Times New Roman" w:hAnsi="Times New Roman" w:cs="Times New Roman"/>
            <w:sz w:val="24"/>
            <w:szCs w:val="24"/>
          </w:rPr>
          <w:delText>a</w:delText>
        </w:r>
      </w:del>
      <w:r w:rsidR="00DA2FD5" w:rsidRPr="00F70509">
        <w:rPr>
          <w:rFonts w:ascii="Times New Roman" w:hAnsi="Times New Roman" w:cs="Times New Roman"/>
          <w:sz w:val="24"/>
          <w:szCs w:val="24"/>
        </w:rPr>
        <w:t xml:space="preserve"> conspicuous </w:t>
      </w:r>
      <w:r w:rsidR="00E91A57">
        <w:rPr>
          <w:rFonts w:ascii="Times New Roman" w:hAnsi="Times New Roman" w:cs="Times New Roman"/>
          <w:sz w:val="24"/>
          <w:szCs w:val="24"/>
        </w:rPr>
        <w:t xml:space="preserve">gelatinous species </w:t>
      </w:r>
      <w:r w:rsidR="00DA2FD5" w:rsidRPr="00F70509">
        <w:rPr>
          <w:rFonts w:ascii="Times New Roman" w:hAnsi="Times New Roman" w:cs="Times New Roman"/>
          <w:sz w:val="24"/>
          <w:szCs w:val="24"/>
        </w:rPr>
        <w:t xml:space="preserve">in the Southern Ocean </w:t>
      </w:r>
      <w:r w:rsidR="00E91A57">
        <w:rPr>
          <w:rFonts w:ascii="Times New Roman" w:hAnsi="Times New Roman" w:cs="Times New Roman"/>
          <w:sz w:val="24"/>
          <w:szCs w:val="24"/>
        </w:rPr>
        <w:t>o</w:t>
      </w:r>
      <w:r w:rsidR="00DA2FD5" w:rsidRPr="00F70509">
        <w:rPr>
          <w:rFonts w:ascii="Times New Roman" w:hAnsi="Times New Roman" w:cs="Times New Roman"/>
          <w:sz w:val="24"/>
          <w:szCs w:val="24"/>
        </w:rPr>
        <w:t>ften account</w:t>
      </w:r>
      <w:r w:rsidR="00E91A57">
        <w:rPr>
          <w:rFonts w:ascii="Times New Roman" w:hAnsi="Times New Roman" w:cs="Times New Roman"/>
          <w:sz w:val="24"/>
          <w:szCs w:val="24"/>
        </w:rPr>
        <w:t>ing</w:t>
      </w:r>
      <w:r w:rsidR="00DA2FD5" w:rsidRPr="00F70509">
        <w:rPr>
          <w:rFonts w:ascii="Times New Roman" w:hAnsi="Times New Roman" w:cs="Times New Roman"/>
          <w:sz w:val="24"/>
          <w:szCs w:val="24"/>
        </w:rPr>
        <w:t xml:space="preserve"> for </w:t>
      </w:r>
      <w:r w:rsidR="00B759E5" w:rsidRPr="00F70509">
        <w:rPr>
          <w:rFonts w:ascii="Times New Roman" w:hAnsi="Times New Roman" w:cs="Times New Roman"/>
          <w:sz w:val="24"/>
          <w:szCs w:val="24"/>
        </w:rPr>
        <w:t xml:space="preserve">a </w:t>
      </w:r>
      <w:r w:rsidR="00DA2FD5" w:rsidRPr="00F70509">
        <w:rPr>
          <w:rFonts w:ascii="Times New Roman" w:hAnsi="Times New Roman" w:cs="Times New Roman"/>
          <w:sz w:val="24"/>
          <w:szCs w:val="24"/>
        </w:rPr>
        <w:t>large portion of the zooplankton and micronekton catches</w:t>
      </w:r>
      <w:r w:rsidR="00E91A57">
        <w:rPr>
          <w:rFonts w:ascii="Times New Roman" w:hAnsi="Times New Roman" w:cs="Times New Roman"/>
          <w:sz w:val="24"/>
          <w:szCs w:val="24"/>
        </w:rPr>
        <w:t xml:space="preserve"> </w:t>
      </w:r>
      <w:r w:rsidR="00E35DA7">
        <w:rPr>
          <w:rFonts w:ascii="Times New Roman" w:hAnsi="Times New Roman" w:cs="Times New Roman"/>
          <w:sz w:val="24"/>
          <w:szCs w:val="24"/>
        </w:rPr>
        <w:t xml:space="preserve">north of the Antarctic Divergence </w:t>
      </w:r>
      <w:r w:rsidR="00E91A57">
        <w:rPr>
          <w:rFonts w:ascii="Times New Roman" w:hAnsi="Times New Roman" w:cs="Times New Roman"/>
          <w:sz w:val="24"/>
          <w:szCs w:val="24"/>
        </w:rPr>
        <w:t>and contributing significantly to the carbon sequestration</w:t>
      </w:r>
      <w:r w:rsidR="00DA2FD5" w:rsidRPr="00F70509">
        <w:rPr>
          <w:rFonts w:ascii="Times New Roman" w:hAnsi="Times New Roman" w:cs="Times New Roman"/>
          <w:sz w:val="24"/>
          <w:szCs w:val="24"/>
        </w:rPr>
        <w:t xml:space="preserve"> (</w:t>
      </w:r>
      <w:r w:rsidR="00E91A57">
        <w:rPr>
          <w:rFonts w:ascii="Times New Roman" w:hAnsi="Times New Roman" w:cs="Times New Roman"/>
          <w:sz w:val="24"/>
          <w:szCs w:val="24"/>
        </w:rPr>
        <w:t>Foxton 1966, Pakhomov et al. 2002, Pauli et al.</w:t>
      </w:r>
      <w:del w:id="33" w:author="Florian Lüskow" w:date="2024-08-05T08:03:00Z" w16du:dateUtc="2024-08-05T06:03:00Z">
        <w:r w:rsidR="00E91A57" w:rsidDel="00D04179">
          <w:rPr>
            <w:rFonts w:ascii="Times New Roman" w:hAnsi="Times New Roman" w:cs="Times New Roman"/>
            <w:sz w:val="24"/>
            <w:szCs w:val="24"/>
          </w:rPr>
          <w:delText>,</w:delText>
        </w:r>
      </w:del>
      <w:r w:rsidR="00E91A57">
        <w:rPr>
          <w:rFonts w:ascii="Times New Roman" w:hAnsi="Times New Roman" w:cs="Times New Roman"/>
          <w:sz w:val="24"/>
          <w:szCs w:val="24"/>
        </w:rPr>
        <w:t xml:space="preserve"> 202</w:t>
      </w:r>
      <w:r w:rsidR="00EB6D04">
        <w:rPr>
          <w:rFonts w:ascii="Times New Roman" w:hAnsi="Times New Roman" w:cs="Times New Roman"/>
          <w:sz w:val="24"/>
          <w:szCs w:val="24"/>
        </w:rPr>
        <w:t>1</w:t>
      </w:r>
      <w:r w:rsidR="00363F75">
        <w:rPr>
          <w:rFonts w:ascii="Times New Roman" w:hAnsi="Times New Roman" w:cs="Times New Roman"/>
          <w:sz w:val="24"/>
          <w:szCs w:val="24"/>
        </w:rPr>
        <w:t>, Yang et al.</w:t>
      </w:r>
      <w:del w:id="34" w:author="Florian Lüskow" w:date="2024-08-05T08:03:00Z" w16du:dateUtc="2024-08-05T06:03:00Z">
        <w:r w:rsidR="00363F75" w:rsidDel="00D04179">
          <w:rPr>
            <w:rFonts w:ascii="Times New Roman" w:hAnsi="Times New Roman" w:cs="Times New Roman"/>
            <w:sz w:val="24"/>
            <w:szCs w:val="24"/>
          </w:rPr>
          <w:delText>,</w:delText>
        </w:r>
      </w:del>
      <w:r w:rsidR="00363F75">
        <w:rPr>
          <w:rFonts w:ascii="Times New Roman" w:hAnsi="Times New Roman" w:cs="Times New Roman"/>
          <w:sz w:val="24"/>
          <w:szCs w:val="24"/>
        </w:rPr>
        <w:t xml:space="preserve"> 2022</w:t>
      </w:r>
      <w:r w:rsidR="00DA2FD5" w:rsidRPr="00F70509">
        <w:rPr>
          <w:rFonts w:ascii="Times New Roman" w:hAnsi="Times New Roman" w:cs="Times New Roman"/>
          <w:sz w:val="24"/>
          <w:szCs w:val="24"/>
        </w:rPr>
        <w:t>).</w:t>
      </w:r>
      <w:r w:rsidR="00363F75">
        <w:rPr>
          <w:rFonts w:ascii="Times New Roman" w:hAnsi="Times New Roman" w:cs="Times New Roman"/>
          <w:sz w:val="24"/>
          <w:szCs w:val="24"/>
        </w:rPr>
        <w:t xml:space="preserve"> There is </w:t>
      </w:r>
      <w:r w:rsidR="00363F75" w:rsidRPr="00363F75">
        <w:rPr>
          <w:rFonts w:ascii="Times New Roman" w:hAnsi="Times New Roman" w:cs="Times New Roman"/>
          <w:sz w:val="24"/>
          <w:szCs w:val="24"/>
        </w:rPr>
        <w:t xml:space="preserve">evidence </w:t>
      </w:r>
      <w:r w:rsidR="00363F75">
        <w:rPr>
          <w:rFonts w:ascii="Times New Roman" w:hAnsi="Times New Roman" w:cs="Times New Roman"/>
          <w:sz w:val="24"/>
          <w:szCs w:val="24"/>
        </w:rPr>
        <w:t xml:space="preserve">that </w:t>
      </w:r>
      <w:r w:rsidR="00363F75" w:rsidRPr="00363F75">
        <w:rPr>
          <w:rFonts w:ascii="Times New Roman" w:hAnsi="Times New Roman" w:cs="Times New Roman"/>
          <w:i/>
          <w:sz w:val="24"/>
          <w:szCs w:val="24"/>
        </w:rPr>
        <w:t>S. thompsoni</w:t>
      </w:r>
      <w:r w:rsidR="00363F75" w:rsidRPr="00363F75">
        <w:rPr>
          <w:rFonts w:ascii="Times New Roman" w:hAnsi="Times New Roman" w:cs="Times New Roman"/>
          <w:sz w:val="24"/>
          <w:szCs w:val="24"/>
        </w:rPr>
        <w:t xml:space="preserve"> populations occur closer to the Antarctic continent</w:t>
      </w:r>
      <w:r w:rsidR="00363F75">
        <w:rPr>
          <w:rFonts w:ascii="Times New Roman" w:hAnsi="Times New Roman" w:cs="Times New Roman"/>
          <w:sz w:val="24"/>
          <w:szCs w:val="24"/>
        </w:rPr>
        <w:t xml:space="preserve"> </w:t>
      </w:r>
      <w:r w:rsidR="0068430A">
        <w:rPr>
          <w:rFonts w:ascii="Times New Roman" w:hAnsi="Times New Roman" w:cs="Times New Roman"/>
          <w:sz w:val="24"/>
          <w:szCs w:val="24"/>
        </w:rPr>
        <w:t xml:space="preserve">impinging into a habitat traditionally occupied by </w:t>
      </w:r>
      <w:r w:rsidR="00363F75">
        <w:rPr>
          <w:rFonts w:ascii="Times New Roman" w:hAnsi="Times New Roman" w:cs="Times New Roman"/>
          <w:sz w:val="24"/>
          <w:szCs w:val="24"/>
        </w:rPr>
        <w:t xml:space="preserve">the </w:t>
      </w:r>
      <w:r w:rsidR="00363F75" w:rsidRPr="00363F75">
        <w:rPr>
          <w:rFonts w:ascii="Times New Roman" w:hAnsi="Times New Roman" w:cs="Times New Roman"/>
          <w:sz w:val="24"/>
          <w:szCs w:val="24"/>
        </w:rPr>
        <w:t xml:space="preserve">Antarctic krill </w:t>
      </w:r>
      <w:r w:rsidR="00363F75" w:rsidRPr="00363F75">
        <w:rPr>
          <w:rFonts w:ascii="Times New Roman" w:hAnsi="Times New Roman" w:cs="Times New Roman"/>
          <w:i/>
          <w:sz w:val="24"/>
          <w:szCs w:val="24"/>
        </w:rPr>
        <w:t>Euphausia superba</w:t>
      </w:r>
      <w:r w:rsidR="00363F75">
        <w:rPr>
          <w:rFonts w:ascii="Times New Roman" w:hAnsi="Times New Roman" w:cs="Times New Roman"/>
          <w:sz w:val="24"/>
          <w:szCs w:val="24"/>
        </w:rPr>
        <w:t xml:space="preserve"> </w:t>
      </w:r>
      <w:r w:rsidR="00363F75" w:rsidRPr="00363F75">
        <w:rPr>
          <w:rFonts w:ascii="Times New Roman" w:hAnsi="Times New Roman" w:cs="Times New Roman"/>
          <w:sz w:val="24"/>
          <w:szCs w:val="24"/>
        </w:rPr>
        <w:t>(Loeb et al. 1997</w:t>
      </w:r>
      <w:r w:rsidR="008B180D">
        <w:rPr>
          <w:rFonts w:ascii="Times New Roman" w:hAnsi="Times New Roman" w:cs="Times New Roman"/>
          <w:sz w:val="24"/>
          <w:szCs w:val="24"/>
        </w:rPr>
        <w:t>,</w:t>
      </w:r>
      <w:r w:rsidR="00363F75" w:rsidRPr="00363F75">
        <w:rPr>
          <w:rFonts w:ascii="Times New Roman" w:hAnsi="Times New Roman" w:cs="Times New Roman"/>
          <w:sz w:val="24"/>
          <w:szCs w:val="24"/>
        </w:rPr>
        <w:t xml:space="preserve"> Chiba et al. 1998</w:t>
      </w:r>
      <w:r w:rsidR="008B180D">
        <w:rPr>
          <w:rFonts w:ascii="Times New Roman" w:hAnsi="Times New Roman" w:cs="Times New Roman"/>
          <w:sz w:val="24"/>
          <w:szCs w:val="24"/>
        </w:rPr>
        <w:t>,</w:t>
      </w:r>
      <w:r w:rsidR="00363F75" w:rsidRPr="00363F75">
        <w:rPr>
          <w:rFonts w:ascii="Times New Roman" w:hAnsi="Times New Roman" w:cs="Times New Roman"/>
          <w:sz w:val="24"/>
          <w:szCs w:val="24"/>
        </w:rPr>
        <w:t xml:space="preserve"> Pakhomov et al. 2002</w:t>
      </w:r>
      <w:r w:rsidR="008B180D">
        <w:rPr>
          <w:rFonts w:ascii="Times New Roman" w:hAnsi="Times New Roman" w:cs="Times New Roman"/>
          <w:sz w:val="24"/>
          <w:szCs w:val="24"/>
        </w:rPr>
        <w:t>,</w:t>
      </w:r>
      <w:r w:rsidR="00363F75" w:rsidRPr="00363F75">
        <w:rPr>
          <w:rFonts w:ascii="Times New Roman" w:hAnsi="Times New Roman" w:cs="Times New Roman"/>
          <w:sz w:val="24"/>
          <w:szCs w:val="24"/>
        </w:rPr>
        <w:t xml:space="preserve"> Atkinson et al. 2004). This </w:t>
      </w:r>
      <w:r w:rsidR="00363F75">
        <w:rPr>
          <w:rFonts w:ascii="Times New Roman" w:hAnsi="Times New Roman" w:cs="Times New Roman"/>
          <w:sz w:val="24"/>
          <w:szCs w:val="24"/>
        </w:rPr>
        <w:t xml:space="preserve">could potentially </w:t>
      </w:r>
      <w:r w:rsidR="00363F75" w:rsidRPr="00363F75">
        <w:rPr>
          <w:rFonts w:ascii="Times New Roman" w:hAnsi="Times New Roman" w:cs="Times New Roman"/>
          <w:sz w:val="24"/>
          <w:szCs w:val="24"/>
        </w:rPr>
        <w:t xml:space="preserve">be facilitated by the increased fecundity </w:t>
      </w:r>
      <w:r w:rsidR="00363F75">
        <w:rPr>
          <w:rFonts w:ascii="Times New Roman" w:hAnsi="Times New Roman" w:cs="Times New Roman"/>
          <w:sz w:val="24"/>
          <w:szCs w:val="24"/>
        </w:rPr>
        <w:t xml:space="preserve">and survivorship </w:t>
      </w:r>
      <w:r w:rsidR="00363F75" w:rsidRPr="00363F75">
        <w:rPr>
          <w:rFonts w:ascii="Times New Roman" w:hAnsi="Times New Roman" w:cs="Times New Roman"/>
          <w:sz w:val="24"/>
          <w:szCs w:val="24"/>
        </w:rPr>
        <w:t xml:space="preserve">of </w:t>
      </w:r>
      <w:r w:rsidR="00363F75" w:rsidRPr="00363F75">
        <w:rPr>
          <w:rFonts w:ascii="Times New Roman" w:hAnsi="Times New Roman" w:cs="Times New Roman"/>
          <w:i/>
          <w:sz w:val="24"/>
          <w:szCs w:val="24"/>
        </w:rPr>
        <w:t>S. thompsoni</w:t>
      </w:r>
      <w:r w:rsidR="00363F75" w:rsidRPr="00363F75">
        <w:rPr>
          <w:rFonts w:ascii="Times New Roman" w:hAnsi="Times New Roman" w:cs="Times New Roman"/>
          <w:sz w:val="24"/>
          <w:szCs w:val="24"/>
        </w:rPr>
        <w:t xml:space="preserve"> </w:t>
      </w:r>
      <w:r w:rsidR="00363F75">
        <w:rPr>
          <w:rFonts w:ascii="Times New Roman" w:hAnsi="Times New Roman" w:cs="Times New Roman"/>
          <w:sz w:val="24"/>
          <w:szCs w:val="24"/>
        </w:rPr>
        <w:t xml:space="preserve">at higher latitudes due to </w:t>
      </w:r>
      <w:r w:rsidR="00363F75" w:rsidRPr="00363F75">
        <w:rPr>
          <w:rFonts w:ascii="Times New Roman" w:hAnsi="Times New Roman" w:cs="Times New Roman"/>
          <w:sz w:val="24"/>
          <w:szCs w:val="24"/>
        </w:rPr>
        <w:t>rising</w:t>
      </w:r>
      <w:r w:rsidR="00363F75">
        <w:rPr>
          <w:rFonts w:ascii="Times New Roman" w:hAnsi="Times New Roman" w:cs="Times New Roman"/>
          <w:sz w:val="24"/>
          <w:szCs w:val="24"/>
        </w:rPr>
        <w:t xml:space="preserve"> ambient</w:t>
      </w:r>
      <w:r w:rsidR="00363F75" w:rsidRPr="00363F75">
        <w:rPr>
          <w:rFonts w:ascii="Times New Roman" w:hAnsi="Times New Roman" w:cs="Times New Roman"/>
          <w:sz w:val="24"/>
          <w:szCs w:val="24"/>
        </w:rPr>
        <w:t xml:space="preserve"> temperature</w:t>
      </w:r>
      <w:r w:rsidR="00363F75">
        <w:rPr>
          <w:rFonts w:ascii="Times New Roman" w:hAnsi="Times New Roman" w:cs="Times New Roman"/>
          <w:sz w:val="24"/>
          <w:szCs w:val="24"/>
        </w:rPr>
        <w:t>s</w:t>
      </w:r>
      <w:r w:rsidR="00363F75" w:rsidRPr="00363F75">
        <w:rPr>
          <w:rFonts w:ascii="Times New Roman" w:hAnsi="Times New Roman" w:cs="Times New Roman"/>
          <w:sz w:val="24"/>
          <w:szCs w:val="24"/>
        </w:rPr>
        <w:t xml:space="preserve"> (Henschke and Pakhomov 2019). It has been </w:t>
      </w:r>
      <w:commentRangeStart w:id="35"/>
      <w:r w:rsidR="00363F75" w:rsidRPr="00363F75">
        <w:rPr>
          <w:rFonts w:ascii="Times New Roman" w:hAnsi="Times New Roman" w:cs="Times New Roman"/>
          <w:sz w:val="24"/>
          <w:szCs w:val="24"/>
        </w:rPr>
        <w:t>hypothesised</w:t>
      </w:r>
      <w:commentRangeEnd w:id="35"/>
      <w:r w:rsidR="00B94D42">
        <w:rPr>
          <w:rStyle w:val="CommentReference"/>
        </w:rPr>
        <w:commentReference w:id="35"/>
      </w:r>
      <w:r w:rsidR="00363F75" w:rsidRPr="00363F75">
        <w:rPr>
          <w:rFonts w:ascii="Times New Roman" w:hAnsi="Times New Roman" w:cs="Times New Roman"/>
          <w:sz w:val="24"/>
          <w:szCs w:val="24"/>
        </w:rPr>
        <w:t xml:space="preserve"> that as the Southern Ocean warms (de la Mare 1997</w:t>
      </w:r>
      <w:r w:rsidR="008B180D">
        <w:rPr>
          <w:rFonts w:ascii="Times New Roman" w:hAnsi="Times New Roman" w:cs="Times New Roman"/>
          <w:sz w:val="24"/>
          <w:szCs w:val="24"/>
        </w:rPr>
        <w:t>,</w:t>
      </w:r>
      <w:r w:rsidR="00363F75" w:rsidRPr="00363F75">
        <w:rPr>
          <w:rFonts w:ascii="Times New Roman" w:hAnsi="Times New Roman" w:cs="Times New Roman"/>
          <w:sz w:val="24"/>
          <w:szCs w:val="24"/>
        </w:rPr>
        <w:t xml:space="preserve"> Gille 2002</w:t>
      </w:r>
      <w:r w:rsidR="008B180D">
        <w:rPr>
          <w:rFonts w:ascii="Times New Roman" w:hAnsi="Times New Roman" w:cs="Times New Roman"/>
          <w:sz w:val="24"/>
          <w:szCs w:val="24"/>
        </w:rPr>
        <w:t>,</w:t>
      </w:r>
      <w:r w:rsidR="00363F75" w:rsidRPr="00363F75">
        <w:rPr>
          <w:rFonts w:ascii="Times New Roman" w:hAnsi="Times New Roman" w:cs="Times New Roman"/>
          <w:sz w:val="24"/>
          <w:szCs w:val="24"/>
        </w:rPr>
        <w:t xml:space="preserve"> Curran et al. 2003), salp populations </w:t>
      </w:r>
      <w:r w:rsidR="00363F75">
        <w:rPr>
          <w:rFonts w:ascii="Times New Roman" w:hAnsi="Times New Roman" w:cs="Times New Roman"/>
          <w:sz w:val="24"/>
          <w:szCs w:val="24"/>
        </w:rPr>
        <w:t xml:space="preserve">may begin establishing at high latitudes </w:t>
      </w:r>
      <w:r w:rsidR="00363F75" w:rsidRPr="00363F75">
        <w:rPr>
          <w:rFonts w:ascii="Times New Roman" w:hAnsi="Times New Roman" w:cs="Times New Roman"/>
          <w:sz w:val="24"/>
          <w:szCs w:val="24"/>
        </w:rPr>
        <w:t xml:space="preserve">and potentially disrupt the dynamics of </w:t>
      </w:r>
      <w:r w:rsidR="00363F75">
        <w:rPr>
          <w:rFonts w:ascii="Times New Roman" w:hAnsi="Times New Roman" w:cs="Times New Roman"/>
          <w:sz w:val="24"/>
          <w:szCs w:val="24"/>
        </w:rPr>
        <w:t>the</w:t>
      </w:r>
      <w:r w:rsidR="00363F75" w:rsidRPr="00363F75">
        <w:rPr>
          <w:rFonts w:ascii="Times New Roman" w:hAnsi="Times New Roman" w:cs="Times New Roman"/>
          <w:sz w:val="24"/>
          <w:szCs w:val="24"/>
        </w:rPr>
        <w:t xml:space="preserve"> Southern Ocean food webs</w:t>
      </w:r>
      <w:r w:rsidR="00770B9A">
        <w:rPr>
          <w:rFonts w:ascii="Times New Roman" w:hAnsi="Times New Roman" w:cs="Times New Roman"/>
          <w:sz w:val="24"/>
          <w:szCs w:val="24"/>
        </w:rPr>
        <w:t xml:space="preserve"> and the biological pump</w:t>
      </w:r>
      <w:r w:rsidR="00363F75" w:rsidRPr="00363F75">
        <w:rPr>
          <w:rFonts w:ascii="Times New Roman" w:hAnsi="Times New Roman" w:cs="Times New Roman"/>
          <w:sz w:val="24"/>
          <w:szCs w:val="24"/>
        </w:rPr>
        <w:t xml:space="preserve"> (Pakhomov et al. 2002</w:t>
      </w:r>
      <w:r w:rsidR="008B180D">
        <w:rPr>
          <w:rFonts w:ascii="Times New Roman" w:hAnsi="Times New Roman" w:cs="Times New Roman"/>
          <w:sz w:val="24"/>
          <w:szCs w:val="24"/>
        </w:rPr>
        <w:t>,</w:t>
      </w:r>
      <w:r w:rsidR="005772C0">
        <w:rPr>
          <w:rFonts w:ascii="Times New Roman" w:hAnsi="Times New Roman" w:cs="Times New Roman"/>
          <w:sz w:val="24"/>
          <w:szCs w:val="24"/>
        </w:rPr>
        <w:t xml:space="preserve"> 2011,</w:t>
      </w:r>
      <w:r w:rsidR="00363F75" w:rsidRPr="00363F75">
        <w:rPr>
          <w:rFonts w:ascii="Times New Roman" w:hAnsi="Times New Roman" w:cs="Times New Roman"/>
          <w:sz w:val="24"/>
          <w:szCs w:val="24"/>
        </w:rPr>
        <w:t xml:space="preserve"> </w:t>
      </w:r>
      <w:r w:rsidR="007B184B" w:rsidRPr="00363F75">
        <w:rPr>
          <w:rFonts w:ascii="Times New Roman" w:hAnsi="Times New Roman" w:cs="Times New Roman"/>
          <w:sz w:val="24"/>
          <w:szCs w:val="24"/>
        </w:rPr>
        <w:t>Henschke et al. 20</w:t>
      </w:r>
      <w:r w:rsidR="007B184B">
        <w:rPr>
          <w:rFonts w:ascii="Times New Roman" w:hAnsi="Times New Roman" w:cs="Times New Roman"/>
          <w:sz w:val="24"/>
          <w:szCs w:val="24"/>
        </w:rPr>
        <w:t xml:space="preserve">18, </w:t>
      </w:r>
      <w:r w:rsidR="00363F75" w:rsidRPr="00363F75">
        <w:rPr>
          <w:rFonts w:ascii="Times New Roman" w:hAnsi="Times New Roman" w:cs="Times New Roman"/>
          <w:sz w:val="24"/>
          <w:szCs w:val="24"/>
        </w:rPr>
        <w:t>Groeneveld et al. 2020).</w:t>
      </w:r>
      <w:r w:rsidR="00DA2FD5" w:rsidRPr="00F70509">
        <w:rPr>
          <w:rFonts w:ascii="Times New Roman" w:hAnsi="Times New Roman" w:cs="Times New Roman"/>
          <w:sz w:val="24"/>
          <w:szCs w:val="24"/>
        </w:rPr>
        <w:t xml:space="preserve"> </w:t>
      </w:r>
    </w:p>
    <w:p w14:paraId="2F1D09BF" w14:textId="77777777" w:rsidR="007B184B" w:rsidRDefault="007B184B" w:rsidP="00375C13">
      <w:pPr>
        <w:spacing w:after="0" w:line="360" w:lineRule="auto"/>
        <w:rPr>
          <w:rFonts w:ascii="Times New Roman" w:hAnsi="Times New Roman" w:cs="Times New Roman"/>
          <w:sz w:val="24"/>
          <w:szCs w:val="24"/>
        </w:rPr>
      </w:pPr>
    </w:p>
    <w:p w14:paraId="01CAAC0B" w14:textId="43A50325" w:rsidR="00A925D4" w:rsidRDefault="00770B9A" w:rsidP="00375C1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Due to </w:t>
      </w:r>
      <w:ins w:id="36" w:author="Florian Lüskow" w:date="2024-08-05T08:06:00Z" w16du:dateUtc="2024-08-05T06:06:00Z">
        <w:r w:rsidR="00B94D42">
          <w:rPr>
            <w:rFonts w:ascii="Times New Roman" w:hAnsi="Times New Roman" w:cs="Times New Roman"/>
            <w:sz w:val="24"/>
            <w:szCs w:val="24"/>
          </w:rPr>
          <w:t xml:space="preserve">the </w:t>
        </w:r>
      </w:ins>
      <w:proofErr w:type="gramStart"/>
      <w:r>
        <w:rPr>
          <w:rFonts w:ascii="Times New Roman" w:hAnsi="Times New Roman" w:cs="Times New Roman"/>
          <w:sz w:val="24"/>
          <w:szCs w:val="24"/>
        </w:rPr>
        <w:t>main focus</w:t>
      </w:r>
      <w:proofErr w:type="gramEnd"/>
      <w:r>
        <w:rPr>
          <w:rFonts w:ascii="Times New Roman" w:hAnsi="Times New Roman" w:cs="Times New Roman"/>
          <w:sz w:val="24"/>
          <w:szCs w:val="24"/>
        </w:rPr>
        <w:t xml:space="preserve"> on the Antarctic krill during the last century, salps received only modest attention and many aspects of their biology, including interactions with the Antarctic krill, are poorly understood (Pakhomov et al. 2002). </w:t>
      </w:r>
      <w:r w:rsidR="007B184B">
        <w:rPr>
          <w:rFonts w:ascii="Times New Roman" w:hAnsi="Times New Roman" w:cs="Times New Roman"/>
          <w:sz w:val="24"/>
          <w:szCs w:val="24"/>
        </w:rPr>
        <w:t xml:space="preserve">Based on data collected during the Discovery Expeditions, </w:t>
      </w:r>
      <w:r w:rsidR="00E91A57">
        <w:rPr>
          <w:rFonts w:ascii="Times New Roman" w:hAnsi="Times New Roman" w:cs="Times New Roman"/>
          <w:sz w:val="24"/>
          <w:szCs w:val="24"/>
        </w:rPr>
        <w:t>Foxton (1966)</w:t>
      </w:r>
      <w:r w:rsidR="00E35DA7">
        <w:rPr>
          <w:rFonts w:ascii="Times New Roman" w:hAnsi="Times New Roman" w:cs="Times New Roman"/>
          <w:sz w:val="24"/>
          <w:szCs w:val="24"/>
        </w:rPr>
        <w:t xml:space="preserve"> </w:t>
      </w:r>
      <w:r w:rsidR="007B184B">
        <w:rPr>
          <w:rFonts w:ascii="Times New Roman" w:hAnsi="Times New Roman" w:cs="Times New Roman"/>
          <w:sz w:val="24"/>
          <w:szCs w:val="24"/>
        </w:rPr>
        <w:t xml:space="preserve">described </w:t>
      </w:r>
      <w:r w:rsidR="00E35DA7">
        <w:rPr>
          <w:rFonts w:ascii="Times New Roman" w:hAnsi="Times New Roman" w:cs="Times New Roman"/>
          <w:sz w:val="24"/>
          <w:szCs w:val="24"/>
        </w:rPr>
        <w:t xml:space="preserve">a one-year </w:t>
      </w:r>
      <w:r w:rsidR="00363F75">
        <w:rPr>
          <w:rFonts w:ascii="Times New Roman" w:hAnsi="Times New Roman" w:cs="Times New Roman"/>
          <w:sz w:val="24"/>
          <w:szCs w:val="24"/>
        </w:rPr>
        <w:t xml:space="preserve">metagenetic </w:t>
      </w:r>
      <w:r w:rsidR="00E35DA7">
        <w:rPr>
          <w:rFonts w:ascii="Times New Roman" w:hAnsi="Times New Roman" w:cs="Times New Roman"/>
          <w:sz w:val="24"/>
          <w:szCs w:val="24"/>
        </w:rPr>
        <w:t>life cycle for</w:t>
      </w:r>
      <w:r w:rsidR="00E91A57">
        <w:rPr>
          <w:rFonts w:ascii="Times New Roman" w:hAnsi="Times New Roman" w:cs="Times New Roman"/>
          <w:sz w:val="24"/>
          <w:szCs w:val="24"/>
        </w:rPr>
        <w:t xml:space="preserve"> </w:t>
      </w:r>
      <w:r w:rsidR="00E91A57" w:rsidRPr="00E91A57">
        <w:rPr>
          <w:rFonts w:ascii="Times New Roman" w:hAnsi="Times New Roman" w:cs="Times New Roman"/>
          <w:i/>
          <w:sz w:val="24"/>
          <w:szCs w:val="24"/>
        </w:rPr>
        <w:t>S. thompsoni</w:t>
      </w:r>
      <w:r w:rsidR="002E33C9">
        <w:rPr>
          <w:rFonts w:ascii="Times New Roman" w:hAnsi="Times New Roman" w:cs="Times New Roman"/>
          <w:sz w:val="24"/>
          <w:szCs w:val="24"/>
        </w:rPr>
        <w:t xml:space="preserve"> </w:t>
      </w:r>
      <w:r w:rsidR="00E35DA7">
        <w:rPr>
          <w:rFonts w:ascii="Times New Roman" w:hAnsi="Times New Roman" w:cs="Times New Roman"/>
          <w:sz w:val="24"/>
          <w:szCs w:val="24"/>
        </w:rPr>
        <w:t xml:space="preserve">with high </w:t>
      </w:r>
      <w:r w:rsidR="002E33C9">
        <w:rPr>
          <w:rFonts w:ascii="Times New Roman" w:hAnsi="Times New Roman" w:cs="Times New Roman"/>
          <w:sz w:val="24"/>
          <w:szCs w:val="24"/>
        </w:rPr>
        <w:t xml:space="preserve">reproduction </w:t>
      </w:r>
      <w:r w:rsidR="00E35DA7">
        <w:rPr>
          <w:rFonts w:ascii="Times New Roman" w:hAnsi="Times New Roman" w:cs="Times New Roman"/>
          <w:sz w:val="24"/>
          <w:szCs w:val="24"/>
        </w:rPr>
        <w:t>intensity during the summer–</w:t>
      </w:r>
      <w:del w:id="37" w:author="Florian Lüskow" w:date="2024-08-05T08:06:00Z" w16du:dateUtc="2024-08-05T06:06:00Z">
        <w:r w:rsidR="00E35DA7" w:rsidDel="00FE15BE">
          <w:rPr>
            <w:rFonts w:ascii="Times New Roman" w:hAnsi="Times New Roman" w:cs="Times New Roman"/>
            <w:sz w:val="24"/>
            <w:szCs w:val="24"/>
          </w:rPr>
          <w:delText xml:space="preserve">fall </w:delText>
        </w:r>
      </w:del>
      <w:ins w:id="38" w:author="Florian Lüskow" w:date="2024-08-05T08:06:00Z" w16du:dateUtc="2024-08-05T06:06:00Z">
        <w:r w:rsidR="00FE15BE">
          <w:rPr>
            <w:rFonts w:ascii="Times New Roman" w:hAnsi="Times New Roman" w:cs="Times New Roman"/>
            <w:sz w:val="24"/>
            <w:szCs w:val="24"/>
          </w:rPr>
          <w:t xml:space="preserve">autumn </w:t>
        </w:r>
      </w:ins>
      <w:r w:rsidR="00E35DA7">
        <w:rPr>
          <w:rFonts w:ascii="Times New Roman" w:hAnsi="Times New Roman" w:cs="Times New Roman"/>
          <w:sz w:val="24"/>
          <w:szCs w:val="24"/>
        </w:rPr>
        <w:t xml:space="preserve">and </w:t>
      </w:r>
      <w:r w:rsidR="007B184B">
        <w:rPr>
          <w:rFonts w:ascii="Times New Roman" w:hAnsi="Times New Roman" w:cs="Times New Roman"/>
          <w:sz w:val="24"/>
          <w:szCs w:val="24"/>
        </w:rPr>
        <w:t xml:space="preserve">its </w:t>
      </w:r>
      <w:r w:rsidR="00E35DA7">
        <w:rPr>
          <w:rFonts w:ascii="Times New Roman" w:hAnsi="Times New Roman" w:cs="Times New Roman"/>
          <w:sz w:val="24"/>
          <w:szCs w:val="24"/>
        </w:rPr>
        <w:t xml:space="preserve">interruption during the winter. </w:t>
      </w:r>
      <w:r>
        <w:rPr>
          <w:rFonts w:ascii="Times New Roman" w:hAnsi="Times New Roman" w:cs="Times New Roman"/>
          <w:sz w:val="24"/>
          <w:szCs w:val="24"/>
        </w:rPr>
        <w:t>However, r</w:t>
      </w:r>
      <w:r w:rsidR="00E35DA7">
        <w:rPr>
          <w:rFonts w:ascii="Times New Roman" w:hAnsi="Times New Roman" w:cs="Times New Roman"/>
          <w:sz w:val="24"/>
          <w:szCs w:val="24"/>
        </w:rPr>
        <w:t>ecently</w:t>
      </w:r>
      <w:r w:rsidR="007B184B">
        <w:rPr>
          <w:rFonts w:ascii="Times New Roman" w:hAnsi="Times New Roman" w:cs="Times New Roman"/>
          <w:sz w:val="24"/>
          <w:szCs w:val="24"/>
        </w:rPr>
        <w:t xml:space="preserve"> </w:t>
      </w:r>
      <w:r w:rsidR="008B180D">
        <w:rPr>
          <w:rFonts w:ascii="Times New Roman" w:hAnsi="Times New Roman" w:cs="Times New Roman"/>
          <w:sz w:val="24"/>
          <w:szCs w:val="24"/>
        </w:rPr>
        <w:t xml:space="preserve">it was suggested </w:t>
      </w:r>
      <w:r w:rsidR="00E35DA7">
        <w:rPr>
          <w:rFonts w:ascii="Times New Roman" w:hAnsi="Times New Roman" w:cs="Times New Roman"/>
          <w:sz w:val="24"/>
          <w:szCs w:val="24"/>
        </w:rPr>
        <w:t xml:space="preserve">that oozooids (solitary forms) can </w:t>
      </w:r>
      <w:r w:rsidR="007B184B">
        <w:rPr>
          <w:rFonts w:ascii="Times New Roman" w:hAnsi="Times New Roman" w:cs="Times New Roman"/>
          <w:sz w:val="24"/>
          <w:szCs w:val="24"/>
        </w:rPr>
        <w:t xml:space="preserve">live </w:t>
      </w:r>
      <w:r w:rsidR="008B180D">
        <w:rPr>
          <w:rFonts w:ascii="Times New Roman" w:hAnsi="Times New Roman" w:cs="Times New Roman"/>
          <w:sz w:val="24"/>
          <w:szCs w:val="24"/>
        </w:rPr>
        <w:t xml:space="preserve">longer, overwinter and continue asexual reproduction for up to </w:t>
      </w:r>
      <w:r w:rsidR="00E35DA7">
        <w:rPr>
          <w:rFonts w:ascii="Times New Roman" w:hAnsi="Times New Roman" w:cs="Times New Roman"/>
          <w:sz w:val="24"/>
          <w:szCs w:val="24"/>
        </w:rPr>
        <w:t xml:space="preserve">two years </w:t>
      </w:r>
      <w:r>
        <w:rPr>
          <w:rFonts w:ascii="Times New Roman" w:hAnsi="Times New Roman" w:cs="Times New Roman"/>
          <w:sz w:val="24"/>
          <w:szCs w:val="24"/>
        </w:rPr>
        <w:t xml:space="preserve">providing a plausible explanation for a periodic occurrence of </w:t>
      </w:r>
      <w:del w:id="39" w:author="Florian Lüskow" w:date="2024-08-05T08:07:00Z" w16du:dateUtc="2024-08-05T06:07:00Z">
        <w:r w:rsidDel="00FE15BE">
          <w:rPr>
            <w:rFonts w:ascii="Times New Roman" w:hAnsi="Times New Roman" w:cs="Times New Roman"/>
            <w:sz w:val="24"/>
            <w:szCs w:val="24"/>
          </w:rPr>
          <w:delText>salp dominating</w:delText>
        </w:r>
      </w:del>
      <w:ins w:id="40" w:author="Florian Lüskow" w:date="2024-08-05T08:07:00Z" w16du:dateUtc="2024-08-05T06:07:00Z">
        <w:r w:rsidR="00FE15BE">
          <w:rPr>
            <w:rFonts w:ascii="Times New Roman" w:hAnsi="Times New Roman" w:cs="Times New Roman"/>
            <w:sz w:val="24"/>
            <w:szCs w:val="24"/>
          </w:rPr>
          <w:t>salp-dominating</w:t>
        </w:r>
      </w:ins>
      <w:r>
        <w:rPr>
          <w:rFonts w:ascii="Times New Roman" w:hAnsi="Times New Roman" w:cs="Times New Roman"/>
          <w:sz w:val="24"/>
          <w:szCs w:val="24"/>
        </w:rPr>
        <w:t xml:space="preserve"> years (Loeb and Santora</w:t>
      </w:r>
      <w:del w:id="41" w:author="Florian Lüskow" w:date="2024-08-05T08:07:00Z" w16du:dateUtc="2024-08-05T06:07:00Z">
        <w:r w:rsidDel="00FE15BE">
          <w:rPr>
            <w:rFonts w:ascii="Times New Roman" w:hAnsi="Times New Roman" w:cs="Times New Roman"/>
            <w:sz w:val="24"/>
            <w:szCs w:val="24"/>
          </w:rPr>
          <w:delText>,</w:delText>
        </w:r>
      </w:del>
      <w:r>
        <w:rPr>
          <w:rFonts w:ascii="Times New Roman" w:hAnsi="Times New Roman" w:cs="Times New Roman"/>
          <w:sz w:val="24"/>
          <w:szCs w:val="24"/>
        </w:rPr>
        <w:t xml:space="preserve"> 2012)</w:t>
      </w:r>
      <w:r w:rsidR="007B184B">
        <w:rPr>
          <w:rFonts w:ascii="Times New Roman" w:hAnsi="Times New Roman" w:cs="Times New Roman"/>
          <w:sz w:val="24"/>
          <w:szCs w:val="24"/>
        </w:rPr>
        <w:t xml:space="preserve">. </w:t>
      </w:r>
      <w:r w:rsidR="00151D31">
        <w:rPr>
          <w:rFonts w:ascii="Times New Roman" w:hAnsi="Times New Roman" w:cs="Times New Roman"/>
          <w:sz w:val="24"/>
          <w:szCs w:val="24"/>
        </w:rPr>
        <w:t xml:space="preserve">Field measurements </w:t>
      </w:r>
      <w:r>
        <w:rPr>
          <w:rFonts w:ascii="Times New Roman" w:hAnsi="Times New Roman" w:cs="Times New Roman"/>
          <w:sz w:val="24"/>
          <w:szCs w:val="24"/>
        </w:rPr>
        <w:t xml:space="preserve">of </w:t>
      </w:r>
      <w:del w:id="42" w:author="Florian Lüskow" w:date="2024-08-05T08:07:00Z" w16du:dateUtc="2024-08-05T06:07:00Z">
        <w:r w:rsidR="00151D31" w:rsidDel="00FE15BE">
          <w:rPr>
            <w:rFonts w:ascii="Times New Roman" w:hAnsi="Times New Roman" w:cs="Times New Roman"/>
            <w:sz w:val="24"/>
            <w:szCs w:val="24"/>
          </w:rPr>
          <w:delText xml:space="preserve">an </w:delText>
        </w:r>
      </w:del>
      <w:r w:rsidR="00151D31" w:rsidRPr="00252738">
        <w:rPr>
          <w:rFonts w:ascii="Times New Roman" w:hAnsi="Times New Roman" w:cs="Times New Roman"/>
          <w:i/>
          <w:sz w:val="24"/>
          <w:szCs w:val="24"/>
        </w:rPr>
        <w:t>in situ</w:t>
      </w:r>
      <w:r w:rsidR="00151D31">
        <w:rPr>
          <w:rFonts w:ascii="Times New Roman" w:hAnsi="Times New Roman" w:cs="Times New Roman"/>
          <w:sz w:val="24"/>
          <w:szCs w:val="24"/>
        </w:rPr>
        <w:t xml:space="preserve"> </w:t>
      </w:r>
      <w:r>
        <w:rPr>
          <w:rFonts w:ascii="Times New Roman" w:hAnsi="Times New Roman" w:cs="Times New Roman"/>
          <w:sz w:val="24"/>
          <w:szCs w:val="24"/>
        </w:rPr>
        <w:t xml:space="preserve">growth </w:t>
      </w:r>
      <w:r w:rsidR="00151D31">
        <w:rPr>
          <w:rFonts w:ascii="Times New Roman" w:hAnsi="Times New Roman" w:cs="Times New Roman"/>
          <w:sz w:val="24"/>
          <w:szCs w:val="24"/>
        </w:rPr>
        <w:t xml:space="preserve">and development </w:t>
      </w:r>
      <w:r>
        <w:rPr>
          <w:rFonts w:ascii="Times New Roman" w:hAnsi="Times New Roman" w:cs="Times New Roman"/>
          <w:sz w:val="24"/>
          <w:szCs w:val="24"/>
        </w:rPr>
        <w:t xml:space="preserve">rates </w:t>
      </w:r>
      <w:r w:rsidR="00151D31">
        <w:rPr>
          <w:rFonts w:ascii="Times New Roman" w:hAnsi="Times New Roman" w:cs="Times New Roman"/>
          <w:sz w:val="24"/>
          <w:szCs w:val="24"/>
        </w:rPr>
        <w:t xml:space="preserve">produced evidence </w:t>
      </w:r>
      <w:r w:rsidR="007B184B">
        <w:rPr>
          <w:rFonts w:ascii="Times New Roman" w:hAnsi="Times New Roman" w:cs="Times New Roman"/>
          <w:sz w:val="24"/>
          <w:szCs w:val="24"/>
        </w:rPr>
        <w:t>that</w:t>
      </w:r>
      <w:r w:rsidR="007B184B" w:rsidRPr="007B184B">
        <w:rPr>
          <w:rFonts w:ascii="Times New Roman" w:hAnsi="Times New Roman" w:cs="Times New Roman"/>
          <w:sz w:val="24"/>
          <w:szCs w:val="24"/>
        </w:rPr>
        <w:t xml:space="preserve"> </w:t>
      </w:r>
      <w:r w:rsidR="00252738" w:rsidRPr="00252738">
        <w:rPr>
          <w:rFonts w:ascii="Times New Roman" w:hAnsi="Times New Roman" w:cs="Times New Roman"/>
          <w:i/>
          <w:sz w:val="24"/>
          <w:szCs w:val="24"/>
        </w:rPr>
        <w:t>S. thompsoni</w:t>
      </w:r>
      <w:r w:rsidR="00252738">
        <w:rPr>
          <w:rFonts w:ascii="Times New Roman" w:hAnsi="Times New Roman" w:cs="Times New Roman"/>
          <w:sz w:val="24"/>
          <w:szCs w:val="24"/>
        </w:rPr>
        <w:t xml:space="preserve"> </w:t>
      </w:r>
      <w:proofErr w:type="gramStart"/>
      <w:r w:rsidR="007B184B" w:rsidRPr="007B184B">
        <w:rPr>
          <w:rFonts w:ascii="Times New Roman" w:hAnsi="Times New Roman" w:cs="Times New Roman"/>
          <w:sz w:val="24"/>
          <w:szCs w:val="24"/>
        </w:rPr>
        <w:t>are capable of completing</w:t>
      </w:r>
      <w:proofErr w:type="gramEnd"/>
      <w:r w:rsidR="007B184B" w:rsidRPr="007B184B">
        <w:rPr>
          <w:rFonts w:ascii="Times New Roman" w:hAnsi="Times New Roman" w:cs="Times New Roman"/>
          <w:sz w:val="24"/>
          <w:szCs w:val="24"/>
        </w:rPr>
        <w:t xml:space="preserve"> their </w:t>
      </w:r>
      <w:r w:rsidR="007B184B">
        <w:rPr>
          <w:rFonts w:ascii="Times New Roman" w:hAnsi="Times New Roman" w:cs="Times New Roman"/>
          <w:sz w:val="24"/>
          <w:szCs w:val="24"/>
        </w:rPr>
        <w:t xml:space="preserve">entire </w:t>
      </w:r>
      <w:r w:rsidR="007B184B" w:rsidRPr="007B184B">
        <w:rPr>
          <w:rFonts w:ascii="Times New Roman" w:hAnsi="Times New Roman" w:cs="Times New Roman"/>
          <w:sz w:val="24"/>
          <w:szCs w:val="24"/>
        </w:rPr>
        <w:t xml:space="preserve">life cycle </w:t>
      </w:r>
      <w:r w:rsidR="00151D31">
        <w:rPr>
          <w:rFonts w:ascii="Times New Roman" w:hAnsi="Times New Roman" w:cs="Times New Roman"/>
          <w:sz w:val="24"/>
          <w:szCs w:val="24"/>
        </w:rPr>
        <w:t xml:space="preserve">in </w:t>
      </w:r>
      <w:r w:rsidR="007B184B" w:rsidRPr="007B184B">
        <w:rPr>
          <w:rFonts w:ascii="Times New Roman" w:hAnsi="Times New Roman" w:cs="Times New Roman"/>
          <w:sz w:val="24"/>
          <w:szCs w:val="24"/>
        </w:rPr>
        <w:t>two</w:t>
      </w:r>
      <w:del w:id="43" w:author="Florian Lüskow" w:date="2024-08-05T08:07:00Z" w16du:dateUtc="2024-08-05T06:07:00Z">
        <w:r w:rsidR="007B184B" w:rsidRPr="007B184B" w:rsidDel="00FE15BE">
          <w:rPr>
            <w:rFonts w:ascii="Times New Roman" w:hAnsi="Times New Roman" w:cs="Times New Roman"/>
            <w:sz w:val="24"/>
            <w:szCs w:val="24"/>
          </w:rPr>
          <w:delText>-</w:delText>
        </w:r>
      </w:del>
      <w:ins w:id="44" w:author="Florian Lüskow" w:date="2024-08-05T08:07:00Z" w16du:dateUtc="2024-08-05T06:07:00Z">
        <w:r w:rsidR="00FE15BE">
          <w:rPr>
            <w:rFonts w:ascii="Times New Roman" w:hAnsi="Times New Roman" w:cs="Times New Roman"/>
            <w:sz w:val="24"/>
            <w:szCs w:val="24"/>
          </w:rPr>
          <w:t>–</w:t>
        </w:r>
      </w:ins>
      <w:r w:rsidR="007B184B" w:rsidRPr="007B184B">
        <w:rPr>
          <w:rFonts w:ascii="Times New Roman" w:hAnsi="Times New Roman" w:cs="Times New Roman"/>
          <w:sz w:val="24"/>
          <w:szCs w:val="24"/>
        </w:rPr>
        <w:t>three months</w:t>
      </w:r>
      <w:r w:rsidR="00252738">
        <w:rPr>
          <w:rFonts w:ascii="Times New Roman" w:hAnsi="Times New Roman" w:cs="Times New Roman"/>
          <w:sz w:val="24"/>
          <w:szCs w:val="24"/>
        </w:rPr>
        <w:t xml:space="preserve"> (</w:t>
      </w:r>
      <w:r w:rsidR="007B184B" w:rsidRPr="007B184B">
        <w:rPr>
          <w:rFonts w:ascii="Times New Roman" w:hAnsi="Times New Roman" w:cs="Times New Roman"/>
          <w:sz w:val="24"/>
          <w:szCs w:val="24"/>
        </w:rPr>
        <w:t xml:space="preserve">Pakhomov and Hunt 2017, </w:t>
      </w:r>
      <w:r w:rsidR="00252738">
        <w:rPr>
          <w:rFonts w:ascii="Times New Roman" w:hAnsi="Times New Roman" w:cs="Times New Roman"/>
          <w:sz w:val="24"/>
          <w:szCs w:val="24"/>
        </w:rPr>
        <w:t xml:space="preserve">Lüskow et al. 2020) with models also strongly suggesting </w:t>
      </w:r>
      <w:r w:rsidR="00AB5665">
        <w:rPr>
          <w:rFonts w:ascii="Times New Roman" w:hAnsi="Times New Roman" w:cs="Times New Roman"/>
          <w:sz w:val="24"/>
          <w:szCs w:val="24"/>
        </w:rPr>
        <w:t xml:space="preserve">that </w:t>
      </w:r>
      <w:r w:rsidR="00252738">
        <w:rPr>
          <w:rFonts w:ascii="Times New Roman" w:hAnsi="Times New Roman" w:cs="Times New Roman"/>
          <w:sz w:val="24"/>
          <w:szCs w:val="24"/>
        </w:rPr>
        <w:t xml:space="preserve">more than one generation per year is </w:t>
      </w:r>
      <w:r w:rsidR="00AB5665">
        <w:rPr>
          <w:rFonts w:ascii="Times New Roman" w:hAnsi="Times New Roman" w:cs="Times New Roman"/>
          <w:sz w:val="24"/>
          <w:szCs w:val="24"/>
        </w:rPr>
        <w:t xml:space="preserve">needed </w:t>
      </w:r>
      <w:r w:rsidR="00252738">
        <w:rPr>
          <w:rFonts w:ascii="Times New Roman" w:hAnsi="Times New Roman" w:cs="Times New Roman"/>
          <w:sz w:val="24"/>
          <w:szCs w:val="24"/>
        </w:rPr>
        <w:t>to reconstruct the Foxton’s annual salp abundance dynamics (</w:t>
      </w:r>
      <w:r w:rsidR="007B184B" w:rsidRPr="007B184B">
        <w:rPr>
          <w:rFonts w:ascii="Times New Roman" w:hAnsi="Times New Roman" w:cs="Times New Roman"/>
          <w:sz w:val="24"/>
          <w:szCs w:val="24"/>
        </w:rPr>
        <w:t>Henschke et al. 2018</w:t>
      </w:r>
      <w:r w:rsidR="00252738">
        <w:rPr>
          <w:rFonts w:ascii="Times New Roman" w:hAnsi="Times New Roman" w:cs="Times New Roman"/>
          <w:sz w:val="24"/>
          <w:szCs w:val="24"/>
        </w:rPr>
        <w:t xml:space="preserve">, </w:t>
      </w:r>
      <w:r w:rsidR="00252738" w:rsidRPr="00363F75">
        <w:rPr>
          <w:rFonts w:ascii="Times New Roman" w:hAnsi="Times New Roman" w:cs="Times New Roman"/>
          <w:sz w:val="24"/>
          <w:szCs w:val="24"/>
        </w:rPr>
        <w:t>Groeneveld et al. 2020</w:t>
      </w:r>
      <w:r w:rsidR="007B184B" w:rsidRPr="007B184B">
        <w:rPr>
          <w:rFonts w:ascii="Times New Roman" w:hAnsi="Times New Roman" w:cs="Times New Roman"/>
          <w:sz w:val="24"/>
          <w:szCs w:val="24"/>
        </w:rPr>
        <w:t>).</w:t>
      </w:r>
      <w:r w:rsidR="00252738">
        <w:rPr>
          <w:rFonts w:ascii="Times New Roman" w:hAnsi="Times New Roman" w:cs="Times New Roman"/>
          <w:sz w:val="24"/>
          <w:szCs w:val="24"/>
        </w:rPr>
        <w:t xml:space="preserve"> Lastly, </w:t>
      </w:r>
      <w:del w:id="45" w:author="Florian Lüskow" w:date="2024-08-05T08:08:00Z" w16du:dateUtc="2024-08-05T06:08:00Z">
        <w:r w:rsidR="00A925D4" w:rsidDel="00FE15BE">
          <w:rPr>
            <w:rFonts w:ascii="Times New Roman" w:hAnsi="Times New Roman" w:cs="Times New Roman"/>
            <w:sz w:val="24"/>
            <w:szCs w:val="24"/>
          </w:rPr>
          <w:delText>there were preliminary observations</w:delText>
        </w:r>
      </w:del>
      <w:ins w:id="46" w:author="Florian Lüskow" w:date="2024-08-05T08:08:00Z" w16du:dateUtc="2024-08-05T06:08:00Z">
        <w:r w:rsidR="00FE15BE">
          <w:rPr>
            <w:rFonts w:ascii="Times New Roman" w:hAnsi="Times New Roman" w:cs="Times New Roman"/>
            <w:sz w:val="24"/>
            <w:szCs w:val="24"/>
          </w:rPr>
          <w:t>preliminary observations were</w:t>
        </w:r>
      </w:ins>
      <w:r w:rsidR="00A925D4">
        <w:rPr>
          <w:rFonts w:ascii="Times New Roman" w:hAnsi="Times New Roman" w:cs="Times New Roman"/>
          <w:sz w:val="24"/>
          <w:szCs w:val="24"/>
        </w:rPr>
        <w:t xml:space="preserve"> </w:t>
      </w:r>
      <w:r w:rsidR="00673498">
        <w:rPr>
          <w:rFonts w:ascii="Times New Roman" w:hAnsi="Times New Roman" w:cs="Times New Roman"/>
          <w:sz w:val="24"/>
          <w:szCs w:val="24"/>
        </w:rPr>
        <w:t>that</w:t>
      </w:r>
      <w:r w:rsidR="00A925D4">
        <w:rPr>
          <w:rFonts w:ascii="Times New Roman" w:hAnsi="Times New Roman" w:cs="Times New Roman"/>
          <w:sz w:val="24"/>
          <w:szCs w:val="24"/>
        </w:rPr>
        <w:t xml:space="preserve"> </w:t>
      </w:r>
      <w:r w:rsidR="00A925D4" w:rsidRPr="00AB5665">
        <w:rPr>
          <w:rFonts w:ascii="Times New Roman" w:hAnsi="Times New Roman" w:cs="Times New Roman"/>
          <w:i/>
          <w:sz w:val="24"/>
          <w:szCs w:val="24"/>
        </w:rPr>
        <w:t>S. thompsoni</w:t>
      </w:r>
      <w:r w:rsidR="00A925D4">
        <w:rPr>
          <w:rFonts w:ascii="Times New Roman" w:hAnsi="Times New Roman" w:cs="Times New Roman"/>
          <w:sz w:val="24"/>
          <w:szCs w:val="24"/>
        </w:rPr>
        <w:t xml:space="preserve"> </w:t>
      </w:r>
      <w:r w:rsidR="00673498">
        <w:rPr>
          <w:rFonts w:ascii="Times New Roman" w:hAnsi="Times New Roman" w:cs="Times New Roman"/>
          <w:sz w:val="24"/>
          <w:szCs w:val="24"/>
        </w:rPr>
        <w:t xml:space="preserve">may </w:t>
      </w:r>
      <w:r w:rsidR="00A925D4">
        <w:rPr>
          <w:rFonts w:ascii="Times New Roman" w:hAnsi="Times New Roman" w:cs="Times New Roman"/>
          <w:sz w:val="24"/>
          <w:szCs w:val="24"/>
        </w:rPr>
        <w:t>successfully reproduc</w:t>
      </w:r>
      <w:r w:rsidR="00673498">
        <w:rPr>
          <w:rFonts w:ascii="Times New Roman" w:hAnsi="Times New Roman" w:cs="Times New Roman"/>
          <w:sz w:val="24"/>
          <w:szCs w:val="24"/>
        </w:rPr>
        <w:t>e</w:t>
      </w:r>
      <w:r w:rsidR="00A925D4">
        <w:rPr>
          <w:rFonts w:ascii="Times New Roman" w:hAnsi="Times New Roman" w:cs="Times New Roman"/>
          <w:sz w:val="24"/>
          <w:szCs w:val="24"/>
        </w:rPr>
        <w:t xml:space="preserve"> in August 2013</w:t>
      </w:r>
      <w:r w:rsidR="00AB5665">
        <w:rPr>
          <w:rFonts w:ascii="Times New Roman" w:hAnsi="Times New Roman" w:cs="Times New Roman"/>
          <w:sz w:val="24"/>
          <w:szCs w:val="24"/>
        </w:rPr>
        <w:t xml:space="preserve"> under the sea ice</w:t>
      </w:r>
      <w:r w:rsidR="00A925D4">
        <w:rPr>
          <w:rFonts w:ascii="Times New Roman" w:hAnsi="Times New Roman" w:cs="Times New Roman"/>
          <w:sz w:val="24"/>
          <w:szCs w:val="24"/>
        </w:rPr>
        <w:t xml:space="preserve"> (Pakhomov and Hunt 2014) questioning their winter reproductive disruption.</w:t>
      </w:r>
    </w:p>
    <w:p w14:paraId="6FC79C30" w14:textId="77777777" w:rsidR="00A925D4" w:rsidRDefault="00A925D4" w:rsidP="00375C13">
      <w:pPr>
        <w:spacing w:after="0" w:line="360" w:lineRule="auto"/>
        <w:rPr>
          <w:rFonts w:ascii="Times New Roman" w:hAnsi="Times New Roman" w:cs="Times New Roman"/>
          <w:sz w:val="24"/>
          <w:szCs w:val="24"/>
        </w:rPr>
      </w:pPr>
    </w:p>
    <w:p w14:paraId="6E6519C5" w14:textId="4A324A80" w:rsidR="001873E7" w:rsidRDefault="00AB5665" w:rsidP="00375C1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Currently, </w:t>
      </w:r>
      <w:proofErr w:type="gramStart"/>
      <w:ins w:id="47" w:author="Florian Lüskow" w:date="2024-08-05T08:08:00Z" w16du:dateUtc="2024-08-05T06:08:00Z">
        <w:r w:rsidR="00644678">
          <w:rPr>
            <w:rFonts w:ascii="Times New Roman" w:hAnsi="Times New Roman" w:cs="Times New Roman"/>
            <w:sz w:val="24"/>
            <w:szCs w:val="24"/>
          </w:rPr>
          <w:t xml:space="preserve">the </w:t>
        </w:r>
      </w:ins>
      <w:r>
        <w:rPr>
          <w:rFonts w:ascii="Times New Roman" w:hAnsi="Times New Roman" w:cs="Times New Roman"/>
          <w:sz w:val="24"/>
          <w:szCs w:val="24"/>
        </w:rPr>
        <w:t>majority of</w:t>
      </w:r>
      <w:proofErr w:type="gramEnd"/>
      <w:r>
        <w:rPr>
          <w:rFonts w:ascii="Times New Roman" w:hAnsi="Times New Roman" w:cs="Times New Roman"/>
          <w:sz w:val="24"/>
          <w:szCs w:val="24"/>
        </w:rPr>
        <w:t xml:space="preserve"> the </w:t>
      </w:r>
      <w:r w:rsidRPr="00AB5665">
        <w:rPr>
          <w:rFonts w:ascii="Times New Roman" w:hAnsi="Times New Roman" w:cs="Times New Roman"/>
          <w:i/>
          <w:sz w:val="24"/>
          <w:szCs w:val="24"/>
        </w:rPr>
        <w:t>S. thompsoni</w:t>
      </w:r>
      <w:r>
        <w:rPr>
          <w:rFonts w:ascii="Times New Roman" w:hAnsi="Times New Roman" w:cs="Times New Roman"/>
          <w:sz w:val="24"/>
          <w:szCs w:val="24"/>
        </w:rPr>
        <w:t xml:space="preserve"> life cycle observations </w:t>
      </w:r>
      <w:r w:rsidR="00E01630">
        <w:rPr>
          <w:rFonts w:ascii="Times New Roman" w:hAnsi="Times New Roman" w:cs="Times New Roman"/>
          <w:sz w:val="24"/>
          <w:szCs w:val="24"/>
        </w:rPr>
        <w:t xml:space="preserve">were collected </w:t>
      </w:r>
      <w:r w:rsidR="000E19DF">
        <w:rPr>
          <w:rFonts w:ascii="Times New Roman" w:hAnsi="Times New Roman" w:cs="Times New Roman"/>
          <w:sz w:val="24"/>
          <w:szCs w:val="24"/>
        </w:rPr>
        <w:t xml:space="preserve">during </w:t>
      </w:r>
      <w:r w:rsidR="00E01630">
        <w:rPr>
          <w:rFonts w:ascii="Times New Roman" w:hAnsi="Times New Roman" w:cs="Times New Roman"/>
          <w:sz w:val="24"/>
          <w:szCs w:val="24"/>
        </w:rPr>
        <w:t>December</w:t>
      </w:r>
      <w:r w:rsidR="000E19DF">
        <w:rPr>
          <w:rFonts w:ascii="Times New Roman" w:hAnsi="Times New Roman" w:cs="Times New Roman"/>
          <w:sz w:val="24"/>
          <w:szCs w:val="24"/>
        </w:rPr>
        <w:t>–</w:t>
      </w:r>
      <w:r w:rsidR="00E01630">
        <w:rPr>
          <w:rFonts w:ascii="Times New Roman" w:hAnsi="Times New Roman" w:cs="Times New Roman"/>
          <w:sz w:val="24"/>
          <w:szCs w:val="24"/>
        </w:rPr>
        <w:t xml:space="preserve">April and </w:t>
      </w:r>
      <w:r>
        <w:rPr>
          <w:rFonts w:ascii="Times New Roman" w:hAnsi="Times New Roman" w:cs="Times New Roman"/>
          <w:sz w:val="24"/>
          <w:szCs w:val="24"/>
        </w:rPr>
        <w:t xml:space="preserve">concentrated in the waters north of the Polar Front with only </w:t>
      </w:r>
      <w:ins w:id="48" w:author="Florian Lüskow" w:date="2024-08-05T08:08:00Z" w16du:dateUtc="2024-08-05T06:08:00Z">
        <w:r w:rsidR="00644678">
          <w:rPr>
            <w:rFonts w:ascii="Times New Roman" w:hAnsi="Times New Roman" w:cs="Times New Roman"/>
            <w:sz w:val="24"/>
            <w:szCs w:val="24"/>
          </w:rPr>
          <w:t xml:space="preserve">a </w:t>
        </w:r>
      </w:ins>
      <w:r>
        <w:rPr>
          <w:rFonts w:ascii="Times New Roman" w:hAnsi="Times New Roman" w:cs="Times New Roman"/>
          <w:sz w:val="24"/>
          <w:szCs w:val="24"/>
        </w:rPr>
        <w:t xml:space="preserve">few </w:t>
      </w:r>
      <w:r>
        <w:rPr>
          <w:rFonts w:ascii="Times New Roman" w:hAnsi="Times New Roman" w:cs="Times New Roman"/>
          <w:sz w:val="24"/>
          <w:szCs w:val="24"/>
        </w:rPr>
        <w:lastRenderedPageBreak/>
        <w:t>studies south of it (Pakhomov et al. 2002, Henschke and Pakhomov 2019)</w:t>
      </w:r>
      <w:r w:rsidR="00E01630">
        <w:rPr>
          <w:rFonts w:ascii="Times New Roman" w:hAnsi="Times New Roman" w:cs="Times New Roman"/>
          <w:sz w:val="24"/>
          <w:szCs w:val="24"/>
        </w:rPr>
        <w:t xml:space="preserve">. </w:t>
      </w:r>
      <w:ins w:id="49" w:author="Florian Lüskow" w:date="2024-08-05T08:08:00Z" w16du:dateUtc="2024-08-05T06:08:00Z">
        <w:r w:rsidR="00644678">
          <w:rPr>
            <w:rFonts w:ascii="Times New Roman" w:hAnsi="Times New Roman" w:cs="Times New Roman"/>
            <w:sz w:val="24"/>
            <w:szCs w:val="24"/>
          </w:rPr>
          <w:t xml:space="preserve">The </w:t>
        </w:r>
      </w:ins>
      <w:r w:rsidR="000E19DF">
        <w:rPr>
          <w:rFonts w:ascii="Times New Roman" w:hAnsi="Times New Roman" w:cs="Times New Roman"/>
          <w:sz w:val="24"/>
          <w:szCs w:val="24"/>
        </w:rPr>
        <w:t>October</w:t>
      </w:r>
      <w:del w:id="50" w:author="Florian Lüskow" w:date="2024-08-05T08:08:00Z" w16du:dateUtc="2024-08-05T06:08:00Z">
        <w:r w:rsidR="000E19DF" w:rsidDel="00644678">
          <w:rPr>
            <w:rFonts w:ascii="Times New Roman" w:hAnsi="Times New Roman" w:cs="Times New Roman"/>
            <w:sz w:val="24"/>
            <w:szCs w:val="24"/>
          </w:rPr>
          <w:delText xml:space="preserve"> </w:delText>
        </w:r>
      </w:del>
      <w:r w:rsidR="000E19DF">
        <w:rPr>
          <w:rFonts w:ascii="Times New Roman" w:hAnsi="Times New Roman" w:cs="Times New Roman"/>
          <w:sz w:val="24"/>
          <w:szCs w:val="24"/>
        </w:rPr>
        <w:t>–</w:t>
      </w:r>
      <w:del w:id="51" w:author="Florian Lüskow" w:date="2024-08-05T08:08:00Z" w16du:dateUtc="2024-08-05T06:08:00Z">
        <w:r w:rsidR="000E19DF" w:rsidDel="00644678">
          <w:rPr>
            <w:rFonts w:ascii="Times New Roman" w:hAnsi="Times New Roman" w:cs="Times New Roman"/>
            <w:sz w:val="24"/>
            <w:szCs w:val="24"/>
          </w:rPr>
          <w:delText xml:space="preserve"> </w:delText>
        </w:r>
      </w:del>
      <w:r w:rsidR="000E19DF">
        <w:rPr>
          <w:rFonts w:ascii="Times New Roman" w:hAnsi="Times New Roman" w:cs="Times New Roman"/>
          <w:sz w:val="24"/>
          <w:szCs w:val="24"/>
        </w:rPr>
        <w:t xml:space="preserve">November 2022 </w:t>
      </w:r>
      <w:r w:rsidR="00821B27" w:rsidRPr="00F70509">
        <w:rPr>
          <w:rFonts w:ascii="Times New Roman" w:hAnsi="Times New Roman" w:cs="Times New Roman"/>
          <w:sz w:val="24"/>
          <w:szCs w:val="24"/>
        </w:rPr>
        <w:t>expedition</w:t>
      </w:r>
      <w:r w:rsidR="000E19DF">
        <w:rPr>
          <w:rFonts w:ascii="Times New Roman" w:hAnsi="Times New Roman" w:cs="Times New Roman"/>
          <w:sz w:val="24"/>
          <w:szCs w:val="24"/>
        </w:rPr>
        <w:t xml:space="preserve"> </w:t>
      </w:r>
      <w:r w:rsidR="00673498">
        <w:rPr>
          <w:rFonts w:ascii="Times New Roman" w:hAnsi="Times New Roman" w:cs="Times New Roman"/>
          <w:sz w:val="24"/>
          <w:szCs w:val="24"/>
        </w:rPr>
        <w:t xml:space="preserve">to the Atlantic </w:t>
      </w:r>
      <w:del w:id="52" w:author="Florian Lüskow" w:date="2024-08-05T08:08:00Z" w16du:dateUtc="2024-08-05T06:08:00Z">
        <w:r w:rsidR="00673498" w:rsidDel="00644678">
          <w:rPr>
            <w:rFonts w:ascii="Times New Roman" w:hAnsi="Times New Roman" w:cs="Times New Roman"/>
            <w:sz w:val="24"/>
            <w:szCs w:val="24"/>
          </w:rPr>
          <w:delText xml:space="preserve">Sector </w:delText>
        </w:r>
      </w:del>
      <w:ins w:id="53" w:author="Florian Lüskow" w:date="2024-08-05T08:08:00Z" w16du:dateUtc="2024-08-05T06:08:00Z">
        <w:r w:rsidR="00644678">
          <w:rPr>
            <w:rFonts w:ascii="Times New Roman" w:hAnsi="Times New Roman" w:cs="Times New Roman"/>
            <w:sz w:val="24"/>
            <w:szCs w:val="24"/>
          </w:rPr>
          <w:t xml:space="preserve">sector </w:t>
        </w:r>
      </w:ins>
      <w:r w:rsidR="00673498">
        <w:rPr>
          <w:rFonts w:ascii="Times New Roman" w:hAnsi="Times New Roman" w:cs="Times New Roman"/>
          <w:sz w:val="24"/>
          <w:szCs w:val="24"/>
        </w:rPr>
        <w:t xml:space="preserve">of the Southern Ocean </w:t>
      </w:r>
      <w:r w:rsidR="00B87619">
        <w:rPr>
          <w:rFonts w:ascii="Times New Roman" w:hAnsi="Times New Roman" w:cs="Times New Roman"/>
          <w:sz w:val="24"/>
          <w:szCs w:val="24"/>
        </w:rPr>
        <w:t>among other topics has</w:t>
      </w:r>
      <w:r w:rsidR="000E19DF">
        <w:rPr>
          <w:rFonts w:ascii="Times New Roman" w:hAnsi="Times New Roman" w:cs="Times New Roman"/>
          <w:sz w:val="24"/>
          <w:szCs w:val="24"/>
        </w:rPr>
        <w:t xml:space="preserve"> targeted </w:t>
      </w:r>
      <w:r w:rsidR="00821B27" w:rsidRPr="00F70509">
        <w:rPr>
          <w:rFonts w:ascii="Times New Roman" w:hAnsi="Times New Roman" w:cs="Times New Roman"/>
          <w:i/>
          <w:sz w:val="24"/>
          <w:szCs w:val="24"/>
        </w:rPr>
        <w:t>S. thompsoni</w:t>
      </w:r>
      <w:r w:rsidR="00821B27" w:rsidRPr="00F70509">
        <w:rPr>
          <w:rFonts w:ascii="Times New Roman" w:hAnsi="Times New Roman" w:cs="Times New Roman"/>
          <w:sz w:val="24"/>
          <w:szCs w:val="24"/>
        </w:rPr>
        <w:t xml:space="preserve"> </w:t>
      </w:r>
      <w:r w:rsidR="00673498">
        <w:rPr>
          <w:rFonts w:ascii="Times New Roman" w:hAnsi="Times New Roman" w:cs="Times New Roman"/>
          <w:sz w:val="24"/>
          <w:szCs w:val="24"/>
        </w:rPr>
        <w:t xml:space="preserve">populations </w:t>
      </w:r>
      <w:r w:rsidR="00B87619">
        <w:rPr>
          <w:rFonts w:ascii="Times New Roman" w:hAnsi="Times New Roman" w:cs="Times New Roman"/>
          <w:sz w:val="24"/>
          <w:szCs w:val="24"/>
        </w:rPr>
        <w:t xml:space="preserve">for </w:t>
      </w:r>
      <w:del w:id="54" w:author="Florian Lüskow" w:date="2024-08-05T08:09:00Z" w16du:dateUtc="2024-08-05T06:09:00Z">
        <w:r w:rsidR="00B87619" w:rsidDel="00644678">
          <w:rPr>
            <w:rFonts w:ascii="Times New Roman" w:hAnsi="Times New Roman" w:cs="Times New Roman"/>
            <w:sz w:val="24"/>
            <w:szCs w:val="24"/>
          </w:rPr>
          <w:delText>collection of</w:delText>
        </w:r>
      </w:del>
      <w:ins w:id="55" w:author="Florian Lüskow" w:date="2024-08-05T08:09:00Z" w16du:dateUtc="2024-08-05T06:09:00Z">
        <w:r w:rsidR="00644678">
          <w:rPr>
            <w:rFonts w:ascii="Times New Roman" w:hAnsi="Times New Roman" w:cs="Times New Roman"/>
            <w:sz w:val="24"/>
            <w:szCs w:val="24"/>
          </w:rPr>
          <w:t>collecting</w:t>
        </w:r>
      </w:ins>
      <w:r w:rsidR="00B87619">
        <w:rPr>
          <w:rFonts w:ascii="Times New Roman" w:hAnsi="Times New Roman" w:cs="Times New Roman"/>
          <w:sz w:val="24"/>
          <w:szCs w:val="24"/>
        </w:rPr>
        <w:t xml:space="preserve"> </w:t>
      </w:r>
      <w:r w:rsidR="000E19DF">
        <w:rPr>
          <w:rFonts w:ascii="Times New Roman" w:hAnsi="Times New Roman" w:cs="Times New Roman"/>
          <w:sz w:val="24"/>
          <w:szCs w:val="24"/>
        </w:rPr>
        <w:t xml:space="preserve">biological data during </w:t>
      </w:r>
      <w:r w:rsidR="00821B27" w:rsidRPr="00F70509">
        <w:rPr>
          <w:rFonts w:ascii="Times New Roman" w:hAnsi="Times New Roman" w:cs="Times New Roman"/>
          <w:sz w:val="24"/>
          <w:szCs w:val="24"/>
        </w:rPr>
        <w:t xml:space="preserve">poorly sampled austral spring. </w:t>
      </w:r>
      <w:r w:rsidR="00B87619">
        <w:rPr>
          <w:rFonts w:ascii="Times New Roman" w:hAnsi="Times New Roman" w:cs="Times New Roman"/>
          <w:sz w:val="24"/>
          <w:szCs w:val="24"/>
        </w:rPr>
        <w:t xml:space="preserve">This study aimed first, to </w:t>
      </w:r>
      <w:r w:rsidR="001873E7" w:rsidRPr="00F70509">
        <w:rPr>
          <w:rFonts w:ascii="Times New Roman" w:hAnsi="Times New Roman" w:cs="Times New Roman"/>
          <w:sz w:val="24"/>
          <w:szCs w:val="24"/>
        </w:rPr>
        <w:t>study</w:t>
      </w:r>
      <w:r w:rsidR="00151D31">
        <w:rPr>
          <w:rFonts w:ascii="Times New Roman" w:hAnsi="Times New Roman" w:cs="Times New Roman"/>
          <w:sz w:val="24"/>
          <w:szCs w:val="24"/>
        </w:rPr>
        <w:t xml:space="preserve"> the</w:t>
      </w:r>
      <w:r w:rsidR="001873E7" w:rsidRPr="00F70509">
        <w:rPr>
          <w:rFonts w:ascii="Times New Roman" w:hAnsi="Times New Roman" w:cs="Times New Roman"/>
          <w:sz w:val="24"/>
          <w:szCs w:val="24"/>
        </w:rPr>
        <w:t xml:space="preserve"> </w:t>
      </w:r>
      <w:r w:rsidR="001873E7" w:rsidRPr="00F70509">
        <w:rPr>
          <w:rFonts w:ascii="Times New Roman" w:hAnsi="Times New Roman" w:cs="Times New Roman"/>
          <w:i/>
          <w:sz w:val="24"/>
          <w:szCs w:val="24"/>
        </w:rPr>
        <w:t>S</w:t>
      </w:r>
      <w:r w:rsidR="006C1411" w:rsidRPr="00F70509">
        <w:rPr>
          <w:rFonts w:ascii="Times New Roman" w:hAnsi="Times New Roman" w:cs="Times New Roman"/>
          <w:i/>
          <w:sz w:val="24"/>
          <w:szCs w:val="24"/>
        </w:rPr>
        <w:t xml:space="preserve">. </w:t>
      </w:r>
      <w:r w:rsidR="001873E7" w:rsidRPr="00F70509">
        <w:rPr>
          <w:rFonts w:ascii="Times New Roman" w:hAnsi="Times New Roman" w:cs="Times New Roman"/>
          <w:i/>
          <w:sz w:val="24"/>
          <w:szCs w:val="24"/>
        </w:rPr>
        <w:t>thompsoni</w:t>
      </w:r>
      <w:r w:rsidR="001873E7" w:rsidRPr="00F70509">
        <w:rPr>
          <w:rFonts w:ascii="Times New Roman" w:hAnsi="Times New Roman" w:cs="Times New Roman"/>
          <w:sz w:val="24"/>
          <w:szCs w:val="24"/>
        </w:rPr>
        <w:t xml:space="preserve"> horizontal distribution, </w:t>
      </w:r>
      <w:del w:id="56" w:author="Florian Lüskow" w:date="2024-08-05T08:09:00Z" w16du:dateUtc="2024-08-05T06:09:00Z">
        <w:r w:rsidR="001873E7" w:rsidRPr="00F70509" w:rsidDel="00644678">
          <w:rPr>
            <w:rFonts w:ascii="Times New Roman" w:hAnsi="Times New Roman" w:cs="Times New Roman"/>
            <w:sz w:val="24"/>
            <w:szCs w:val="24"/>
          </w:rPr>
          <w:delText>density</w:delText>
        </w:r>
      </w:del>
      <w:ins w:id="57" w:author="Florian Lüskow" w:date="2024-08-05T08:09:00Z" w16du:dateUtc="2024-08-05T06:09:00Z">
        <w:r w:rsidR="00644678">
          <w:rPr>
            <w:rFonts w:ascii="Times New Roman" w:hAnsi="Times New Roman" w:cs="Times New Roman"/>
            <w:sz w:val="24"/>
            <w:szCs w:val="24"/>
          </w:rPr>
          <w:t>abundance</w:t>
        </w:r>
      </w:ins>
      <w:r w:rsidR="001873E7" w:rsidRPr="00F70509">
        <w:rPr>
          <w:rFonts w:ascii="Times New Roman" w:hAnsi="Times New Roman" w:cs="Times New Roman"/>
          <w:sz w:val="24"/>
          <w:szCs w:val="24"/>
        </w:rPr>
        <w:t>,</w:t>
      </w:r>
      <w:r w:rsidR="00B87619">
        <w:rPr>
          <w:rFonts w:ascii="Times New Roman" w:hAnsi="Times New Roman" w:cs="Times New Roman"/>
          <w:sz w:val="24"/>
          <w:szCs w:val="24"/>
        </w:rPr>
        <w:t xml:space="preserve"> and </w:t>
      </w:r>
      <w:r w:rsidR="001873E7" w:rsidRPr="00F70509">
        <w:rPr>
          <w:rFonts w:ascii="Times New Roman" w:hAnsi="Times New Roman" w:cs="Times New Roman"/>
          <w:sz w:val="24"/>
          <w:szCs w:val="24"/>
        </w:rPr>
        <w:t>development</w:t>
      </w:r>
      <w:r w:rsidR="00B87619">
        <w:rPr>
          <w:rFonts w:ascii="Times New Roman" w:hAnsi="Times New Roman" w:cs="Times New Roman"/>
          <w:sz w:val="24"/>
          <w:szCs w:val="24"/>
        </w:rPr>
        <w:t xml:space="preserve"> during the early austral spring;</w:t>
      </w:r>
      <w:del w:id="58" w:author="Florian Lüskow" w:date="2024-08-05T08:09:00Z" w16du:dateUtc="2024-08-05T06:09:00Z">
        <w:r w:rsidR="00B87619" w:rsidDel="00644678">
          <w:rPr>
            <w:rFonts w:ascii="Times New Roman" w:hAnsi="Times New Roman" w:cs="Times New Roman"/>
            <w:sz w:val="24"/>
            <w:szCs w:val="24"/>
          </w:rPr>
          <w:delText xml:space="preserve"> and</w:delText>
        </w:r>
      </w:del>
      <w:r w:rsidR="00B87619">
        <w:rPr>
          <w:rFonts w:ascii="Times New Roman" w:hAnsi="Times New Roman" w:cs="Times New Roman"/>
          <w:sz w:val="24"/>
          <w:szCs w:val="24"/>
        </w:rPr>
        <w:t xml:space="preserve"> second, to </w:t>
      </w:r>
      <w:r w:rsidR="00673498">
        <w:rPr>
          <w:rFonts w:ascii="Times New Roman" w:hAnsi="Times New Roman" w:cs="Times New Roman"/>
          <w:sz w:val="24"/>
          <w:szCs w:val="24"/>
        </w:rPr>
        <w:t xml:space="preserve">investigate a relationship between the salp population development </w:t>
      </w:r>
      <w:r w:rsidR="00151D31">
        <w:rPr>
          <w:rFonts w:ascii="Times New Roman" w:hAnsi="Times New Roman" w:cs="Times New Roman"/>
          <w:sz w:val="24"/>
          <w:szCs w:val="24"/>
        </w:rPr>
        <w:t xml:space="preserve">and the </w:t>
      </w:r>
      <w:r w:rsidR="00673498">
        <w:rPr>
          <w:rFonts w:ascii="Times New Roman" w:hAnsi="Times New Roman" w:cs="Times New Roman"/>
          <w:sz w:val="24"/>
          <w:szCs w:val="24"/>
        </w:rPr>
        <w:t>regional physical setting.</w:t>
      </w:r>
    </w:p>
    <w:p w14:paraId="0DB77C28" w14:textId="5322C6FF" w:rsidR="00673498" w:rsidRDefault="00673498" w:rsidP="00375C13">
      <w:pPr>
        <w:spacing w:after="0" w:line="360" w:lineRule="auto"/>
        <w:rPr>
          <w:rFonts w:ascii="Times New Roman" w:hAnsi="Times New Roman" w:cs="Times New Roman"/>
          <w:sz w:val="24"/>
          <w:szCs w:val="24"/>
        </w:rPr>
      </w:pPr>
    </w:p>
    <w:p w14:paraId="1820A50D" w14:textId="29885B58" w:rsidR="007F64C0" w:rsidRPr="00F70509" w:rsidRDefault="00673498" w:rsidP="00375C13">
      <w:pPr>
        <w:spacing w:after="0" w:line="360" w:lineRule="auto"/>
        <w:rPr>
          <w:rFonts w:ascii="Times New Roman" w:hAnsi="Times New Roman" w:cs="Times New Roman"/>
          <w:b/>
          <w:sz w:val="24"/>
          <w:szCs w:val="24"/>
        </w:rPr>
      </w:pPr>
      <w:r>
        <w:rPr>
          <w:rFonts w:ascii="Times New Roman" w:hAnsi="Times New Roman" w:cs="Times New Roman"/>
          <w:b/>
          <w:sz w:val="24"/>
          <w:szCs w:val="24"/>
        </w:rPr>
        <w:t>Material and Methods</w:t>
      </w:r>
      <w:r w:rsidR="00C774E3" w:rsidRPr="00F70509">
        <w:rPr>
          <w:rFonts w:ascii="Times New Roman" w:hAnsi="Times New Roman" w:cs="Times New Roman"/>
          <w:b/>
          <w:sz w:val="24"/>
          <w:szCs w:val="24"/>
        </w:rPr>
        <w:t xml:space="preserve"> </w:t>
      </w:r>
    </w:p>
    <w:p w14:paraId="328CC6F4" w14:textId="77777777" w:rsidR="00635025" w:rsidRDefault="00635025" w:rsidP="00375C13">
      <w:pPr>
        <w:spacing w:after="0" w:line="360" w:lineRule="auto"/>
        <w:rPr>
          <w:rFonts w:ascii="Times New Roman" w:hAnsi="Times New Roman" w:cs="Times New Roman"/>
          <w:sz w:val="24"/>
          <w:szCs w:val="24"/>
        </w:rPr>
      </w:pPr>
    </w:p>
    <w:p w14:paraId="1AA16338" w14:textId="7011CF01" w:rsidR="00AB2B87" w:rsidRDefault="001D066D" w:rsidP="00AB2B87">
      <w:pPr>
        <w:spacing w:after="0" w:line="360" w:lineRule="auto"/>
        <w:rPr>
          <w:rFonts w:ascii="Times New Roman" w:hAnsi="Times New Roman" w:cs="Times New Roman"/>
          <w:sz w:val="24"/>
          <w:szCs w:val="24"/>
        </w:rPr>
      </w:pPr>
      <w:r w:rsidRPr="00F70509">
        <w:rPr>
          <w:rFonts w:ascii="Times New Roman" w:hAnsi="Times New Roman" w:cs="Times New Roman"/>
          <w:sz w:val="24"/>
          <w:szCs w:val="24"/>
        </w:rPr>
        <w:t>Sa</w:t>
      </w:r>
      <w:r w:rsidR="00E7170F">
        <w:rPr>
          <w:rFonts w:ascii="Times New Roman" w:hAnsi="Times New Roman" w:cs="Times New Roman"/>
          <w:sz w:val="24"/>
          <w:szCs w:val="24"/>
        </w:rPr>
        <w:t>mples</w:t>
      </w:r>
      <w:r w:rsidRPr="00F70509">
        <w:rPr>
          <w:rFonts w:ascii="Times New Roman" w:hAnsi="Times New Roman" w:cs="Times New Roman"/>
          <w:sz w:val="24"/>
          <w:szCs w:val="24"/>
        </w:rPr>
        <w:t xml:space="preserve"> were collected </w:t>
      </w:r>
      <w:r w:rsidR="00933E56">
        <w:rPr>
          <w:rFonts w:ascii="Times New Roman" w:hAnsi="Times New Roman" w:cs="Times New Roman"/>
          <w:sz w:val="24"/>
          <w:szCs w:val="24"/>
        </w:rPr>
        <w:t xml:space="preserve">between </w:t>
      </w:r>
      <w:ins w:id="59" w:author="Florian Lüskow" w:date="2024-08-05T08:10:00Z" w16du:dateUtc="2024-08-05T06:10:00Z">
        <w:r w:rsidR="00644678">
          <w:rPr>
            <w:rFonts w:ascii="Times New Roman" w:hAnsi="Times New Roman" w:cs="Times New Roman"/>
            <w:sz w:val="24"/>
            <w:szCs w:val="24"/>
          </w:rPr>
          <w:t xml:space="preserve">14 </w:t>
        </w:r>
      </w:ins>
      <w:r w:rsidR="00933E56" w:rsidRPr="00E7170F">
        <w:rPr>
          <w:rFonts w:ascii="Times New Roman" w:hAnsi="Times New Roman" w:cs="Times New Roman"/>
          <w:sz w:val="24"/>
          <w:szCs w:val="24"/>
        </w:rPr>
        <w:t>Oct</w:t>
      </w:r>
      <w:r w:rsidR="00933E56">
        <w:rPr>
          <w:rFonts w:ascii="Times New Roman" w:hAnsi="Times New Roman" w:cs="Times New Roman"/>
          <w:sz w:val="24"/>
          <w:szCs w:val="24"/>
        </w:rPr>
        <w:t>ober</w:t>
      </w:r>
      <w:del w:id="60" w:author="Florian Lüskow" w:date="2024-08-05T08:10:00Z" w16du:dateUtc="2024-08-05T06:10:00Z">
        <w:r w:rsidR="00933E56" w:rsidDel="00644678">
          <w:rPr>
            <w:rFonts w:ascii="Times New Roman" w:hAnsi="Times New Roman" w:cs="Times New Roman"/>
            <w:sz w:val="24"/>
            <w:szCs w:val="24"/>
          </w:rPr>
          <w:delText xml:space="preserve"> 14</w:delText>
        </w:r>
      </w:del>
      <w:r w:rsidR="00933E56">
        <w:rPr>
          <w:rFonts w:ascii="Times New Roman" w:hAnsi="Times New Roman" w:cs="Times New Roman"/>
          <w:sz w:val="24"/>
          <w:szCs w:val="24"/>
        </w:rPr>
        <w:t xml:space="preserve"> and </w:t>
      </w:r>
      <w:ins w:id="61" w:author="Florian Lüskow" w:date="2024-08-05T08:10:00Z" w16du:dateUtc="2024-08-05T06:10:00Z">
        <w:r w:rsidR="00644678">
          <w:rPr>
            <w:rFonts w:ascii="Times New Roman" w:hAnsi="Times New Roman" w:cs="Times New Roman"/>
            <w:sz w:val="24"/>
            <w:szCs w:val="24"/>
          </w:rPr>
          <w:t xml:space="preserve">9 </w:t>
        </w:r>
      </w:ins>
      <w:r w:rsidR="00933E56" w:rsidRPr="00E7170F">
        <w:rPr>
          <w:rFonts w:ascii="Times New Roman" w:hAnsi="Times New Roman" w:cs="Times New Roman"/>
          <w:sz w:val="24"/>
          <w:szCs w:val="24"/>
        </w:rPr>
        <w:t>Nov</w:t>
      </w:r>
      <w:r w:rsidR="00933E56">
        <w:rPr>
          <w:rFonts w:ascii="Times New Roman" w:hAnsi="Times New Roman" w:cs="Times New Roman"/>
          <w:sz w:val="24"/>
          <w:szCs w:val="24"/>
        </w:rPr>
        <w:t>ember</w:t>
      </w:r>
      <w:del w:id="62" w:author="Florian Lüskow" w:date="2024-08-05T08:10:00Z" w16du:dateUtc="2024-08-05T06:10:00Z">
        <w:r w:rsidR="00933E56" w:rsidDel="00644678">
          <w:rPr>
            <w:rFonts w:ascii="Times New Roman" w:hAnsi="Times New Roman" w:cs="Times New Roman"/>
            <w:sz w:val="24"/>
            <w:szCs w:val="24"/>
          </w:rPr>
          <w:delText xml:space="preserve"> </w:delText>
        </w:r>
        <w:r w:rsidR="00947A88" w:rsidDel="00644678">
          <w:rPr>
            <w:rFonts w:ascii="Times New Roman" w:hAnsi="Times New Roman" w:cs="Times New Roman"/>
            <w:sz w:val="24"/>
            <w:szCs w:val="24"/>
          </w:rPr>
          <w:delText>9</w:delText>
        </w:r>
      </w:del>
      <w:r w:rsidR="00933E56">
        <w:rPr>
          <w:rFonts w:ascii="Times New Roman" w:hAnsi="Times New Roman" w:cs="Times New Roman"/>
          <w:sz w:val="24"/>
          <w:szCs w:val="24"/>
        </w:rPr>
        <w:t xml:space="preserve"> </w:t>
      </w:r>
      <w:r w:rsidR="00933E56" w:rsidRPr="00E7170F">
        <w:rPr>
          <w:rFonts w:ascii="Times New Roman" w:hAnsi="Times New Roman" w:cs="Times New Roman"/>
          <w:sz w:val="24"/>
          <w:szCs w:val="24"/>
        </w:rPr>
        <w:t>2022</w:t>
      </w:r>
      <w:r w:rsidR="00933E56">
        <w:rPr>
          <w:rFonts w:ascii="Times New Roman" w:hAnsi="Times New Roman" w:cs="Times New Roman"/>
          <w:sz w:val="24"/>
          <w:szCs w:val="24"/>
        </w:rPr>
        <w:t xml:space="preserve"> </w:t>
      </w:r>
      <w:r w:rsidR="00E7170F">
        <w:rPr>
          <w:rFonts w:ascii="Times New Roman" w:hAnsi="Times New Roman" w:cs="Times New Roman"/>
          <w:sz w:val="24"/>
          <w:szCs w:val="24"/>
        </w:rPr>
        <w:t xml:space="preserve">on-board R/V </w:t>
      </w:r>
      <w:r w:rsidR="00E7170F" w:rsidRPr="00E7170F">
        <w:rPr>
          <w:rFonts w:ascii="Times New Roman" w:hAnsi="Times New Roman" w:cs="Times New Roman"/>
          <w:i/>
          <w:sz w:val="24"/>
          <w:szCs w:val="24"/>
        </w:rPr>
        <w:t>Polarstern</w:t>
      </w:r>
      <w:r w:rsidR="00E7170F">
        <w:rPr>
          <w:rFonts w:ascii="Times New Roman" w:hAnsi="Times New Roman" w:cs="Times New Roman"/>
          <w:sz w:val="24"/>
          <w:szCs w:val="24"/>
        </w:rPr>
        <w:t xml:space="preserve"> during the ANT</w:t>
      </w:r>
      <w:del w:id="63" w:author="Florian Lüskow" w:date="2024-08-05T09:32:00Z" w16du:dateUtc="2024-08-05T07:32:00Z">
        <w:r w:rsidR="00E7170F" w:rsidDel="00ED4EA7">
          <w:rPr>
            <w:rFonts w:ascii="Times New Roman" w:hAnsi="Times New Roman" w:cs="Times New Roman"/>
            <w:sz w:val="24"/>
            <w:szCs w:val="24"/>
          </w:rPr>
          <w:delText xml:space="preserve"> </w:delText>
        </w:r>
      </w:del>
      <w:r w:rsidR="00E7170F">
        <w:rPr>
          <w:rFonts w:ascii="Times New Roman" w:hAnsi="Times New Roman" w:cs="Times New Roman"/>
          <w:sz w:val="24"/>
          <w:szCs w:val="24"/>
        </w:rPr>
        <w:t>133-1 voyage dedicated to the project “</w:t>
      </w:r>
      <w:r w:rsidR="00E7170F" w:rsidRPr="00E7170F">
        <w:rPr>
          <w:rFonts w:ascii="Times New Roman" w:hAnsi="Times New Roman" w:cs="Times New Roman"/>
          <w:i/>
          <w:sz w:val="24"/>
          <w:szCs w:val="24"/>
        </w:rPr>
        <w:t xml:space="preserve">Island Impact: understanding the regional impact of South Georgia on Southern ACC </w:t>
      </w:r>
      <w:proofErr w:type="gramStart"/>
      <w:r w:rsidR="00E7170F" w:rsidRPr="00E7170F">
        <w:rPr>
          <w:rFonts w:ascii="Times New Roman" w:hAnsi="Times New Roman" w:cs="Times New Roman"/>
          <w:i/>
          <w:sz w:val="24"/>
          <w:szCs w:val="24"/>
        </w:rPr>
        <w:t>bio-geochemistry</w:t>
      </w:r>
      <w:proofErr w:type="gramEnd"/>
      <w:r w:rsidR="00E7170F" w:rsidRPr="00E7170F">
        <w:rPr>
          <w:rFonts w:ascii="Times New Roman" w:hAnsi="Times New Roman" w:cs="Times New Roman"/>
          <w:i/>
          <w:sz w:val="24"/>
          <w:szCs w:val="24"/>
        </w:rPr>
        <w:t xml:space="preserve"> and ecosystem function</w:t>
      </w:r>
      <w:r w:rsidR="00E7170F">
        <w:rPr>
          <w:rFonts w:ascii="Times New Roman" w:hAnsi="Times New Roman" w:cs="Times New Roman"/>
          <w:sz w:val="24"/>
          <w:szCs w:val="24"/>
        </w:rPr>
        <w:t>” (Fig.</w:t>
      </w:r>
      <w:ins w:id="64" w:author="Florian Lüskow" w:date="2024-08-05T08:11:00Z" w16du:dateUtc="2024-08-05T06:11:00Z">
        <w:r w:rsidR="00DD4B98">
          <w:rPr>
            <w:rFonts w:ascii="Times New Roman" w:hAnsi="Times New Roman" w:cs="Times New Roman"/>
            <w:sz w:val="24"/>
            <w:szCs w:val="24"/>
          </w:rPr>
          <w:t xml:space="preserve"> </w:t>
        </w:r>
      </w:ins>
      <w:r w:rsidR="00E7170F">
        <w:rPr>
          <w:rFonts w:ascii="Times New Roman" w:hAnsi="Times New Roman" w:cs="Times New Roman"/>
          <w:sz w:val="24"/>
          <w:szCs w:val="24"/>
        </w:rPr>
        <w:t xml:space="preserve">1, Table 1). </w:t>
      </w:r>
      <w:r w:rsidR="00AB2B87">
        <w:rPr>
          <w:rFonts w:ascii="Times New Roman" w:hAnsi="Times New Roman" w:cs="Times New Roman"/>
          <w:sz w:val="24"/>
          <w:szCs w:val="24"/>
        </w:rPr>
        <w:t xml:space="preserve">At each station, a SeaBird SBE911 CTD (conductivity-temperature-depth) unit with a pressure sensor and dual temperature and conductivity sensors attached to a rosette equipped with 12 l Niskin bottles was deployed to a </w:t>
      </w:r>
      <w:commentRangeStart w:id="65"/>
      <w:r w:rsidR="00AB2B87">
        <w:rPr>
          <w:rFonts w:ascii="Times New Roman" w:hAnsi="Times New Roman" w:cs="Times New Roman"/>
          <w:sz w:val="24"/>
          <w:szCs w:val="24"/>
        </w:rPr>
        <w:t>100</w:t>
      </w:r>
      <w:commentRangeEnd w:id="65"/>
      <w:r w:rsidR="00DD4B98">
        <w:rPr>
          <w:rStyle w:val="CommentReference"/>
        </w:rPr>
        <w:commentReference w:id="65"/>
      </w:r>
      <w:r w:rsidR="00AB2B87">
        <w:rPr>
          <w:rFonts w:ascii="Times New Roman" w:hAnsi="Times New Roman" w:cs="Times New Roman"/>
          <w:sz w:val="24"/>
          <w:szCs w:val="24"/>
        </w:rPr>
        <w:t xml:space="preserve"> m depth. Vertical profiles of temperature and salinity were processed using standard manufacturer processing routines and salinity measurements were compared to bottle samples measured against standard seawater using a salinometer. We determined the depth of the surface mixed layer (ML) as the interpolated depth beyond which potential density increased 0.05 kg</w:t>
      </w:r>
      <w:ins w:id="66" w:author="Florian Lüskow" w:date="2024-08-05T09:33:00Z" w16du:dateUtc="2024-08-05T07:33:00Z">
        <w:r w:rsidR="00ED4EA7">
          <w:rPr>
            <w:rFonts w:ascii="Times New Roman" w:hAnsi="Times New Roman" w:cs="Times New Roman"/>
            <w:sz w:val="24"/>
            <w:szCs w:val="24"/>
          </w:rPr>
          <w:t xml:space="preserve"> </w:t>
        </w:r>
      </w:ins>
      <w:del w:id="67" w:author="Florian Lüskow" w:date="2024-08-05T09:33:00Z" w16du:dateUtc="2024-08-05T07:33:00Z">
        <w:r w:rsidR="00AB2B87" w:rsidDel="00ED4EA7">
          <w:rPr>
            <w:rFonts w:ascii="Times New Roman" w:hAnsi="Times New Roman" w:cs="Times New Roman"/>
            <w:sz w:val="24"/>
            <w:szCs w:val="24"/>
          </w:rPr>
          <w:delText>/</w:delText>
        </w:r>
      </w:del>
      <w:r w:rsidR="00AB2B87">
        <w:rPr>
          <w:rFonts w:ascii="Times New Roman" w:hAnsi="Times New Roman" w:cs="Times New Roman"/>
          <w:sz w:val="24"/>
          <w:szCs w:val="24"/>
        </w:rPr>
        <w:t>m</w:t>
      </w:r>
      <w:ins w:id="68" w:author="Florian Lüskow" w:date="2024-08-05T09:33:00Z" w16du:dateUtc="2024-08-05T07:33:00Z">
        <w:r w:rsidR="00ED4EA7" w:rsidRPr="00ED4EA7">
          <w:rPr>
            <w:rFonts w:ascii="Times New Roman" w:hAnsi="Times New Roman" w:cs="Times New Roman"/>
            <w:sz w:val="24"/>
            <w:szCs w:val="24"/>
            <w:vertAlign w:val="superscript"/>
            <w:rPrChange w:id="69" w:author="Florian Lüskow" w:date="2024-08-05T09:33:00Z" w16du:dateUtc="2024-08-05T07:33:00Z">
              <w:rPr>
                <w:rFonts w:ascii="Times New Roman" w:hAnsi="Times New Roman" w:cs="Times New Roman"/>
                <w:sz w:val="24"/>
                <w:szCs w:val="24"/>
              </w:rPr>
            </w:rPrChange>
          </w:rPr>
          <w:t>-</w:t>
        </w:r>
      </w:ins>
      <w:r w:rsidR="00AB2B87" w:rsidRPr="00417556">
        <w:rPr>
          <w:rFonts w:ascii="Times New Roman" w:hAnsi="Times New Roman" w:cs="Times New Roman"/>
          <w:sz w:val="24"/>
          <w:szCs w:val="24"/>
          <w:vertAlign w:val="superscript"/>
        </w:rPr>
        <w:t>3</w:t>
      </w:r>
      <w:r w:rsidR="00AB2B87">
        <w:rPr>
          <w:rFonts w:ascii="Times New Roman" w:hAnsi="Times New Roman" w:cs="Times New Roman"/>
          <w:sz w:val="24"/>
          <w:szCs w:val="24"/>
        </w:rPr>
        <w:t xml:space="preserve"> above the surface density value.</w:t>
      </w:r>
    </w:p>
    <w:p w14:paraId="3C6829CB" w14:textId="77777777" w:rsidR="00AB2B87" w:rsidRDefault="00AB2B87" w:rsidP="00AB2B87">
      <w:pPr>
        <w:spacing w:after="0" w:line="360" w:lineRule="auto"/>
        <w:rPr>
          <w:rFonts w:ascii="Times New Roman" w:hAnsi="Times New Roman" w:cs="Times New Roman"/>
          <w:sz w:val="24"/>
          <w:szCs w:val="24"/>
        </w:rPr>
      </w:pPr>
    </w:p>
    <w:p w14:paraId="02305EB4" w14:textId="1D3FF1E5" w:rsidR="00AB2B87" w:rsidRPr="00AB2B87" w:rsidRDefault="00AB2B87" w:rsidP="00AB2B87">
      <w:pPr>
        <w:spacing w:after="0" w:line="360" w:lineRule="auto"/>
        <w:rPr>
          <w:rFonts w:ascii="Times New Roman" w:hAnsi="Times New Roman" w:cs="Times New Roman"/>
          <w:sz w:val="24"/>
          <w:szCs w:val="24"/>
        </w:rPr>
      </w:pPr>
      <w:r w:rsidRPr="00AB2B87">
        <w:rPr>
          <w:rFonts w:ascii="Times New Roman" w:hAnsi="Times New Roman" w:cs="Times New Roman"/>
          <w:sz w:val="24"/>
          <w:szCs w:val="24"/>
        </w:rPr>
        <w:t xml:space="preserve">Individual fronts of the Antarctic Circumpolar Current (ACC) were defined using additional </w:t>
      </w:r>
      <w:del w:id="70" w:author="Florian Lüskow" w:date="2024-08-05T09:33:00Z" w16du:dateUtc="2024-08-05T07:33:00Z">
        <w:r w:rsidRPr="00AB2B87" w:rsidDel="00ED4EA7">
          <w:rPr>
            <w:rFonts w:ascii="Times New Roman" w:hAnsi="Times New Roman" w:cs="Times New Roman"/>
            <w:sz w:val="24"/>
            <w:szCs w:val="24"/>
          </w:rPr>
          <w:delText>high resolution</w:delText>
        </w:r>
      </w:del>
      <w:ins w:id="71" w:author="Florian Lüskow" w:date="2024-08-05T09:33:00Z" w16du:dateUtc="2024-08-05T07:33:00Z">
        <w:r w:rsidR="00ED4EA7">
          <w:rPr>
            <w:rFonts w:ascii="Times New Roman" w:hAnsi="Times New Roman" w:cs="Times New Roman"/>
            <w:sz w:val="24"/>
            <w:szCs w:val="24"/>
          </w:rPr>
          <w:t>high-resolution</w:t>
        </w:r>
      </w:ins>
      <w:r w:rsidRPr="00AB2B87">
        <w:rPr>
          <w:rFonts w:ascii="Times New Roman" w:hAnsi="Times New Roman" w:cs="Times New Roman"/>
          <w:sz w:val="24"/>
          <w:szCs w:val="24"/>
        </w:rPr>
        <w:t xml:space="preserve"> subsurface hydrographic data gathered during </w:t>
      </w:r>
      <w:ins w:id="72" w:author="Florian Lüskow" w:date="2024-08-05T09:34:00Z" w16du:dateUtc="2024-08-05T07:34:00Z">
        <w:r w:rsidR="00ED4EA7">
          <w:rPr>
            <w:rFonts w:ascii="Times New Roman" w:hAnsi="Times New Roman" w:cs="Times New Roman"/>
            <w:sz w:val="24"/>
            <w:szCs w:val="24"/>
          </w:rPr>
          <w:t xml:space="preserve">the </w:t>
        </w:r>
      </w:ins>
      <w:r w:rsidRPr="00AB2B87">
        <w:rPr>
          <w:rFonts w:ascii="Times New Roman" w:hAnsi="Times New Roman" w:cs="Times New Roman"/>
          <w:sz w:val="24"/>
          <w:szCs w:val="24"/>
        </w:rPr>
        <w:t xml:space="preserve">deployment of a </w:t>
      </w:r>
      <w:r w:rsidRPr="0061200B">
        <w:rPr>
          <w:rFonts w:ascii="Times New Roman" w:hAnsi="Times New Roman" w:cs="Times New Roman"/>
          <w:iCs/>
          <w:sz w:val="24"/>
          <w:szCs w:val="24"/>
          <w:rPrChange w:id="73" w:author="Florian Lüskow" w:date="2024-08-05T09:44:00Z" w16du:dateUtc="2024-08-05T07:44:00Z">
            <w:rPr>
              <w:rFonts w:ascii="Times New Roman" w:hAnsi="Times New Roman" w:cs="Times New Roman"/>
              <w:i/>
              <w:sz w:val="24"/>
              <w:szCs w:val="24"/>
            </w:rPr>
          </w:rPrChange>
        </w:rPr>
        <w:t>McArtney Triaxus</w:t>
      </w:r>
      <w:r w:rsidRPr="00AB2B87">
        <w:rPr>
          <w:rFonts w:ascii="Times New Roman" w:hAnsi="Times New Roman" w:cs="Times New Roman"/>
          <w:sz w:val="24"/>
          <w:szCs w:val="24"/>
        </w:rPr>
        <w:t xml:space="preserve"> undulating profiler. The profiler was equipped with a SeaBird SBE911+ CTD instrument with dual temperature and conductivity sensors and profiled the upper 250 m of the water column during a transect along 25 °W from 49.06 °S to 54.02 °S. Temperature and salinity data were subsequently gridded for interpretation onto a regular grid with a 5 m vertical resolution and approximately 2.2 km horizontal resolution.</w:t>
      </w:r>
      <w:r>
        <w:rPr>
          <w:rFonts w:ascii="Times New Roman" w:hAnsi="Times New Roman" w:cs="Times New Roman"/>
          <w:sz w:val="24"/>
          <w:szCs w:val="24"/>
        </w:rPr>
        <w:t xml:space="preserve"> </w:t>
      </w:r>
      <w:r w:rsidRPr="00AB2B87">
        <w:rPr>
          <w:rFonts w:ascii="Times New Roman" w:hAnsi="Times New Roman" w:cs="Times New Roman"/>
          <w:sz w:val="24"/>
          <w:szCs w:val="24"/>
        </w:rPr>
        <w:t xml:space="preserve">Thermohaline properties along the transect clustered around several distinct vertical regimes and abrupt changes between these regimes indicated the crossing of density fronts. </w:t>
      </w:r>
      <w:r>
        <w:rPr>
          <w:rFonts w:ascii="Times New Roman" w:hAnsi="Times New Roman" w:cs="Times New Roman"/>
          <w:sz w:val="24"/>
          <w:szCs w:val="24"/>
        </w:rPr>
        <w:t>T</w:t>
      </w:r>
      <w:r w:rsidRPr="00AB2B87">
        <w:rPr>
          <w:rFonts w:ascii="Times New Roman" w:hAnsi="Times New Roman" w:cs="Times New Roman"/>
          <w:sz w:val="24"/>
          <w:szCs w:val="24"/>
        </w:rPr>
        <w:t>h</w:t>
      </w:r>
      <w:r>
        <w:rPr>
          <w:rFonts w:ascii="Times New Roman" w:hAnsi="Times New Roman" w:cs="Times New Roman"/>
          <w:sz w:val="24"/>
          <w:szCs w:val="24"/>
        </w:rPr>
        <w:t xml:space="preserve">e </w:t>
      </w:r>
      <w:r w:rsidRPr="00AB2B87">
        <w:rPr>
          <w:rFonts w:ascii="Times New Roman" w:hAnsi="Times New Roman" w:cs="Times New Roman"/>
          <w:sz w:val="24"/>
          <w:szCs w:val="24"/>
        </w:rPr>
        <w:t xml:space="preserve">thermohaline structure </w:t>
      </w:r>
      <w:ins w:id="74" w:author="Florian Lüskow" w:date="2024-08-05T09:31:00Z" w16du:dateUtc="2024-08-05T07:31:00Z">
        <w:r w:rsidR="00ED4EA7">
          <w:rPr>
            <w:rFonts w:ascii="Times New Roman" w:hAnsi="Times New Roman" w:cs="Times New Roman"/>
            <w:sz w:val="24"/>
            <w:szCs w:val="24"/>
          </w:rPr>
          <w:t xml:space="preserve">on </w:t>
        </w:r>
      </w:ins>
      <w:r w:rsidRPr="00AB2B87">
        <w:rPr>
          <w:rFonts w:ascii="Times New Roman" w:hAnsi="Times New Roman" w:cs="Times New Roman"/>
          <w:sz w:val="24"/>
          <w:szCs w:val="24"/>
        </w:rPr>
        <w:t>either side of each front</w:t>
      </w:r>
      <w:r>
        <w:rPr>
          <w:rFonts w:ascii="Times New Roman" w:hAnsi="Times New Roman" w:cs="Times New Roman"/>
          <w:sz w:val="24"/>
          <w:szCs w:val="24"/>
        </w:rPr>
        <w:t>,</w:t>
      </w:r>
      <w:r w:rsidRPr="00AB2B87">
        <w:rPr>
          <w:rFonts w:ascii="Times New Roman" w:hAnsi="Times New Roman" w:cs="Times New Roman"/>
          <w:sz w:val="24"/>
          <w:szCs w:val="24"/>
        </w:rPr>
        <w:t xml:space="preserve"> with reference to existing literature (Orsi et al</w:t>
      </w:r>
      <w:r>
        <w:rPr>
          <w:rFonts w:ascii="Times New Roman" w:hAnsi="Times New Roman" w:cs="Times New Roman"/>
          <w:sz w:val="24"/>
          <w:szCs w:val="24"/>
        </w:rPr>
        <w:t>.</w:t>
      </w:r>
      <w:r w:rsidRPr="00AB2B87">
        <w:rPr>
          <w:rFonts w:ascii="Times New Roman" w:hAnsi="Times New Roman" w:cs="Times New Roman"/>
          <w:sz w:val="24"/>
          <w:szCs w:val="24"/>
        </w:rPr>
        <w:t xml:space="preserve"> 1995)</w:t>
      </w:r>
      <w:r>
        <w:rPr>
          <w:rFonts w:ascii="Times New Roman" w:hAnsi="Times New Roman" w:cs="Times New Roman"/>
          <w:sz w:val="24"/>
          <w:szCs w:val="24"/>
        </w:rPr>
        <w:t>,</w:t>
      </w:r>
      <w:r w:rsidRPr="00AB2B87">
        <w:rPr>
          <w:rFonts w:ascii="Times New Roman" w:hAnsi="Times New Roman" w:cs="Times New Roman"/>
          <w:sz w:val="24"/>
          <w:szCs w:val="24"/>
        </w:rPr>
        <w:t xml:space="preserve"> </w:t>
      </w:r>
      <w:r>
        <w:rPr>
          <w:rFonts w:ascii="Times New Roman" w:hAnsi="Times New Roman" w:cs="Times New Roman"/>
          <w:sz w:val="24"/>
          <w:szCs w:val="24"/>
        </w:rPr>
        <w:t xml:space="preserve">allowed </w:t>
      </w:r>
      <w:ins w:id="75" w:author="Florian Lüskow" w:date="2024-08-05T09:31:00Z" w16du:dateUtc="2024-08-05T07:31:00Z">
        <w:r w:rsidR="00ED4EA7">
          <w:rPr>
            <w:rFonts w:ascii="Times New Roman" w:hAnsi="Times New Roman" w:cs="Times New Roman"/>
            <w:sz w:val="24"/>
            <w:szCs w:val="24"/>
          </w:rPr>
          <w:t xml:space="preserve">us </w:t>
        </w:r>
      </w:ins>
      <w:r w:rsidRPr="00AB2B87">
        <w:rPr>
          <w:rFonts w:ascii="Times New Roman" w:hAnsi="Times New Roman" w:cs="Times New Roman"/>
          <w:sz w:val="24"/>
          <w:szCs w:val="24"/>
        </w:rPr>
        <w:t xml:space="preserve">to identify which </w:t>
      </w:r>
      <w:del w:id="76" w:author="Florian Lüskow" w:date="2024-08-05T09:34:00Z" w16du:dateUtc="2024-08-05T07:34:00Z">
        <w:r w:rsidRPr="00AB2B87" w:rsidDel="00ED4EA7">
          <w:rPr>
            <w:rFonts w:ascii="Times New Roman" w:hAnsi="Times New Roman" w:cs="Times New Roman"/>
            <w:sz w:val="24"/>
            <w:szCs w:val="24"/>
          </w:rPr>
          <w:delText>particular fronts</w:delText>
        </w:r>
      </w:del>
      <w:ins w:id="77" w:author="Florian Lüskow" w:date="2024-08-05T09:34:00Z" w16du:dateUtc="2024-08-05T07:34:00Z">
        <w:r w:rsidR="00ED4EA7" w:rsidRPr="00AB2B87">
          <w:rPr>
            <w:rFonts w:ascii="Times New Roman" w:hAnsi="Times New Roman" w:cs="Times New Roman"/>
            <w:sz w:val="24"/>
            <w:szCs w:val="24"/>
          </w:rPr>
          <w:t>fronts</w:t>
        </w:r>
      </w:ins>
      <w:r w:rsidRPr="00AB2B87">
        <w:rPr>
          <w:rFonts w:ascii="Times New Roman" w:hAnsi="Times New Roman" w:cs="Times New Roman"/>
          <w:sz w:val="24"/>
          <w:szCs w:val="24"/>
        </w:rPr>
        <w:t xml:space="preserve"> had been crossed. </w:t>
      </w:r>
      <w:r>
        <w:rPr>
          <w:rFonts w:ascii="Times New Roman" w:hAnsi="Times New Roman" w:cs="Times New Roman"/>
          <w:sz w:val="24"/>
          <w:szCs w:val="24"/>
        </w:rPr>
        <w:t>T</w:t>
      </w:r>
      <w:r w:rsidRPr="00AB2B87">
        <w:rPr>
          <w:rFonts w:ascii="Times New Roman" w:hAnsi="Times New Roman" w:cs="Times New Roman"/>
          <w:sz w:val="24"/>
          <w:szCs w:val="24"/>
        </w:rPr>
        <w:t xml:space="preserve">he exact location of each front </w:t>
      </w:r>
      <w:r>
        <w:rPr>
          <w:rFonts w:ascii="Times New Roman" w:hAnsi="Times New Roman" w:cs="Times New Roman"/>
          <w:sz w:val="24"/>
          <w:szCs w:val="24"/>
        </w:rPr>
        <w:t xml:space="preserve">was identified by </w:t>
      </w:r>
      <w:r w:rsidRPr="00AB2B87">
        <w:rPr>
          <w:rFonts w:ascii="Times New Roman" w:hAnsi="Times New Roman" w:cs="Times New Roman"/>
          <w:sz w:val="24"/>
          <w:szCs w:val="24"/>
        </w:rPr>
        <w:t xml:space="preserve">the location of </w:t>
      </w:r>
      <w:ins w:id="78" w:author="Florian Lüskow" w:date="2024-08-05T09:35:00Z" w16du:dateUtc="2024-08-05T07:35:00Z">
        <w:r w:rsidR="00ED4EA7">
          <w:rPr>
            <w:rFonts w:ascii="Times New Roman" w:hAnsi="Times New Roman" w:cs="Times New Roman"/>
            <w:sz w:val="24"/>
            <w:szCs w:val="24"/>
          </w:rPr>
          <w:t xml:space="preserve">the </w:t>
        </w:r>
      </w:ins>
      <w:r w:rsidRPr="00AB2B87">
        <w:rPr>
          <w:rFonts w:ascii="Times New Roman" w:hAnsi="Times New Roman" w:cs="Times New Roman"/>
          <w:sz w:val="24"/>
          <w:szCs w:val="24"/>
        </w:rPr>
        <w:t>maximum surface density gradient in the transition region between subsequent thermohaline regimes.</w:t>
      </w:r>
    </w:p>
    <w:p w14:paraId="14ADD9FD" w14:textId="77777777" w:rsidR="00AB2B87" w:rsidRPr="00AB2B87" w:rsidDel="00ED4EA7" w:rsidRDefault="00AB2B87" w:rsidP="00AB2B87">
      <w:pPr>
        <w:spacing w:after="0" w:line="360" w:lineRule="auto"/>
        <w:rPr>
          <w:del w:id="79" w:author="Florian Lüskow" w:date="2024-08-05T09:35:00Z" w16du:dateUtc="2024-08-05T07:35:00Z"/>
          <w:rFonts w:ascii="Times New Roman" w:hAnsi="Times New Roman" w:cs="Times New Roman"/>
          <w:sz w:val="24"/>
          <w:szCs w:val="24"/>
        </w:rPr>
      </w:pPr>
    </w:p>
    <w:p w14:paraId="6C907409" w14:textId="77777777" w:rsidR="00AB2B87" w:rsidRPr="00AB2B87" w:rsidRDefault="00AB2B87" w:rsidP="00AB2B87">
      <w:pPr>
        <w:spacing w:after="0" w:line="360" w:lineRule="auto"/>
        <w:rPr>
          <w:rFonts w:ascii="Times New Roman" w:hAnsi="Times New Roman" w:cs="Times New Roman"/>
          <w:sz w:val="24"/>
          <w:szCs w:val="24"/>
        </w:rPr>
      </w:pPr>
    </w:p>
    <w:p w14:paraId="40F89060" w14:textId="4702AB0D" w:rsidR="00AB2B87" w:rsidRPr="00AB2B87" w:rsidRDefault="00AB2B87" w:rsidP="00AB2B87">
      <w:pPr>
        <w:spacing w:after="0" w:line="360" w:lineRule="auto"/>
        <w:rPr>
          <w:rFonts w:ascii="Times New Roman" w:hAnsi="Times New Roman" w:cs="Times New Roman"/>
          <w:sz w:val="24"/>
          <w:szCs w:val="24"/>
        </w:rPr>
      </w:pPr>
      <w:r w:rsidRPr="00AB2B87">
        <w:rPr>
          <w:rFonts w:ascii="Times New Roman" w:hAnsi="Times New Roman" w:cs="Times New Roman"/>
          <w:sz w:val="24"/>
          <w:szCs w:val="24"/>
        </w:rPr>
        <w:t>Individual fronts of the ACC typically flow along contours of constant sea surface height (SSH</w:t>
      </w:r>
      <w:del w:id="80" w:author="Florian Lüskow" w:date="2024-08-05T09:35:00Z" w16du:dateUtc="2024-08-05T07:35:00Z">
        <w:r w:rsidRPr="00AB2B87" w:rsidDel="00ED4EA7">
          <w:rPr>
            <w:rFonts w:ascii="Times New Roman" w:hAnsi="Times New Roman" w:cs="Times New Roman"/>
            <w:sz w:val="24"/>
            <w:szCs w:val="24"/>
          </w:rPr>
          <w:delText>)</w:delText>
        </w:r>
      </w:del>
      <w:ins w:id="81" w:author="Florian Lüskow" w:date="2024-08-05T09:35:00Z" w16du:dateUtc="2024-08-05T07:35:00Z">
        <w:r w:rsidR="00ED4EA7" w:rsidRPr="00AB2B87">
          <w:rPr>
            <w:rFonts w:ascii="Times New Roman" w:hAnsi="Times New Roman" w:cs="Times New Roman"/>
            <w:sz w:val="24"/>
            <w:szCs w:val="24"/>
          </w:rPr>
          <w:t>),</w:t>
        </w:r>
      </w:ins>
      <w:r w:rsidRPr="00AB2B87">
        <w:rPr>
          <w:rFonts w:ascii="Times New Roman" w:hAnsi="Times New Roman" w:cs="Times New Roman"/>
          <w:sz w:val="24"/>
          <w:szCs w:val="24"/>
        </w:rPr>
        <w:t xml:space="preserve"> and this can be used to follow their circulation pathways (Sokolov and Rintoul 2009, Chapman 2020). </w:t>
      </w:r>
      <w:r w:rsidR="00D116B7">
        <w:rPr>
          <w:rFonts w:ascii="Times New Roman" w:hAnsi="Times New Roman" w:cs="Times New Roman"/>
          <w:sz w:val="24"/>
          <w:szCs w:val="24"/>
        </w:rPr>
        <w:t>D</w:t>
      </w:r>
      <w:r w:rsidRPr="00AB2B87">
        <w:rPr>
          <w:rFonts w:ascii="Times New Roman" w:hAnsi="Times New Roman" w:cs="Times New Roman"/>
          <w:sz w:val="24"/>
          <w:szCs w:val="24"/>
        </w:rPr>
        <w:t>aily values of SSH obtained from the level-4 Global Ocean Gridded Sea Surface Heights and Derived Variables dataset in near-real time, available from the E.U. Copernicus Marine Service (</w:t>
      </w:r>
      <w:commentRangeStart w:id="82"/>
      <w:r>
        <w:fldChar w:fldCharType="begin"/>
      </w:r>
      <w:r>
        <w:instrText>HYPERLINK "https://doi.org/10.4870/moi-00149"</w:instrText>
      </w:r>
      <w:r>
        <w:fldChar w:fldCharType="separate"/>
      </w:r>
      <w:r w:rsidRPr="00AB2B87">
        <w:rPr>
          <w:rStyle w:val="Hyperlink"/>
          <w:rFonts w:ascii="Times New Roman" w:hAnsi="Times New Roman" w:cs="Times New Roman"/>
          <w:sz w:val="24"/>
          <w:szCs w:val="24"/>
          <w:u w:val="none"/>
        </w:rPr>
        <w:t>https://doi.org/10.4870/moi-00149</w:t>
      </w:r>
      <w:r>
        <w:rPr>
          <w:rStyle w:val="Hyperlink"/>
          <w:rFonts w:ascii="Times New Roman" w:hAnsi="Times New Roman" w:cs="Times New Roman"/>
          <w:sz w:val="24"/>
          <w:szCs w:val="24"/>
          <w:u w:val="none"/>
        </w:rPr>
        <w:fldChar w:fldCharType="end"/>
      </w:r>
      <w:commentRangeEnd w:id="82"/>
      <w:r w:rsidR="00ED4EA7">
        <w:rPr>
          <w:rStyle w:val="CommentReference"/>
        </w:rPr>
        <w:commentReference w:id="82"/>
      </w:r>
      <w:r w:rsidRPr="00AB2B87">
        <w:rPr>
          <w:rFonts w:ascii="Times New Roman" w:hAnsi="Times New Roman" w:cs="Times New Roman"/>
          <w:sz w:val="24"/>
          <w:szCs w:val="24"/>
        </w:rPr>
        <w:t>)</w:t>
      </w:r>
      <w:r w:rsidR="00D63E66">
        <w:rPr>
          <w:rFonts w:ascii="Times New Roman" w:hAnsi="Times New Roman" w:cs="Times New Roman"/>
          <w:sz w:val="24"/>
          <w:szCs w:val="24"/>
        </w:rPr>
        <w:t xml:space="preserve"> were used. An </w:t>
      </w:r>
      <w:r w:rsidRPr="00AB2B87">
        <w:rPr>
          <w:rFonts w:ascii="Times New Roman" w:hAnsi="Times New Roman" w:cs="Times New Roman"/>
          <w:sz w:val="24"/>
          <w:szCs w:val="24"/>
        </w:rPr>
        <w:t>interpolat</w:t>
      </w:r>
      <w:r w:rsidR="00D63E66">
        <w:rPr>
          <w:rFonts w:ascii="Times New Roman" w:hAnsi="Times New Roman" w:cs="Times New Roman"/>
          <w:sz w:val="24"/>
          <w:szCs w:val="24"/>
        </w:rPr>
        <w:t xml:space="preserve">ion of </w:t>
      </w:r>
      <w:r w:rsidRPr="00AB2B87">
        <w:rPr>
          <w:rFonts w:ascii="Times New Roman" w:hAnsi="Times New Roman" w:cs="Times New Roman"/>
          <w:sz w:val="24"/>
          <w:szCs w:val="24"/>
        </w:rPr>
        <w:t>the position of front crossings onto the nearest daily SSH dataset</w:t>
      </w:r>
      <w:r w:rsidR="00D63E66">
        <w:rPr>
          <w:rFonts w:ascii="Times New Roman" w:hAnsi="Times New Roman" w:cs="Times New Roman"/>
          <w:sz w:val="24"/>
          <w:szCs w:val="24"/>
        </w:rPr>
        <w:t xml:space="preserve"> allowed </w:t>
      </w:r>
      <w:ins w:id="83" w:author="Florian Lüskow" w:date="2024-08-05T09:43:00Z" w16du:dateUtc="2024-08-05T07:43:00Z">
        <w:r w:rsidR="00424642">
          <w:rPr>
            <w:rFonts w:ascii="Times New Roman" w:hAnsi="Times New Roman" w:cs="Times New Roman"/>
            <w:sz w:val="24"/>
            <w:szCs w:val="24"/>
          </w:rPr>
          <w:t xml:space="preserve">the </w:t>
        </w:r>
      </w:ins>
      <w:r w:rsidRPr="00AB2B87">
        <w:rPr>
          <w:rFonts w:ascii="Times New Roman" w:hAnsi="Times New Roman" w:cs="Times New Roman"/>
          <w:sz w:val="24"/>
          <w:szCs w:val="24"/>
        </w:rPr>
        <w:t>contour</w:t>
      </w:r>
      <w:r w:rsidR="00D63E66">
        <w:rPr>
          <w:rFonts w:ascii="Times New Roman" w:hAnsi="Times New Roman" w:cs="Times New Roman"/>
          <w:sz w:val="24"/>
          <w:szCs w:val="24"/>
        </w:rPr>
        <w:t xml:space="preserve">ing of </w:t>
      </w:r>
      <w:r w:rsidRPr="00AB2B87">
        <w:rPr>
          <w:rFonts w:ascii="Times New Roman" w:hAnsi="Times New Roman" w:cs="Times New Roman"/>
          <w:sz w:val="24"/>
          <w:szCs w:val="24"/>
        </w:rPr>
        <w:t>each front</w:t>
      </w:r>
      <w:r w:rsidR="00D63E66">
        <w:rPr>
          <w:rFonts w:ascii="Times New Roman" w:hAnsi="Times New Roman" w:cs="Times New Roman"/>
          <w:sz w:val="24"/>
          <w:szCs w:val="24"/>
        </w:rPr>
        <w:t xml:space="preserve"> with </w:t>
      </w:r>
      <w:r w:rsidRPr="00AB2B87">
        <w:rPr>
          <w:rFonts w:ascii="Times New Roman" w:hAnsi="Times New Roman" w:cs="Times New Roman"/>
          <w:sz w:val="24"/>
          <w:szCs w:val="24"/>
        </w:rPr>
        <w:t>high-resolution data</w:t>
      </w:r>
      <w:r w:rsidR="00D63E66">
        <w:rPr>
          <w:rFonts w:ascii="Times New Roman" w:hAnsi="Times New Roman" w:cs="Times New Roman"/>
          <w:sz w:val="24"/>
          <w:szCs w:val="24"/>
        </w:rPr>
        <w:t xml:space="preserve">, </w:t>
      </w:r>
      <w:del w:id="84" w:author="Florian Lüskow" w:date="2024-08-05T09:43:00Z" w16du:dateUtc="2024-08-05T07:43:00Z">
        <w:r w:rsidRPr="00AB2B87" w:rsidDel="00424642">
          <w:rPr>
            <w:rFonts w:ascii="Times New Roman" w:hAnsi="Times New Roman" w:cs="Times New Roman"/>
            <w:sz w:val="24"/>
            <w:szCs w:val="24"/>
          </w:rPr>
          <w:delText xml:space="preserve">investigate </w:delText>
        </w:r>
      </w:del>
      <w:ins w:id="85" w:author="Florian Lüskow" w:date="2024-08-05T09:43:00Z" w16du:dateUtc="2024-08-05T07:43:00Z">
        <w:r w:rsidR="00424642">
          <w:rPr>
            <w:rFonts w:ascii="Times New Roman" w:hAnsi="Times New Roman" w:cs="Times New Roman"/>
            <w:sz w:val="24"/>
            <w:szCs w:val="24"/>
          </w:rPr>
          <w:t>investigat</w:t>
        </w:r>
      </w:ins>
      <w:ins w:id="86" w:author="Florian Lüskow" w:date="2024-08-05T09:44:00Z" w16du:dateUtc="2024-08-05T07:44:00Z">
        <w:r w:rsidR="00424642">
          <w:rPr>
            <w:rFonts w:ascii="Times New Roman" w:hAnsi="Times New Roman" w:cs="Times New Roman"/>
            <w:sz w:val="24"/>
            <w:szCs w:val="24"/>
          </w:rPr>
          <w:t>ing</w:t>
        </w:r>
      </w:ins>
      <w:ins w:id="87" w:author="Florian Lüskow" w:date="2024-08-05T09:43:00Z" w16du:dateUtc="2024-08-05T07:43:00Z">
        <w:r w:rsidR="00424642" w:rsidRPr="00AB2B87">
          <w:rPr>
            <w:rFonts w:ascii="Times New Roman" w:hAnsi="Times New Roman" w:cs="Times New Roman"/>
            <w:sz w:val="24"/>
            <w:szCs w:val="24"/>
          </w:rPr>
          <w:t xml:space="preserve"> </w:t>
        </w:r>
      </w:ins>
      <w:r w:rsidRPr="00AB2B87">
        <w:rPr>
          <w:rFonts w:ascii="Times New Roman" w:hAnsi="Times New Roman" w:cs="Times New Roman"/>
          <w:sz w:val="24"/>
          <w:szCs w:val="24"/>
        </w:rPr>
        <w:t>the regional circulation around South Georgia and determin</w:t>
      </w:r>
      <w:ins w:id="88" w:author="Florian Lüskow" w:date="2024-08-05T09:44:00Z" w16du:dateUtc="2024-08-05T07:44:00Z">
        <w:r w:rsidR="00424642">
          <w:rPr>
            <w:rFonts w:ascii="Times New Roman" w:hAnsi="Times New Roman" w:cs="Times New Roman"/>
            <w:sz w:val="24"/>
            <w:szCs w:val="24"/>
          </w:rPr>
          <w:t>ing</w:t>
        </w:r>
      </w:ins>
      <w:del w:id="89" w:author="Florian Lüskow" w:date="2024-08-05T09:44:00Z" w16du:dateUtc="2024-08-05T07:44:00Z">
        <w:r w:rsidRPr="00AB2B87" w:rsidDel="00424642">
          <w:rPr>
            <w:rFonts w:ascii="Times New Roman" w:hAnsi="Times New Roman" w:cs="Times New Roman"/>
            <w:sz w:val="24"/>
            <w:szCs w:val="24"/>
          </w:rPr>
          <w:delText>e</w:delText>
        </w:r>
      </w:del>
      <w:r w:rsidRPr="00AB2B87">
        <w:rPr>
          <w:rFonts w:ascii="Times New Roman" w:hAnsi="Times New Roman" w:cs="Times New Roman"/>
          <w:sz w:val="24"/>
          <w:szCs w:val="24"/>
        </w:rPr>
        <w:t xml:space="preserve"> the hydrographic context of each station.</w:t>
      </w:r>
      <w:r w:rsidR="009C7CA9">
        <w:rPr>
          <w:rFonts w:ascii="Times New Roman" w:hAnsi="Times New Roman" w:cs="Times New Roman"/>
          <w:sz w:val="24"/>
          <w:szCs w:val="24"/>
        </w:rPr>
        <w:t xml:space="preserve"> </w:t>
      </w:r>
      <w:r w:rsidRPr="00AB2B87">
        <w:rPr>
          <w:rFonts w:ascii="Times New Roman" w:hAnsi="Times New Roman" w:cs="Times New Roman"/>
          <w:sz w:val="24"/>
          <w:szCs w:val="24"/>
        </w:rPr>
        <w:t xml:space="preserve">A Teledyne RDI Ocean Surveyor </w:t>
      </w:r>
      <w:del w:id="90" w:author="Florian Lüskow" w:date="2024-08-05T09:31:00Z" w16du:dateUtc="2024-08-05T07:31:00Z">
        <w:r w:rsidRPr="00AB2B87" w:rsidDel="00ED4EA7">
          <w:rPr>
            <w:rFonts w:ascii="Times New Roman" w:hAnsi="Times New Roman" w:cs="Times New Roman"/>
            <w:sz w:val="24"/>
            <w:szCs w:val="24"/>
          </w:rPr>
          <w:delText>vessel mounted</w:delText>
        </w:r>
      </w:del>
      <w:ins w:id="91" w:author="Florian Lüskow" w:date="2024-08-05T09:31:00Z" w16du:dateUtc="2024-08-05T07:31:00Z">
        <w:r w:rsidR="00ED4EA7">
          <w:rPr>
            <w:rFonts w:ascii="Times New Roman" w:hAnsi="Times New Roman" w:cs="Times New Roman"/>
            <w:sz w:val="24"/>
            <w:szCs w:val="24"/>
          </w:rPr>
          <w:t>vessel-mounted</w:t>
        </w:r>
      </w:ins>
      <w:r w:rsidRPr="00AB2B87">
        <w:rPr>
          <w:rFonts w:ascii="Times New Roman" w:hAnsi="Times New Roman" w:cs="Times New Roman"/>
          <w:sz w:val="24"/>
          <w:szCs w:val="24"/>
        </w:rPr>
        <w:t xml:space="preserve"> acoustic </w:t>
      </w:r>
      <w:del w:id="92" w:author="Florian Lüskow" w:date="2024-08-05T09:31:00Z" w16du:dateUtc="2024-08-05T07:31:00Z">
        <w:r w:rsidRPr="00AB2B87" w:rsidDel="00ED4EA7">
          <w:rPr>
            <w:rFonts w:ascii="Times New Roman" w:hAnsi="Times New Roman" w:cs="Times New Roman"/>
            <w:sz w:val="24"/>
            <w:szCs w:val="24"/>
          </w:rPr>
          <w:delText xml:space="preserve">doppler </w:delText>
        </w:r>
      </w:del>
      <w:ins w:id="93" w:author="Florian Lüskow" w:date="2024-08-05T09:31:00Z" w16du:dateUtc="2024-08-05T07:31:00Z">
        <w:r w:rsidR="00ED4EA7">
          <w:rPr>
            <w:rFonts w:ascii="Times New Roman" w:hAnsi="Times New Roman" w:cs="Times New Roman"/>
            <w:sz w:val="24"/>
            <w:szCs w:val="24"/>
          </w:rPr>
          <w:t>Doppler</w:t>
        </w:r>
        <w:r w:rsidR="00ED4EA7" w:rsidRPr="00AB2B87">
          <w:rPr>
            <w:rFonts w:ascii="Times New Roman" w:hAnsi="Times New Roman" w:cs="Times New Roman"/>
            <w:sz w:val="24"/>
            <w:szCs w:val="24"/>
          </w:rPr>
          <w:t xml:space="preserve"> </w:t>
        </w:r>
      </w:ins>
      <w:r w:rsidRPr="00AB2B87">
        <w:rPr>
          <w:rFonts w:ascii="Times New Roman" w:hAnsi="Times New Roman" w:cs="Times New Roman"/>
          <w:sz w:val="24"/>
          <w:szCs w:val="24"/>
        </w:rPr>
        <w:t xml:space="preserve">current profiler (ADCP) was also operated throughout the cruise </w:t>
      </w:r>
      <w:del w:id="94" w:author="Florian Lüskow" w:date="2024-08-05T09:45:00Z" w16du:dateUtc="2024-08-05T07:45:00Z">
        <w:r w:rsidRPr="00AB2B87" w:rsidDel="00501A44">
          <w:rPr>
            <w:rFonts w:ascii="Times New Roman" w:hAnsi="Times New Roman" w:cs="Times New Roman"/>
            <w:sz w:val="24"/>
            <w:szCs w:val="24"/>
          </w:rPr>
          <w:delText>to make</w:delText>
        </w:r>
      </w:del>
      <w:ins w:id="95" w:author="Florian Lüskow" w:date="2024-08-05T09:45:00Z" w16du:dateUtc="2024-08-05T07:45:00Z">
        <w:r w:rsidR="00501A44">
          <w:rPr>
            <w:rFonts w:ascii="Times New Roman" w:hAnsi="Times New Roman" w:cs="Times New Roman"/>
            <w:sz w:val="24"/>
            <w:szCs w:val="24"/>
          </w:rPr>
          <w:t>for taking</w:t>
        </w:r>
      </w:ins>
      <w:r w:rsidRPr="00AB2B87">
        <w:rPr>
          <w:rFonts w:ascii="Times New Roman" w:hAnsi="Times New Roman" w:cs="Times New Roman"/>
          <w:sz w:val="24"/>
          <w:szCs w:val="24"/>
        </w:rPr>
        <w:t xml:space="preserve"> measurements of upper-ocean velocity profiles. Data were processed with the Ocean Surveyor Spectrum Interpreter (OSSI) software and sampled ocean currents between 19 m and approximately 287 m, depending on ocean surface conditions.</w:t>
      </w:r>
    </w:p>
    <w:p w14:paraId="3BD01654" w14:textId="77777777" w:rsidR="009C7CA9" w:rsidRDefault="009C7CA9" w:rsidP="00375C13">
      <w:pPr>
        <w:spacing w:after="0" w:line="360" w:lineRule="auto"/>
        <w:rPr>
          <w:rFonts w:ascii="Times New Roman" w:hAnsi="Times New Roman" w:cs="Times New Roman"/>
          <w:sz w:val="24"/>
          <w:szCs w:val="24"/>
        </w:rPr>
      </w:pPr>
    </w:p>
    <w:p w14:paraId="0D5AB7CE" w14:textId="7D6D65E3" w:rsidR="004F2153" w:rsidRDefault="00E7170F" w:rsidP="00375C1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Zooplankton, including salps, were sampled </w:t>
      </w:r>
      <w:r w:rsidR="001D066D" w:rsidRPr="00F70509">
        <w:rPr>
          <w:rFonts w:ascii="Times New Roman" w:hAnsi="Times New Roman" w:cs="Times New Roman"/>
          <w:sz w:val="24"/>
          <w:szCs w:val="24"/>
        </w:rPr>
        <w:t xml:space="preserve">using </w:t>
      </w:r>
      <w:r>
        <w:rPr>
          <w:rFonts w:ascii="Times New Roman" w:hAnsi="Times New Roman" w:cs="Times New Roman"/>
          <w:sz w:val="24"/>
          <w:szCs w:val="24"/>
        </w:rPr>
        <w:t>the RMT-8 (Rectangular Midwater T</w:t>
      </w:r>
      <w:r w:rsidR="001D066D" w:rsidRPr="00F70509">
        <w:rPr>
          <w:rFonts w:ascii="Times New Roman" w:hAnsi="Times New Roman" w:cs="Times New Roman"/>
          <w:sz w:val="24"/>
          <w:szCs w:val="24"/>
        </w:rPr>
        <w:t>rawl, mouth area 8 m</w:t>
      </w:r>
      <w:r w:rsidR="001D066D" w:rsidRPr="00F70509">
        <w:rPr>
          <w:rFonts w:ascii="Times New Roman" w:hAnsi="Times New Roman" w:cs="Times New Roman"/>
          <w:sz w:val="24"/>
          <w:szCs w:val="24"/>
          <w:vertAlign w:val="superscript"/>
        </w:rPr>
        <w:t>2</w:t>
      </w:r>
      <w:r w:rsidR="001D066D" w:rsidRPr="00F70509">
        <w:rPr>
          <w:rFonts w:ascii="Times New Roman" w:hAnsi="Times New Roman" w:cs="Times New Roman"/>
          <w:sz w:val="24"/>
          <w:szCs w:val="24"/>
        </w:rPr>
        <w:t>, mesh size</w:t>
      </w:r>
      <w:r>
        <w:rPr>
          <w:rFonts w:ascii="Times New Roman" w:hAnsi="Times New Roman" w:cs="Times New Roman"/>
          <w:sz w:val="24"/>
          <w:szCs w:val="24"/>
        </w:rPr>
        <w:t xml:space="preserve"> 4.5 mm) and IKMT (Isaacs-Kidd Midwater T</w:t>
      </w:r>
      <w:r w:rsidR="001D066D" w:rsidRPr="00F70509">
        <w:rPr>
          <w:rFonts w:ascii="Times New Roman" w:hAnsi="Times New Roman" w:cs="Times New Roman"/>
          <w:sz w:val="24"/>
          <w:szCs w:val="24"/>
        </w:rPr>
        <w:t>rawl, mouth area 2.5 m</w:t>
      </w:r>
      <w:r w:rsidR="001D066D" w:rsidRPr="00F70509">
        <w:rPr>
          <w:rFonts w:ascii="Times New Roman" w:hAnsi="Times New Roman" w:cs="Times New Roman"/>
          <w:sz w:val="24"/>
          <w:szCs w:val="24"/>
          <w:vertAlign w:val="superscript"/>
        </w:rPr>
        <w:t>2</w:t>
      </w:r>
      <w:r w:rsidR="001D066D" w:rsidRPr="00F70509">
        <w:rPr>
          <w:rFonts w:ascii="Times New Roman" w:hAnsi="Times New Roman" w:cs="Times New Roman"/>
          <w:sz w:val="24"/>
          <w:szCs w:val="24"/>
        </w:rPr>
        <w:t>, mesh size 0.5 mm)</w:t>
      </w:r>
      <w:r>
        <w:rPr>
          <w:rFonts w:ascii="Times New Roman" w:hAnsi="Times New Roman" w:cs="Times New Roman"/>
          <w:sz w:val="24"/>
          <w:szCs w:val="24"/>
        </w:rPr>
        <w:t xml:space="preserve">. </w:t>
      </w:r>
      <w:r w:rsidR="001D066D" w:rsidRPr="00F70509">
        <w:rPr>
          <w:rFonts w:ascii="Times New Roman" w:hAnsi="Times New Roman" w:cs="Times New Roman"/>
          <w:sz w:val="24"/>
          <w:szCs w:val="24"/>
        </w:rPr>
        <w:t xml:space="preserve">Trawls were deployed double obliquely </w:t>
      </w:r>
      <w:r w:rsidR="002C340E">
        <w:rPr>
          <w:rFonts w:ascii="Times New Roman" w:hAnsi="Times New Roman" w:cs="Times New Roman"/>
          <w:sz w:val="24"/>
          <w:szCs w:val="24"/>
        </w:rPr>
        <w:t>at a speed of 2</w:t>
      </w:r>
      <w:del w:id="96" w:author="Florian Lüskow" w:date="2024-08-05T09:46:00Z" w16du:dateUtc="2024-08-05T07:46:00Z">
        <w:r w:rsidR="002C340E" w:rsidDel="00501A44">
          <w:rPr>
            <w:rFonts w:ascii="Times New Roman" w:hAnsi="Times New Roman" w:cs="Times New Roman"/>
            <w:sz w:val="24"/>
            <w:szCs w:val="24"/>
          </w:rPr>
          <w:delText>-</w:delText>
        </w:r>
      </w:del>
      <w:ins w:id="97" w:author="Florian Lüskow" w:date="2024-08-05T09:46:00Z" w16du:dateUtc="2024-08-05T07:46:00Z">
        <w:r w:rsidR="00501A44">
          <w:rPr>
            <w:rFonts w:ascii="Times New Roman" w:hAnsi="Times New Roman" w:cs="Times New Roman"/>
            <w:sz w:val="24"/>
            <w:szCs w:val="24"/>
          </w:rPr>
          <w:t>–</w:t>
        </w:r>
      </w:ins>
      <w:r w:rsidR="002C340E">
        <w:rPr>
          <w:rFonts w:ascii="Times New Roman" w:hAnsi="Times New Roman" w:cs="Times New Roman"/>
          <w:sz w:val="24"/>
          <w:szCs w:val="24"/>
        </w:rPr>
        <w:t>2.5 k</w:t>
      </w:r>
      <w:r w:rsidR="00175E59">
        <w:rPr>
          <w:rFonts w:ascii="Times New Roman" w:hAnsi="Times New Roman" w:cs="Times New Roman"/>
          <w:sz w:val="24"/>
          <w:szCs w:val="24"/>
        </w:rPr>
        <w:t>nots</w:t>
      </w:r>
      <w:ins w:id="98" w:author="Florian Lüskow" w:date="2024-08-05T09:46:00Z" w16du:dateUtc="2024-08-05T07:46:00Z">
        <w:r w:rsidR="00501A44">
          <w:rPr>
            <w:rFonts w:ascii="Times New Roman" w:hAnsi="Times New Roman" w:cs="Times New Roman"/>
            <w:sz w:val="24"/>
            <w:szCs w:val="24"/>
          </w:rPr>
          <w:t xml:space="preserve"> (</w:t>
        </w:r>
        <w:r w:rsidR="008F4B6C">
          <w:rPr>
            <w:rFonts w:ascii="Times New Roman" w:hAnsi="Times New Roman" w:cs="Times New Roman"/>
            <w:sz w:val="24"/>
            <w:szCs w:val="24"/>
          </w:rPr>
          <w:t>1</w:t>
        </w:r>
        <w:r w:rsidR="00501A44">
          <w:rPr>
            <w:rFonts w:ascii="Times New Roman" w:hAnsi="Times New Roman" w:cs="Times New Roman"/>
            <w:sz w:val="24"/>
            <w:szCs w:val="24"/>
          </w:rPr>
          <w:t>–</w:t>
        </w:r>
      </w:ins>
      <w:ins w:id="99" w:author="Florian Lüskow" w:date="2024-08-05T09:47:00Z" w16du:dateUtc="2024-08-05T07:47:00Z">
        <w:r w:rsidR="008F4B6C">
          <w:rPr>
            <w:rFonts w:ascii="Times New Roman" w:hAnsi="Times New Roman" w:cs="Times New Roman"/>
            <w:sz w:val="24"/>
            <w:szCs w:val="24"/>
          </w:rPr>
          <w:t>1.3</w:t>
        </w:r>
      </w:ins>
      <w:ins w:id="100" w:author="Florian Lüskow" w:date="2024-08-05T09:46:00Z" w16du:dateUtc="2024-08-05T07:46:00Z">
        <w:r w:rsidR="00501A44">
          <w:rPr>
            <w:rFonts w:ascii="Times New Roman" w:hAnsi="Times New Roman" w:cs="Times New Roman"/>
            <w:sz w:val="24"/>
            <w:szCs w:val="24"/>
          </w:rPr>
          <w:t xml:space="preserve"> m s</w:t>
        </w:r>
        <w:r w:rsidR="00501A44" w:rsidRPr="00501A44">
          <w:rPr>
            <w:rFonts w:ascii="Times New Roman" w:hAnsi="Times New Roman" w:cs="Times New Roman"/>
            <w:sz w:val="24"/>
            <w:szCs w:val="24"/>
            <w:vertAlign w:val="superscript"/>
            <w:rPrChange w:id="101" w:author="Florian Lüskow" w:date="2024-08-05T09:46:00Z" w16du:dateUtc="2024-08-05T07:46:00Z">
              <w:rPr>
                <w:rFonts w:ascii="Times New Roman" w:hAnsi="Times New Roman" w:cs="Times New Roman"/>
                <w:sz w:val="24"/>
                <w:szCs w:val="24"/>
              </w:rPr>
            </w:rPrChange>
          </w:rPr>
          <w:t>-1</w:t>
        </w:r>
        <w:r w:rsidR="00501A44">
          <w:rPr>
            <w:rFonts w:ascii="Times New Roman" w:hAnsi="Times New Roman" w:cs="Times New Roman"/>
            <w:sz w:val="24"/>
            <w:szCs w:val="24"/>
          </w:rPr>
          <w:t>)</w:t>
        </w:r>
      </w:ins>
      <w:r w:rsidR="002C340E">
        <w:rPr>
          <w:rFonts w:ascii="Times New Roman" w:hAnsi="Times New Roman" w:cs="Times New Roman"/>
          <w:sz w:val="24"/>
          <w:szCs w:val="24"/>
        </w:rPr>
        <w:t xml:space="preserve"> </w:t>
      </w:r>
      <w:r w:rsidR="001D066D" w:rsidRPr="00F70509">
        <w:rPr>
          <w:rFonts w:ascii="Times New Roman" w:hAnsi="Times New Roman" w:cs="Times New Roman"/>
          <w:sz w:val="24"/>
          <w:szCs w:val="24"/>
        </w:rPr>
        <w:t>either in the top mixed payer (~ 0-150 m, IKMT) or in the top ~ 600 m (RMT-8) during the day- and night</w:t>
      </w:r>
      <w:r w:rsidR="00175E59">
        <w:rPr>
          <w:rFonts w:ascii="Times New Roman" w:hAnsi="Times New Roman" w:cs="Times New Roman"/>
          <w:sz w:val="24"/>
          <w:szCs w:val="24"/>
        </w:rPr>
        <w:t>-</w:t>
      </w:r>
      <w:r w:rsidR="001D066D" w:rsidRPr="00F70509">
        <w:rPr>
          <w:rFonts w:ascii="Times New Roman" w:hAnsi="Times New Roman" w:cs="Times New Roman"/>
          <w:sz w:val="24"/>
          <w:szCs w:val="24"/>
        </w:rPr>
        <w:t>time (Tab</w:t>
      </w:r>
      <w:r>
        <w:rPr>
          <w:rFonts w:ascii="Times New Roman" w:hAnsi="Times New Roman" w:cs="Times New Roman"/>
          <w:sz w:val="24"/>
          <w:szCs w:val="24"/>
        </w:rPr>
        <w:t>le</w:t>
      </w:r>
      <w:r w:rsidR="001D066D" w:rsidRPr="00F70509">
        <w:rPr>
          <w:rFonts w:ascii="Times New Roman" w:hAnsi="Times New Roman" w:cs="Times New Roman"/>
          <w:sz w:val="24"/>
          <w:szCs w:val="24"/>
        </w:rPr>
        <w:t xml:space="preserve"> 1</w:t>
      </w:r>
      <w:r w:rsidR="000D3970" w:rsidRPr="00F70509">
        <w:rPr>
          <w:rFonts w:ascii="Times New Roman" w:hAnsi="Times New Roman" w:cs="Times New Roman"/>
          <w:sz w:val="24"/>
          <w:szCs w:val="24"/>
        </w:rPr>
        <w:t>)</w:t>
      </w:r>
      <w:r w:rsidR="001D066D" w:rsidRPr="00F70509">
        <w:rPr>
          <w:rFonts w:ascii="Times New Roman" w:hAnsi="Times New Roman" w:cs="Times New Roman"/>
          <w:sz w:val="24"/>
          <w:szCs w:val="24"/>
        </w:rPr>
        <w:t xml:space="preserve">. </w:t>
      </w:r>
      <w:del w:id="102" w:author="Florian Lüskow" w:date="2024-08-05T09:47:00Z" w16du:dateUtc="2024-08-05T07:47:00Z">
        <w:r w:rsidR="000D3970" w:rsidRPr="00F70509" w:rsidDel="001262FA">
          <w:rPr>
            <w:rFonts w:ascii="Times New Roman" w:hAnsi="Times New Roman" w:cs="Times New Roman"/>
            <w:sz w:val="24"/>
            <w:szCs w:val="24"/>
          </w:rPr>
          <w:delText>All s</w:delText>
        </w:r>
      </w:del>
      <w:ins w:id="103" w:author="Florian Lüskow" w:date="2024-08-05T09:47:00Z" w16du:dateUtc="2024-08-05T07:47:00Z">
        <w:r w:rsidR="001262FA">
          <w:rPr>
            <w:rFonts w:ascii="Times New Roman" w:hAnsi="Times New Roman" w:cs="Times New Roman"/>
            <w:sz w:val="24"/>
            <w:szCs w:val="24"/>
          </w:rPr>
          <w:t>S</w:t>
        </w:r>
      </w:ins>
      <w:r w:rsidR="000D3970" w:rsidRPr="00F70509">
        <w:rPr>
          <w:rFonts w:ascii="Times New Roman" w:hAnsi="Times New Roman" w:cs="Times New Roman"/>
          <w:sz w:val="24"/>
          <w:szCs w:val="24"/>
        </w:rPr>
        <w:t>alps were immediately picked f</w:t>
      </w:r>
      <w:r w:rsidR="00F00CA8" w:rsidRPr="00F70509">
        <w:rPr>
          <w:rFonts w:ascii="Times New Roman" w:hAnsi="Times New Roman" w:cs="Times New Roman"/>
          <w:sz w:val="24"/>
          <w:szCs w:val="24"/>
        </w:rPr>
        <w:t>r</w:t>
      </w:r>
      <w:r w:rsidR="000D3970" w:rsidRPr="00F70509">
        <w:rPr>
          <w:rFonts w:ascii="Times New Roman" w:hAnsi="Times New Roman" w:cs="Times New Roman"/>
          <w:sz w:val="24"/>
          <w:szCs w:val="24"/>
        </w:rPr>
        <w:t xml:space="preserve">om the entire sample, counted, separated into </w:t>
      </w:r>
      <w:ins w:id="104" w:author="Florian Lüskow" w:date="2024-08-05T09:47:00Z" w16du:dateUtc="2024-08-05T07:47:00Z">
        <w:r w:rsidR="001262FA">
          <w:rPr>
            <w:rFonts w:ascii="Times New Roman" w:hAnsi="Times New Roman" w:cs="Times New Roman"/>
            <w:sz w:val="24"/>
            <w:szCs w:val="24"/>
          </w:rPr>
          <w:t>life cycle stages (</w:t>
        </w:r>
      </w:ins>
      <w:commentRangeStart w:id="105"/>
      <w:r w:rsidR="0068430A">
        <w:rPr>
          <w:rFonts w:ascii="Times New Roman" w:hAnsi="Times New Roman" w:cs="Times New Roman"/>
          <w:sz w:val="24"/>
          <w:szCs w:val="24"/>
        </w:rPr>
        <w:t>oozooids</w:t>
      </w:r>
      <w:commentRangeEnd w:id="105"/>
      <w:r w:rsidR="001262FA">
        <w:rPr>
          <w:rStyle w:val="CommentReference"/>
        </w:rPr>
        <w:commentReference w:id="105"/>
      </w:r>
      <w:r w:rsidR="000D3970" w:rsidRPr="00F70509">
        <w:rPr>
          <w:rFonts w:ascii="Times New Roman" w:hAnsi="Times New Roman" w:cs="Times New Roman"/>
          <w:sz w:val="24"/>
          <w:szCs w:val="24"/>
        </w:rPr>
        <w:t xml:space="preserve"> and </w:t>
      </w:r>
      <w:r w:rsidR="0068430A">
        <w:rPr>
          <w:rFonts w:ascii="Times New Roman" w:hAnsi="Times New Roman" w:cs="Times New Roman"/>
          <w:sz w:val="24"/>
          <w:szCs w:val="24"/>
        </w:rPr>
        <w:t>blastozooids</w:t>
      </w:r>
      <w:ins w:id="106" w:author="Florian Lüskow" w:date="2024-08-05T09:47:00Z" w16du:dateUtc="2024-08-05T07:47:00Z">
        <w:r w:rsidR="001262FA">
          <w:rPr>
            <w:rFonts w:ascii="Times New Roman" w:hAnsi="Times New Roman" w:cs="Times New Roman"/>
            <w:sz w:val="24"/>
            <w:szCs w:val="24"/>
          </w:rPr>
          <w:t>)</w:t>
        </w:r>
      </w:ins>
      <w:r w:rsidR="000D3970" w:rsidRPr="00F70509">
        <w:rPr>
          <w:rFonts w:ascii="Times New Roman" w:hAnsi="Times New Roman" w:cs="Times New Roman"/>
          <w:sz w:val="24"/>
          <w:szCs w:val="24"/>
        </w:rPr>
        <w:t>, stag</w:t>
      </w:r>
      <w:r w:rsidR="00175E59">
        <w:rPr>
          <w:rFonts w:ascii="Times New Roman" w:hAnsi="Times New Roman" w:cs="Times New Roman"/>
          <w:sz w:val="24"/>
          <w:szCs w:val="24"/>
        </w:rPr>
        <w:t>ed</w:t>
      </w:r>
      <w:ins w:id="107" w:author="Florian Lüskow" w:date="2024-08-05T09:47:00Z" w16du:dateUtc="2024-08-05T07:47:00Z">
        <w:r w:rsidR="001262FA">
          <w:rPr>
            <w:rFonts w:ascii="Times New Roman" w:hAnsi="Times New Roman" w:cs="Times New Roman"/>
            <w:sz w:val="24"/>
            <w:szCs w:val="24"/>
          </w:rPr>
          <w:t>,</w:t>
        </w:r>
      </w:ins>
      <w:r w:rsidR="000D3970" w:rsidRPr="00F70509">
        <w:rPr>
          <w:rFonts w:ascii="Times New Roman" w:hAnsi="Times New Roman" w:cs="Times New Roman"/>
          <w:sz w:val="24"/>
          <w:szCs w:val="24"/>
        </w:rPr>
        <w:t xml:space="preserve"> and measured for </w:t>
      </w:r>
      <w:r w:rsidR="00175E59">
        <w:rPr>
          <w:rFonts w:ascii="Times New Roman" w:hAnsi="Times New Roman" w:cs="Times New Roman"/>
          <w:sz w:val="24"/>
          <w:szCs w:val="24"/>
        </w:rPr>
        <w:t xml:space="preserve">the </w:t>
      </w:r>
      <w:r w:rsidR="000D3970" w:rsidRPr="00F70509">
        <w:rPr>
          <w:rFonts w:ascii="Times New Roman" w:hAnsi="Times New Roman" w:cs="Times New Roman"/>
          <w:sz w:val="24"/>
          <w:szCs w:val="24"/>
        </w:rPr>
        <w:t xml:space="preserve">oral-atrial length (OAL). </w:t>
      </w:r>
      <w:r w:rsidR="00DC3B62" w:rsidRPr="00F70509">
        <w:rPr>
          <w:rFonts w:ascii="Times New Roman" w:hAnsi="Times New Roman" w:cs="Times New Roman"/>
          <w:sz w:val="24"/>
          <w:szCs w:val="24"/>
        </w:rPr>
        <w:t xml:space="preserve">The salp </w:t>
      </w:r>
      <w:del w:id="108" w:author="Florian Lüskow" w:date="2024-08-05T09:50:00Z" w16du:dateUtc="2024-08-05T07:50:00Z">
        <w:r w:rsidR="00831806" w:rsidRPr="00F70509" w:rsidDel="00400811">
          <w:rPr>
            <w:rFonts w:ascii="Times New Roman" w:hAnsi="Times New Roman" w:cs="Times New Roman"/>
            <w:sz w:val="24"/>
            <w:szCs w:val="24"/>
          </w:rPr>
          <w:delText>d</w:delText>
        </w:r>
        <w:r w:rsidR="007F4A39" w:rsidRPr="00F70509" w:rsidDel="00400811">
          <w:rPr>
            <w:rFonts w:ascii="Times New Roman" w:hAnsi="Times New Roman" w:cs="Times New Roman"/>
            <w:sz w:val="24"/>
            <w:szCs w:val="24"/>
          </w:rPr>
          <w:delText xml:space="preserve">ensity </w:delText>
        </w:r>
      </w:del>
      <w:ins w:id="109" w:author="Florian Lüskow" w:date="2024-08-05T09:50:00Z" w16du:dateUtc="2024-08-05T07:50:00Z">
        <w:r w:rsidR="00400811">
          <w:rPr>
            <w:rFonts w:ascii="Times New Roman" w:hAnsi="Times New Roman" w:cs="Times New Roman"/>
            <w:sz w:val="24"/>
            <w:szCs w:val="24"/>
          </w:rPr>
          <w:t>abundance</w:t>
        </w:r>
        <w:r w:rsidR="00400811" w:rsidRPr="00F70509">
          <w:rPr>
            <w:rFonts w:ascii="Times New Roman" w:hAnsi="Times New Roman" w:cs="Times New Roman"/>
            <w:sz w:val="24"/>
            <w:szCs w:val="24"/>
          </w:rPr>
          <w:t xml:space="preserve"> </w:t>
        </w:r>
      </w:ins>
      <w:r w:rsidR="007F4A39" w:rsidRPr="00F70509">
        <w:rPr>
          <w:rFonts w:ascii="Times New Roman" w:hAnsi="Times New Roman" w:cs="Times New Roman"/>
          <w:sz w:val="24"/>
          <w:szCs w:val="24"/>
        </w:rPr>
        <w:t xml:space="preserve">was </w:t>
      </w:r>
      <w:r w:rsidR="0022530A" w:rsidRPr="00F70509">
        <w:rPr>
          <w:rFonts w:ascii="Times New Roman" w:hAnsi="Times New Roman" w:cs="Times New Roman"/>
          <w:sz w:val="24"/>
          <w:szCs w:val="24"/>
        </w:rPr>
        <w:t xml:space="preserve">assessed </w:t>
      </w:r>
      <w:r w:rsidR="00341309" w:rsidRPr="00F70509">
        <w:rPr>
          <w:rFonts w:ascii="Times New Roman" w:hAnsi="Times New Roman" w:cs="Times New Roman"/>
          <w:sz w:val="24"/>
          <w:szCs w:val="24"/>
        </w:rPr>
        <w:t>using volume filtered</w:t>
      </w:r>
      <w:r w:rsidR="004932E2">
        <w:rPr>
          <w:rFonts w:ascii="Times New Roman" w:hAnsi="Times New Roman" w:cs="Times New Roman"/>
          <w:sz w:val="24"/>
          <w:szCs w:val="24"/>
        </w:rPr>
        <w:t xml:space="preserve"> (</w:t>
      </w:r>
      <w:r w:rsidR="002C340E">
        <w:rPr>
          <w:rFonts w:ascii="Times New Roman" w:hAnsi="Times New Roman" w:cs="Times New Roman"/>
          <w:sz w:val="24"/>
          <w:szCs w:val="24"/>
        </w:rPr>
        <w:t>a</w:t>
      </w:r>
      <w:r w:rsidR="00975460" w:rsidRPr="00975460">
        <w:rPr>
          <w:rFonts w:ascii="Times New Roman" w:hAnsi="Times New Roman" w:cs="Times New Roman"/>
          <w:sz w:val="24"/>
          <w:szCs w:val="24"/>
        </w:rPr>
        <w:t xml:space="preserve"> flowmeter was</w:t>
      </w:r>
      <w:r w:rsidR="002C340E">
        <w:rPr>
          <w:rFonts w:ascii="Times New Roman" w:hAnsi="Times New Roman" w:cs="Times New Roman"/>
          <w:sz w:val="24"/>
          <w:szCs w:val="24"/>
        </w:rPr>
        <w:t xml:space="preserve"> </w:t>
      </w:r>
      <w:r w:rsidR="00975460" w:rsidRPr="00975460">
        <w:rPr>
          <w:rFonts w:ascii="Times New Roman" w:hAnsi="Times New Roman" w:cs="Times New Roman"/>
          <w:sz w:val="24"/>
          <w:szCs w:val="24"/>
        </w:rPr>
        <w:t xml:space="preserve">mounted at the mouth of </w:t>
      </w:r>
      <w:r w:rsidR="002C340E">
        <w:rPr>
          <w:rFonts w:ascii="Times New Roman" w:hAnsi="Times New Roman" w:cs="Times New Roman"/>
          <w:sz w:val="24"/>
          <w:szCs w:val="24"/>
        </w:rPr>
        <w:t>trawls</w:t>
      </w:r>
      <w:proofErr w:type="gramStart"/>
      <w:r w:rsidR="002C340E">
        <w:rPr>
          <w:rFonts w:ascii="Times New Roman" w:hAnsi="Times New Roman" w:cs="Times New Roman"/>
          <w:sz w:val="24"/>
          <w:szCs w:val="24"/>
        </w:rPr>
        <w:t>)</w:t>
      </w:r>
      <w:proofErr w:type="gramEnd"/>
      <w:r w:rsidR="002C340E">
        <w:rPr>
          <w:rFonts w:ascii="Times New Roman" w:hAnsi="Times New Roman" w:cs="Times New Roman"/>
          <w:sz w:val="24"/>
          <w:szCs w:val="24"/>
        </w:rPr>
        <w:t xml:space="preserve"> </w:t>
      </w:r>
      <w:r w:rsidR="00341309" w:rsidRPr="00F70509">
        <w:rPr>
          <w:rFonts w:ascii="Times New Roman" w:hAnsi="Times New Roman" w:cs="Times New Roman"/>
          <w:sz w:val="24"/>
          <w:szCs w:val="24"/>
        </w:rPr>
        <w:t xml:space="preserve">and </w:t>
      </w:r>
      <w:r w:rsidR="00831806" w:rsidRPr="00F70509">
        <w:rPr>
          <w:rFonts w:ascii="Times New Roman" w:hAnsi="Times New Roman" w:cs="Times New Roman"/>
          <w:sz w:val="24"/>
          <w:szCs w:val="24"/>
        </w:rPr>
        <w:t xml:space="preserve">depth sampled and expressed </w:t>
      </w:r>
      <w:r w:rsidR="00175E59">
        <w:rPr>
          <w:rFonts w:ascii="Times New Roman" w:hAnsi="Times New Roman" w:cs="Times New Roman"/>
          <w:sz w:val="24"/>
          <w:szCs w:val="24"/>
        </w:rPr>
        <w:t xml:space="preserve">either </w:t>
      </w:r>
      <w:r w:rsidR="00831806" w:rsidRPr="00F70509">
        <w:rPr>
          <w:rFonts w:ascii="Times New Roman" w:hAnsi="Times New Roman" w:cs="Times New Roman"/>
          <w:sz w:val="24"/>
          <w:szCs w:val="24"/>
        </w:rPr>
        <w:t>as individuals</w:t>
      </w:r>
      <w:r w:rsidR="00341309" w:rsidRPr="00F70509">
        <w:rPr>
          <w:rFonts w:ascii="Times New Roman" w:hAnsi="Times New Roman" w:cs="Times New Roman"/>
          <w:sz w:val="24"/>
          <w:szCs w:val="24"/>
        </w:rPr>
        <w:t xml:space="preserve"> </w:t>
      </w:r>
      <w:commentRangeStart w:id="110"/>
      <w:r w:rsidR="00341309" w:rsidRPr="00F70509">
        <w:rPr>
          <w:rFonts w:ascii="Times New Roman" w:hAnsi="Times New Roman" w:cs="Times New Roman"/>
          <w:sz w:val="24"/>
          <w:szCs w:val="24"/>
        </w:rPr>
        <w:t>under m</w:t>
      </w:r>
      <w:r w:rsidR="00341309" w:rsidRPr="00F70509">
        <w:rPr>
          <w:rFonts w:ascii="Times New Roman" w:hAnsi="Times New Roman" w:cs="Times New Roman"/>
          <w:sz w:val="24"/>
          <w:szCs w:val="24"/>
          <w:vertAlign w:val="superscript"/>
        </w:rPr>
        <w:t>-2</w:t>
      </w:r>
      <w:commentRangeEnd w:id="110"/>
      <w:r w:rsidR="00400811">
        <w:rPr>
          <w:rStyle w:val="CommentReference"/>
        </w:rPr>
        <w:commentReference w:id="110"/>
      </w:r>
      <w:r w:rsidR="00341309" w:rsidRPr="00F70509">
        <w:rPr>
          <w:rFonts w:ascii="Times New Roman" w:hAnsi="Times New Roman" w:cs="Times New Roman"/>
          <w:sz w:val="24"/>
          <w:szCs w:val="24"/>
        </w:rPr>
        <w:t xml:space="preserve"> (Tab</w:t>
      </w:r>
      <w:r w:rsidR="002C340E">
        <w:rPr>
          <w:rFonts w:ascii="Times New Roman" w:hAnsi="Times New Roman" w:cs="Times New Roman"/>
          <w:sz w:val="24"/>
          <w:szCs w:val="24"/>
        </w:rPr>
        <w:t>le</w:t>
      </w:r>
      <w:r w:rsidR="00341309" w:rsidRPr="00F70509">
        <w:rPr>
          <w:rFonts w:ascii="Times New Roman" w:hAnsi="Times New Roman" w:cs="Times New Roman"/>
          <w:sz w:val="24"/>
          <w:szCs w:val="24"/>
        </w:rPr>
        <w:t xml:space="preserve"> 1)</w:t>
      </w:r>
      <w:r w:rsidR="00175E59">
        <w:rPr>
          <w:rFonts w:ascii="Times New Roman" w:hAnsi="Times New Roman" w:cs="Times New Roman"/>
          <w:sz w:val="24"/>
          <w:szCs w:val="24"/>
        </w:rPr>
        <w:t xml:space="preserve"> or individuals per 1000 m</w:t>
      </w:r>
      <w:r w:rsidR="00175E59" w:rsidRPr="00175E59">
        <w:rPr>
          <w:rFonts w:ascii="Times New Roman" w:hAnsi="Times New Roman" w:cs="Times New Roman"/>
          <w:sz w:val="24"/>
          <w:szCs w:val="24"/>
          <w:vertAlign w:val="superscript"/>
        </w:rPr>
        <w:t>3</w:t>
      </w:r>
      <w:r w:rsidR="00175E59">
        <w:rPr>
          <w:rFonts w:ascii="Times New Roman" w:hAnsi="Times New Roman" w:cs="Times New Roman"/>
          <w:sz w:val="24"/>
          <w:szCs w:val="24"/>
        </w:rPr>
        <w:t xml:space="preserve"> (figures)</w:t>
      </w:r>
      <w:r w:rsidR="00341309" w:rsidRPr="00F70509">
        <w:rPr>
          <w:rFonts w:ascii="Times New Roman" w:hAnsi="Times New Roman" w:cs="Times New Roman"/>
          <w:sz w:val="24"/>
          <w:szCs w:val="24"/>
        </w:rPr>
        <w:t>.</w:t>
      </w:r>
      <w:del w:id="111" w:author="Florian Lüskow" w:date="2024-08-05T09:51:00Z" w16du:dateUtc="2024-08-05T07:51:00Z">
        <w:r w:rsidR="00C139AA" w:rsidRPr="00F70509" w:rsidDel="00400811">
          <w:rPr>
            <w:rFonts w:ascii="Times New Roman" w:hAnsi="Times New Roman" w:cs="Times New Roman"/>
            <w:sz w:val="24"/>
            <w:szCs w:val="24"/>
          </w:rPr>
          <w:delText xml:space="preserve"> </w:delText>
        </w:r>
      </w:del>
    </w:p>
    <w:p w14:paraId="0F9DEEB8" w14:textId="38DBBD25" w:rsidR="002C340E" w:rsidRDefault="002C340E" w:rsidP="00375C13">
      <w:pPr>
        <w:spacing w:after="0" w:line="360" w:lineRule="auto"/>
        <w:rPr>
          <w:rFonts w:ascii="Times New Roman" w:hAnsi="Times New Roman" w:cs="Times New Roman"/>
          <w:sz w:val="24"/>
          <w:szCs w:val="24"/>
        </w:rPr>
      </w:pPr>
    </w:p>
    <w:p w14:paraId="60F40609" w14:textId="2852CD18" w:rsidR="002C340E" w:rsidRDefault="002C340E" w:rsidP="00375C13">
      <w:pPr>
        <w:autoSpaceDE w:val="0"/>
        <w:autoSpaceDN w:val="0"/>
        <w:adjustRightInd w:val="0"/>
        <w:spacing w:after="0" w:line="360" w:lineRule="auto"/>
        <w:rPr>
          <w:rFonts w:ascii="Times New Roman" w:hAnsi="Times New Roman" w:cs="Times New Roman"/>
          <w:sz w:val="24"/>
          <w:szCs w:val="24"/>
        </w:rPr>
      </w:pPr>
      <w:r w:rsidRPr="002C340E">
        <w:rPr>
          <w:rFonts w:ascii="Times New Roman" w:hAnsi="Times New Roman" w:cs="Times New Roman"/>
          <w:sz w:val="24"/>
          <w:szCs w:val="24"/>
        </w:rPr>
        <w:t xml:space="preserve">The maturity stages of </w:t>
      </w:r>
      <w:r w:rsidRPr="00112AAE">
        <w:rPr>
          <w:rFonts w:ascii="Times New Roman" w:hAnsi="Times New Roman" w:cs="Times New Roman"/>
          <w:i/>
          <w:sz w:val="24"/>
          <w:szCs w:val="24"/>
        </w:rPr>
        <w:t>S. thompsoni</w:t>
      </w:r>
      <w:r w:rsidRPr="002C340E">
        <w:rPr>
          <w:rFonts w:ascii="Times New Roman" w:hAnsi="Times New Roman" w:cs="Times New Roman"/>
          <w:sz w:val="24"/>
          <w:szCs w:val="24"/>
        </w:rPr>
        <w:t xml:space="preserve"> have been </w:t>
      </w:r>
      <w:r w:rsidR="007F64C0">
        <w:rPr>
          <w:rFonts w:ascii="Times New Roman" w:hAnsi="Times New Roman" w:cs="Times New Roman"/>
          <w:sz w:val="24"/>
          <w:szCs w:val="24"/>
        </w:rPr>
        <w:t xml:space="preserve">well </w:t>
      </w:r>
      <w:r w:rsidRPr="002C340E">
        <w:rPr>
          <w:rFonts w:ascii="Times New Roman" w:hAnsi="Times New Roman" w:cs="Times New Roman"/>
          <w:sz w:val="24"/>
          <w:szCs w:val="24"/>
        </w:rPr>
        <w:t>described (e.g.</w:t>
      </w:r>
      <w:ins w:id="112" w:author="Florian Lüskow" w:date="2024-08-05T09:53:00Z" w16du:dateUtc="2024-08-05T07:53:00Z">
        <w:r w:rsidR="005E1CA1">
          <w:rPr>
            <w:rFonts w:ascii="Times New Roman" w:hAnsi="Times New Roman" w:cs="Times New Roman"/>
            <w:sz w:val="24"/>
            <w:szCs w:val="24"/>
          </w:rPr>
          <w:t>,</w:t>
        </w:r>
      </w:ins>
      <w:r w:rsidRPr="002C340E">
        <w:rPr>
          <w:rFonts w:ascii="Times New Roman" w:hAnsi="Times New Roman" w:cs="Times New Roman"/>
          <w:sz w:val="24"/>
          <w:szCs w:val="24"/>
        </w:rPr>
        <w:t xml:space="preserve"> Foxton 1966</w:t>
      </w:r>
      <w:r w:rsidR="007F64C0">
        <w:rPr>
          <w:rFonts w:ascii="Times New Roman" w:hAnsi="Times New Roman" w:cs="Times New Roman"/>
          <w:sz w:val="24"/>
          <w:szCs w:val="24"/>
        </w:rPr>
        <w:t>,</w:t>
      </w:r>
      <w:r w:rsidRPr="002C340E">
        <w:rPr>
          <w:rFonts w:ascii="Times New Roman" w:hAnsi="Times New Roman" w:cs="Times New Roman"/>
          <w:sz w:val="24"/>
          <w:szCs w:val="24"/>
        </w:rPr>
        <w:t xml:space="preserve"> Daponte et al. 2001</w:t>
      </w:r>
      <w:r w:rsidR="007F64C0">
        <w:rPr>
          <w:rFonts w:ascii="Times New Roman" w:hAnsi="Times New Roman" w:cs="Times New Roman"/>
          <w:sz w:val="24"/>
          <w:szCs w:val="24"/>
        </w:rPr>
        <w:t>,</w:t>
      </w:r>
      <w:r w:rsidRPr="002C340E">
        <w:rPr>
          <w:rFonts w:ascii="Times New Roman" w:hAnsi="Times New Roman" w:cs="Times New Roman"/>
          <w:sz w:val="24"/>
          <w:szCs w:val="24"/>
        </w:rPr>
        <w:t xml:space="preserve"> Pakhomov et al. 2011). </w:t>
      </w:r>
      <w:r w:rsidR="007F64C0">
        <w:rPr>
          <w:rFonts w:ascii="Times New Roman" w:hAnsi="Times New Roman" w:cs="Times New Roman"/>
          <w:sz w:val="24"/>
          <w:szCs w:val="24"/>
        </w:rPr>
        <w:t xml:space="preserve">In </w:t>
      </w:r>
      <w:del w:id="113" w:author="Florian Lüskow" w:date="2024-08-05T09:53:00Z" w16du:dateUtc="2024-08-05T07:53:00Z">
        <w:r w:rsidR="007F64C0" w:rsidDel="005E1CA1">
          <w:rPr>
            <w:rFonts w:ascii="Times New Roman" w:hAnsi="Times New Roman" w:cs="Times New Roman"/>
            <w:sz w:val="24"/>
            <w:szCs w:val="24"/>
          </w:rPr>
          <w:delText>short</w:delText>
        </w:r>
      </w:del>
      <w:ins w:id="114" w:author="Florian Lüskow" w:date="2024-08-05T09:53:00Z" w16du:dateUtc="2024-08-05T07:53:00Z">
        <w:r w:rsidR="005E1CA1">
          <w:rPr>
            <w:rFonts w:ascii="Times New Roman" w:hAnsi="Times New Roman" w:cs="Times New Roman"/>
            <w:sz w:val="24"/>
            <w:szCs w:val="24"/>
          </w:rPr>
          <w:t>brief</w:t>
        </w:r>
      </w:ins>
      <w:r w:rsidR="007F64C0">
        <w:rPr>
          <w:rFonts w:ascii="Times New Roman" w:hAnsi="Times New Roman" w:cs="Times New Roman"/>
          <w:sz w:val="24"/>
          <w:szCs w:val="24"/>
        </w:rPr>
        <w:t>, f</w:t>
      </w:r>
      <w:r w:rsidRPr="002C340E">
        <w:rPr>
          <w:rFonts w:ascii="Times New Roman" w:hAnsi="Times New Roman" w:cs="Times New Roman"/>
          <w:sz w:val="24"/>
          <w:szCs w:val="24"/>
        </w:rPr>
        <w:t xml:space="preserve">ive </w:t>
      </w:r>
      <w:del w:id="115" w:author="Florian Lüskow" w:date="2024-08-05T09:53:00Z" w16du:dateUtc="2024-08-05T07:53:00Z">
        <w:r w:rsidRPr="002C340E" w:rsidDel="005E1CA1">
          <w:rPr>
            <w:rFonts w:ascii="Times New Roman" w:hAnsi="Times New Roman" w:cs="Times New Roman"/>
            <w:sz w:val="24"/>
            <w:szCs w:val="24"/>
          </w:rPr>
          <w:delText xml:space="preserve">different </w:delText>
        </w:r>
      </w:del>
      <w:r w:rsidR="007F64C0">
        <w:rPr>
          <w:rFonts w:ascii="Times New Roman" w:hAnsi="Times New Roman" w:cs="Times New Roman"/>
          <w:sz w:val="24"/>
          <w:szCs w:val="24"/>
        </w:rPr>
        <w:t xml:space="preserve">blastozooid </w:t>
      </w:r>
      <w:r w:rsidRPr="002C340E">
        <w:rPr>
          <w:rFonts w:ascii="Times New Roman" w:hAnsi="Times New Roman" w:cs="Times New Roman"/>
          <w:sz w:val="24"/>
          <w:szCs w:val="24"/>
        </w:rPr>
        <w:t>stages (from 0 to 4) were classified</w:t>
      </w:r>
      <w:r>
        <w:rPr>
          <w:rFonts w:ascii="Times New Roman" w:hAnsi="Times New Roman" w:cs="Times New Roman"/>
          <w:sz w:val="24"/>
          <w:szCs w:val="24"/>
        </w:rPr>
        <w:t xml:space="preserve"> </w:t>
      </w:r>
      <w:r w:rsidRPr="002C340E">
        <w:rPr>
          <w:rFonts w:ascii="Times New Roman" w:hAnsi="Times New Roman" w:cs="Times New Roman"/>
          <w:sz w:val="24"/>
          <w:szCs w:val="24"/>
        </w:rPr>
        <w:t>according to the gradual growth of the embryo. At stage 0, the ovarian</w:t>
      </w:r>
      <w:r>
        <w:rPr>
          <w:rFonts w:ascii="Times New Roman" w:hAnsi="Times New Roman" w:cs="Times New Roman"/>
          <w:sz w:val="24"/>
          <w:szCs w:val="24"/>
        </w:rPr>
        <w:t xml:space="preserve"> </w:t>
      </w:r>
      <w:r w:rsidRPr="002C340E">
        <w:rPr>
          <w:rFonts w:ascii="Times New Roman" w:hAnsi="Times New Roman" w:cs="Times New Roman"/>
          <w:sz w:val="24"/>
          <w:szCs w:val="24"/>
        </w:rPr>
        <w:t>sac is spherical with no sign of embryo development. By stage 4, the</w:t>
      </w:r>
      <w:r>
        <w:rPr>
          <w:rFonts w:ascii="Times New Roman" w:hAnsi="Times New Roman" w:cs="Times New Roman"/>
          <w:sz w:val="24"/>
          <w:szCs w:val="24"/>
        </w:rPr>
        <w:t xml:space="preserve"> </w:t>
      </w:r>
      <w:r w:rsidRPr="002C340E">
        <w:rPr>
          <w:rFonts w:ascii="Times New Roman" w:hAnsi="Times New Roman" w:cs="Times New Roman"/>
          <w:sz w:val="24"/>
          <w:szCs w:val="24"/>
        </w:rPr>
        <w:t>embryo</w:t>
      </w:r>
      <w:r w:rsidR="007F64C0">
        <w:rPr>
          <w:rFonts w:ascii="Times New Roman" w:hAnsi="Times New Roman" w:cs="Times New Roman"/>
          <w:sz w:val="24"/>
          <w:szCs w:val="24"/>
        </w:rPr>
        <w:t xml:space="preserve"> (≥ </w:t>
      </w:r>
      <w:r w:rsidRPr="002C340E">
        <w:rPr>
          <w:rFonts w:ascii="Times New Roman" w:hAnsi="Times New Roman" w:cs="Times New Roman"/>
          <w:sz w:val="24"/>
          <w:szCs w:val="24"/>
        </w:rPr>
        <w:t>4 mm in length</w:t>
      </w:r>
      <w:r w:rsidR="007F64C0">
        <w:rPr>
          <w:rFonts w:ascii="Times New Roman" w:hAnsi="Times New Roman" w:cs="Times New Roman"/>
          <w:sz w:val="24"/>
          <w:szCs w:val="24"/>
        </w:rPr>
        <w:t>)</w:t>
      </w:r>
      <w:r w:rsidRPr="002C340E">
        <w:rPr>
          <w:rFonts w:ascii="Times New Roman" w:hAnsi="Times New Roman" w:cs="Times New Roman"/>
          <w:sz w:val="24"/>
          <w:szCs w:val="24"/>
        </w:rPr>
        <w:t xml:space="preserve"> resembles features </w:t>
      </w:r>
      <w:ins w:id="116" w:author="Florian Lüskow" w:date="2024-08-05T09:54:00Z" w16du:dateUtc="2024-08-05T07:54:00Z">
        <w:r w:rsidR="005E1CA1">
          <w:rPr>
            <w:rFonts w:ascii="Times New Roman" w:hAnsi="Times New Roman" w:cs="Times New Roman"/>
            <w:sz w:val="24"/>
            <w:szCs w:val="24"/>
          </w:rPr>
          <w:t xml:space="preserve">of </w:t>
        </w:r>
      </w:ins>
      <w:r w:rsidRPr="002C340E">
        <w:rPr>
          <w:rFonts w:ascii="Times New Roman" w:hAnsi="Times New Roman" w:cs="Times New Roman"/>
          <w:sz w:val="24"/>
          <w:szCs w:val="24"/>
        </w:rPr>
        <w:t>the early</w:t>
      </w:r>
      <w:r>
        <w:rPr>
          <w:rFonts w:ascii="Times New Roman" w:hAnsi="Times New Roman" w:cs="Times New Roman"/>
          <w:sz w:val="24"/>
          <w:szCs w:val="24"/>
        </w:rPr>
        <w:t xml:space="preserve"> </w:t>
      </w:r>
      <w:r w:rsidRPr="002C340E">
        <w:rPr>
          <w:rFonts w:ascii="Times New Roman" w:hAnsi="Times New Roman" w:cs="Times New Roman"/>
          <w:sz w:val="24"/>
          <w:szCs w:val="24"/>
        </w:rPr>
        <w:t>oozo</w:t>
      </w:r>
      <w:r w:rsidR="00FF0258">
        <w:rPr>
          <w:rFonts w:ascii="Times New Roman" w:hAnsi="Times New Roman" w:cs="Times New Roman"/>
          <w:sz w:val="24"/>
          <w:szCs w:val="24"/>
        </w:rPr>
        <w:t>o</w:t>
      </w:r>
      <w:r w:rsidRPr="002C340E">
        <w:rPr>
          <w:rFonts w:ascii="Times New Roman" w:hAnsi="Times New Roman" w:cs="Times New Roman"/>
          <w:sz w:val="24"/>
          <w:szCs w:val="24"/>
        </w:rPr>
        <w:t>id (</w:t>
      </w:r>
      <w:r w:rsidR="007F64C0">
        <w:rPr>
          <w:rFonts w:ascii="Times New Roman" w:hAnsi="Times New Roman" w:cs="Times New Roman"/>
          <w:sz w:val="24"/>
          <w:szCs w:val="24"/>
        </w:rPr>
        <w:t>Foxton</w:t>
      </w:r>
      <w:r w:rsidRPr="002C340E">
        <w:rPr>
          <w:rFonts w:ascii="Times New Roman" w:hAnsi="Times New Roman" w:cs="Times New Roman"/>
          <w:sz w:val="24"/>
          <w:szCs w:val="24"/>
        </w:rPr>
        <w:t xml:space="preserve"> 1966</w:t>
      </w:r>
      <w:r w:rsidR="007F64C0">
        <w:rPr>
          <w:rFonts w:ascii="Times New Roman" w:hAnsi="Times New Roman" w:cs="Times New Roman"/>
          <w:sz w:val="24"/>
          <w:szCs w:val="24"/>
        </w:rPr>
        <w:t>,</w:t>
      </w:r>
      <w:r w:rsidRPr="002C340E">
        <w:rPr>
          <w:rFonts w:ascii="Times New Roman" w:hAnsi="Times New Roman" w:cs="Times New Roman"/>
          <w:sz w:val="24"/>
          <w:szCs w:val="24"/>
        </w:rPr>
        <w:t xml:space="preserve"> Daponte et al. 2001). Stage </w:t>
      </w:r>
      <w:r w:rsidR="007F64C0">
        <w:rPr>
          <w:rFonts w:ascii="Times New Roman" w:hAnsi="Times New Roman" w:cs="Times New Roman"/>
          <w:sz w:val="24"/>
          <w:szCs w:val="24"/>
        </w:rPr>
        <w:t>S</w:t>
      </w:r>
      <w:r>
        <w:rPr>
          <w:rFonts w:ascii="Times New Roman" w:hAnsi="Times New Roman" w:cs="Times New Roman"/>
          <w:sz w:val="24"/>
          <w:szCs w:val="24"/>
        </w:rPr>
        <w:t xml:space="preserve"> </w:t>
      </w:r>
      <w:r w:rsidRPr="002C340E">
        <w:rPr>
          <w:rFonts w:ascii="Times New Roman" w:hAnsi="Times New Roman" w:cs="Times New Roman"/>
          <w:sz w:val="24"/>
          <w:szCs w:val="24"/>
        </w:rPr>
        <w:t>or ‘spent’ was identified by the presence of a placenta scar</w:t>
      </w:r>
      <w:r w:rsidR="007F64C0">
        <w:rPr>
          <w:rFonts w:ascii="Times New Roman" w:hAnsi="Times New Roman" w:cs="Times New Roman"/>
          <w:sz w:val="24"/>
          <w:szCs w:val="24"/>
        </w:rPr>
        <w:t xml:space="preserve"> </w:t>
      </w:r>
      <w:r w:rsidRPr="002C340E">
        <w:rPr>
          <w:rFonts w:ascii="Times New Roman" w:hAnsi="Times New Roman" w:cs="Times New Roman"/>
          <w:sz w:val="24"/>
          <w:szCs w:val="24"/>
        </w:rPr>
        <w:t>indicat</w:t>
      </w:r>
      <w:r w:rsidR="007F64C0">
        <w:rPr>
          <w:rFonts w:ascii="Times New Roman" w:hAnsi="Times New Roman" w:cs="Times New Roman"/>
          <w:sz w:val="24"/>
          <w:szCs w:val="24"/>
        </w:rPr>
        <w:t>ing</w:t>
      </w:r>
      <w:r w:rsidRPr="002C340E">
        <w:rPr>
          <w:rFonts w:ascii="Times New Roman" w:hAnsi="Times New Roman" w:cs="Times New Roman"/>
          <w:sz w:val="24"/>
          <w:szCs w:val="24"/>
        </w:rPr>
        <w:t xml:space="preserve"> that </w:t>
      </w:r>
      <w:ins w:id="117" w:author="Florian Lüskow" w:date="2024-08-05T09:36:00Z" w16du:dateUtc="2024-08-05T07:36:00Z">
        <w:r w:rsidR="00ED4EA7">
          <w:rPr>
            <w:rFonts w:ascii="Times New Roman" w:hAnsi="Times New Roman" w:cs="Times New Roman"/>
            <w:sz w:val="24"/>
            <w:szCs w:val="24"/>
          </w:rPr>
          <w:t xml:space="preserve">the </w:t>
        </w:r>
      </w:ins>
      <w:r w:rsidRPr="002C340E">
        <w:rPr>
          <w:rFonts w:ascii="Times New Roman" w:hAnsi="Times New Roman" w:cs="Times New Roman"/>
          <w:sz w:val="24"/>
          <w:szCs w:val="24"/>
        </w:rPr>
        <w:t xml:space="preserve">embryo </w:t>
      </w:r>
      <w:r w:rsidR="007F64C0">
        <w:rPr>
          <w:rFonts w:ascii="Times New Roman" w:hAnsi="Times New Roman" w:cs="Times New Roman"/>
          <w:sz w:val="24"/>
          <w:szCs w:val="24"/>
        </w:rPr>
        <w:t xml:space="preserve">was </w:t>
      </w:r>
      <w:r w:rsidRPr="002C340E">
        <w:rPr>
          <w:rFonts w:ascii="Times New Roman" w:hAnsi="Times New Roman" w:cs="Times New Roman"/>
          <w:sz w:val="24"/>
          <w:szCs w:val="24"/>
        </w:rPr>
        <w:t xml:space="preserve">released. </w:t>
      </w:r>
      <w:r w:rsidR="007F64C0">
        <w:rPr>
          <w:rFonts w:ascii="Times New Roman" w:hAnsi="Times New Roman" w:cs="Times New Roman"/>
          <w:sz w:val="24"/>
          <w:szCs w:val="24"/>
        </w:rPr>
        <w:t xml:space="preserve">Blastozooids with visible </w:t>
      </w:r>
      <w:r w:rsidRPr="002C340E">
        <w:rPr>
          <w:rFonts w:ascii="Times New Roman" w:hAnsi="Times New Roman" w:cs="Times New Roman"/>
          <w:sz w:val="24"/>
          <w:szCs w:val="24"/>
        </w:rPr>
        <w:t>placenta scar and sperm</w:t>
      </w:r>
      <w:r>
        <w:rPr>
          <w:rFonts w:ascii="Times New Roman" w:hAnsi="Times New Roman" w:cs="Times New Roman"/>
          <w:sz w:val="24"/>
          <w:szCs w:val="24"/>
        </w:rPr>
        <w:t xml:space="preserve"> </w:t>
      </w:r>
      <w:r w:rsidRPr="002C340E">
        <w:rPr>
          <w:rFonts w:ascii="Times New Roman" w:hAnsi="Times New Roman" w:cs="Times New Roman"/>
          <w:sz w:val="24"/>
          <w:szCs w:val="24"/>
        </w:rPr>
        <w:t>channels on the salp nucleus</w:t>
      </w:r>
      <w:r w:rsidR="007F64C0">
        <w:rPr>
          <w:rFonts w:ascii="Times New Roman" w:hAnsi="Times New Roman" w:cs="Times New Roman"/>
          <w:sz w:val="24"/>
          <w:szCs w:val="24"/>
        </w:rPr>
        <w:t xml:space="preserve"> </w:t>
      </w:r>
      <w:r w:rsidRPr="002C340E">
        <w:rPr>
          <w:rFonts w:ascii="Times New Roman" w:hAnsi="Times New Roman" w:cs="Times New Roman"/>
          <w:sz w:val="24"/>
          <w:szCs w:val="24"/>
        </w:rPr>
        <w:t>were classified as males</w:t>
      </w:r>
      <w:r>
        <w:rPr>
          <w:rFonts w:ascii="Times New Roman" w:hAnsi="Times New Roman" w:cs="Times New Roman"/>
          <w:sz w:val="24"/>
          <w:szCs w:val="24"/>
        </w:rPr>
        <w:t xml:space="preserve"> </w:t>
      </w:r>
      <w:r w:rsidRPr="002C340E">
        <w:rPr>
          <w:rFonts w:ascii="Times New Roman" w:hAnsi="Times New Roman" w:cs="Times New Roman"/>
          <w:sz w:val="24"/>
          <w:szCs w:val="24"/>
        </w:rPr>
        <w:t>(</w:t>
      </w:r>
      <w:r w:rsidR="00FF0258">
        <w:rPr>
          <w:rFonts w:ascii="Times New Roman" w:hAnsi="Times New Roman" w:cs="Times New Roman"/>
          <w:sz w:val="24"/>
          <w:szCs w:val="24"/>
        </w:rPr>
        <w:t xml:space="preserve">stage </w:t>
      </w:r>
      <w:r w:rsidRPr="002C340E">
        <w:rPr>
          <w:rFonts w:ascii="Times New Roman" w:hAnsi="Times New Roman" w:cs="Times New Roman"/>
          <w:sz w:val="24"/>
          <w:szCs w:val="24"/>
        </w:rPr>
        <w:t xml:space="preserve">M). </w:t>
      </w:r>
      <w:r w:rsidR="0078404B">
        <w:rPr>
          <w:rFonts w:ascii="Times New Roman" w:hAnsi="Times New Roman" w:cs="Times New Roman"/>
          <w:sz w:val="24"/>
          <w:szCs w:val="24"/>
        </w:rPr>
        <w:t xml:space="preserve">Finally, blastozooids with </w:t>
      </w:r>
      <w:r w:rsidR="00E0783F" w:rsidRPr="00E0783F">
        <w:rPr>
          <w:rFonts w:ascii="Times New Roman" w:hAnsi="Times New Roman" w:cs="Times New Roman"/>
          <w:sz w:val="24"/>
          <w:szCs w:val="24"/>
        </w:rPr>
        <w:t>no visible embryos (possibly failed</w:t>
      </w:r>
      <w:r w:rsidR="00E0783F">
        <w:rPr>
          <w:rFonts w:ascii="Times New Roman" w:hAnsi="Times New Roman" w:cs="Times New Roman"/>
          <w:sz w:val="24"/>
          <w:szCs w:val="24"/>
        </w:rPr>
        <w:t xml:space="preserve"> </w:t>
      </w:r>
      <w:del w:id="118" w:author="Florian Lüskow" w:date="2024-08-05T09:54:00Z" w16du:dateUtc="2024-08-05T07:54:00Z">
        <w:r w:rsidR="00E0783F" w:rsidRPr="00E0783F" w:rsidDel="005E1CA1">
          <w:rPr>
            <w:rFonts w:ascii="Times New Roman" w:hAnsi="Times New Roman" w:cs="Times New Roman"/>
            <w:sz w:val="24"/>
            <w:szCs w:val="24"/>
          </w:rPr>
          <w:delText>fertilization</w:delText>
        </w:r>
      </w:del>
      <w:ins w:id="119" w:author="Florian Lüskow" w:date="2024-08-05T09:54:00Z" w16du:dateUtc="2024-08-05T07:54:00Z">
        <w:r w:rsidR="005E1CA1" w:rsidRPr="00E0783F">
          <w:rPr>
            <w:rFonts w:ascii="Times New Roman" w:hAnsi="Times New Roman" w:cs="Times New Roman"/>
            <w:sz w:val="24"/>
            <w:szCs w:val="24"/>
          </w:rPr>
          <w:t>fertili</w:t>
        </w:r>
        <w:r w:rsidR="005E1CA1">
          <w:rPr>
            <w:rFonts w:ascii="Times New Roman" w:hAnsi="Times New Roman" w:cs="Times New Roman"/>
            <w:sz w:val="24"/>
            <w:szCs w:val="24"/>
          </w:rPr>
          <w:t>s</w:t>
        </w:r>
        <w:r w:rsidR="005E1CA1" w:rsidRPr="00E0783F">
          <w:rPr>
            <w:rFonts w:ascii="Times New Roman" w:hAnsi="Times New Roman" w:cs="Times New Roman"/>
            <w:sz w:val="24"/>
            <w:szCs w:val="24"/>
          </w:rPr>
          <w:t>ation</w:t>
        </w:r>
      </w:ins>
      <w:r w:rsidR="00E0783F" w:rsidRPr="00E0783F">
        <w:rPr>
          <w:rFonts w:ascii="Times New Roman" w:hAnsi="Times New Roman" w:cs="Times New Roman"/>
          <w:sz w:val="24"/>
          <w:szCs w:val="24"/>
        </w:rPr>
        <w:t>) or embryos that showed a remnant of some</w:t>
      </w:r>
      <w:r w:rsidR="00E0783F">
        <w:rPr>
          <w:rFonts w:ascii="Times New Roman" w:hAnsi="Times New Roman" w:cs="Times New Roman"/>
          <w:sz w:val="24"/>
          <w:szCs w:val="24"/>
        </w:rPr>
        <w:t xml:space="preserve"> </w:t>
      </w:r>
      <w:r w:rsidR="00E0783F" w:rsidRPr="00E0783F">
        <w:rPr>
          <w:rFonts w:ascii="Times New Roman" w:hAnsi="Times New Roman" w:cs="Times New Roman"/>
          <w:sz w:val="24"/>
          <w:szCs w:val="24"/>
        </w:rPr>
        <w:t>degree of development (possibly embryos with disrupted</w:t>
      </w:r>
      <w:r w:rsidR="00E0783F">
        <w:rPr>
          <w:rFonts w:ascii="Times New Roman" w:hAnsi="Times New Roman" w:cs="Times New Roman"/>
          <w:sz w:val="24"/>
          <w:szCs w:val="24"/>
        </w:rPr>
        <w:t xml:space="preserve"> </w:t>
      </w:r>
      <w:r w:rsidR="00E0783F" w:rsidRPr="00E0783F">
        <w:rPr>
          <w:rFonts w:ascii="Times New Roman" w:hAnsi="Times New Roman" w:cs="Times New Roman"/>
          <w:sz w:val="24"/>
          <w:szCs w:val="24"/>
        </w:rPr>
        <w:t>development)</w:t>
      </w:r>
      <w:r w:rsidR="00E0783F">
        <w:rPr>
          <w:rFonts w:ascii="Times New Roman" w:hAnsi="Times New Roman" w:cs="Times New Roman"/>
          <w:sz w:val="24"/>
          <w:szCs w:val="24"/>
        </w:rPr>
        <w:t xml:space="preserve">, </w:t>
      </w:r>
      <w:r w:rsidR="0078404B">
        <w:rPr>
          <w:rFonts w:ascii="Times New Roman" w:hAnsi="Times New Roman" w:cs="Times New Roman"/>
          <w:sz w:val="24"/>
          <w:szCs w:val="24"/>
        </w:rPr>
        <w:t xml:space="preserve">no visible </w:t>
      </w:r>
      <w:r w:rsidR="0078404B" w:rsidRPr="0078404B">
        <w:rPr>
          <w:rFonts w:ascii="Times New Roman" w:hAnsi="Times New Roman" w:cs="Times New Roman"/>
          <w:sz w:val="24"/>
          <w:szCs w:val="24"/>
        </w:rPr>
        <w:t>placenta scar</w:t>
      </w:r>
      <w:r w:rsidR="00175E59">
        <w:rPr>
          <w:rFonts w:ascii="Times New Roman" w:hAnsi="Times New Roman" w:cs="Times New Roman"/>
          <w:sz w:val="24"/>
          <w:szCs w:val="24"/>
        </w:rPr>
        <w:t>,</w:t>
      </w:r>
      <w:r w:rsidR="0078404B" w:rsidRPr="0078404B">
        <w:rPr>
          <w:rFonts w:ascii="Times New Roman" w:hAnsi="Times New Roman" w:cs="Times New Roman"/>
          <w:sz w:val="24"/>
          <w:szCs w:val="24"/>
        </w:rPr>
        <w:t xml:space="preserve"> </w:t>
      </w:r>
      <w:ins w:id="120" w:author="Florian Lüskow" w:date="2024-08-05T09:37:00Z" w16du:dateUtc="2024-08-05T07:37:00Z">
        <w:r w:rsidR="00ED4EA7">
          <w:rPr>
            <w:rFonts w:ascii="Times New Roman" w:hAnsi="Times New Roman" w:cs="Times New Roman"/>
            <w:sz w:val="24"/>
            <w:szCs w:val="24"/>
          </w:rPr>
          <w:t xml:space="preserve">and </w:t>
        </w:r>
      </w:ins>
      <w:r w:rsidR="0078404B" w:rsidRPr="0078404B">
        <w:rPr>
          <w:rFonts w:ascii="Times New Roman" w:hAnsi="Times New Roman" w:cs="Times New Roman"/>
          <w:sz w:val="24"/>
          <w:szCs w:val="24"/>
        </w:rPr>
        <w:t>no clear visible sperm</w:t>
      </w:r>
      <w:r w:rsidR="00E0783F">
        <w:rPr>
          <w:rFonts w:ascii="Times New Roman" w:hAnsi="Times New Roman" w:cs="Times New Roman"/>
          <w:sz w:val="24"/>
          <w:szCs w:val="24"/>
        </w:rPr>
        <w:t xml:space="preserve"> </w:t>
      </w:r>
      <w:r w:rsidR="0068430A">
        <w:rPr>
          <w:rFonts w:ascii="Times New Roman" w:hAnsi="Times New Roman" w:cs="Times New Roman"/>
          <w:sz w:val="24"/>
          <w:szCs w:val="24"/>
        </w:rPr>
        <w:t xml:space="preserve">canals </w:t>
      </w:r>
      <w:r w:rsidR="00E0783F">
        <w:rPr>
          <w:rFonts w:ascii="Times New Roman" w:hAnsi="Times New Roman" w:cs="Times New Roman"/>
          <w:sz w:val="24"/>
          <w:szCs w:val="24"/>
        </w:rPr>
        <w:t xml:space="preserve">were classified </w:t>
      </w:r>
      <w:r w:rsidR="00E0783F">
        <w:rPr>
          <w:rFonts w:ascii="Times New Roman" w:hAnsi="Times New Roman" w:cs="Times New Roman"/>
          <w:sz w:val="24"/>
          <w:szCs w:val="24"/>
        </w:rPr>
        <w:lastRenderedPageBreak/>
        <w:t xml:space="preserve">following Chiba et al. (1999) as stage X. </w:t>
      </w:r>
      <w:r w:rsidRPr="002C340E">
        <w:rPr>
          <w:rFonts w:ascii="Times New Roman" w:hAnsi="Times New Roman" w:cs="Times New Roman"/>
          <w:sz w:val="24"/>
          <w:szCs w:val="24"/>
        </w:rPr>
        <w:t>The</w:t>
      </w:r>
      <w:r>
        <w:rPr>
          <w:rFonts w:ascii="Times New Roman" w:hAnsi="Times New Roman" w:cs="Times New Roman"/>
          <w:sz w:val="24"/>
          <w:szCs w:val="24"/>
        </w:rPr>
        <w:t xml:space="preserve"> </w:t>
      </w:r>
      <w:r w:rsidRPr="002C340E">
        <w:rPr>
          <w:rFonts w:ascii="Times New Roman" w:hAnsi="Times New Roman" w:cs="Times New Roman"/>
          <w:sz w:val="24"/>
          <w:szCs w:val="24"/>
        </w:rPr>
        <w:t xml:space="preserve">developmental stages of </w:t>
      </w:r>
      <w:r w:rsidRPr="00E0783F">
        <w:rPr>
          <w:rFonts w:ascii="Times New Roman" w:hAnsi="Times New Roman" w:cs="Times New Roman"/>
          <w:i/>
          <w:sz w:val="24"/>
          <w:szCs w:val="24"/>
        </w:rPr>
        <w:t>S. thompsoni</w:t>
      </w:r>
      <w:r w:rsidR="00E0783F">
        <w:rPr>
          <w:rFonts w:ascii="Times New Roman" w:hAnsi="Times New Roman" w:cs="Times New Roman"/>
          <w:sz w:val="24"/>
          <w:szCs w:val="24"/>
        </w:rPr>
        <w:t xml:space="preserve"> oozooids </w:t>
      </w:r>
      <w:r w:rsidRPr="002C340E">
        <w:rPr>
          <w:rFonts w:ascii="Times New Roman" w:hAnsi="Times New Roman" w:cs="Times New Roman"/>
          <w:sz w:val="24"/>
          <w:szCs w:val="24"/>
        </w:rPr>
        <w:t>were determined</w:t>
      </w:r>
      <w:r>
        <w:rPr>
          <w:rFonts w:ascii="Times New Roman" w:hAnsi="Times New Roman" w:cs="Times New Roman"/>
          <w:sz w:val="24"/>
          <w:szCs w:val="24"/>
        </w:rPr>
        <w:t xml:space="preserve"> </w:t>
      </w:r>
      <w:r w:rsidRPr="002C340E">
        <w:rPr>
          <w:rFonts w:ascii="Times New Roman" w:hAnsi="Times New Roman" w:cs="Times New Roman"/>
          <w:sz w:val="24"/>
          <w:szCs w:val="24"/>
        </w:rPr>
        <w:t xml:space="preserve">according to the morphology of the stolon. </w:t>
      </w:r>
      <w:r w:rsidR="00E0783F">
        <w:rPr>
          <w:rFonts w:ascii="Times New Roman" w:hAnsi="Times New Roman" w:cs="Times New Roman"/>
          <w:sz w:val="24"/>
          <w:szCs w:val="24"/>
        </w:rPr>
        <w:t xml:space="preserve">Oozooid </w:t>
      </w:r>
      <w:r w:rsidRPr="002C340E">
        <w:rPr>
          <w:rFonts w:ascii="Times New Roman" w:hAnsi="Times New Roman" w:cs="Times New Roman"/>
          <w:sz w:val="24"/>
          <w:szCs w:val="24"/>
        </w:rPr>
        <w:t>stages 0 to 4A</w:t>
      </w:r>
      <w:r>
        <w:rPr>
          <w:rFonts w:ascii="Times New Roman" w:hAnsi="Times New Roman" w:cs="Times New Roman"/>
          <w:sz w:val="24"/>
          <w:szCs w:val="24"/>
        </w:rPr>
        <w:t xml:space="preserve"> </w:t>
      </w:r>
      <w:r w:rsidRPr="002C340E">
        <w:rPr>
          <w:rFonts w:ascii="Times New Roman" w:hAnsi="Times New Roman" w:cs="Times New Roman"/>
          <w:sz w:val="24"/>
          <w:szCs w:val="24"/>
        </w:rPr>
        <w:t>represent the development from embryo release (0) to</w:t>
      </w:r>
      <w:r>
        <w:rPr>
          <w:rFonts w:ascii="Times New Roman" w:hAnsi="Times New Roman" w:cs="Times New Roman"/>
          <w:sz w:val="24"/>
          <w:szCs w:val="24"/>
        </w:rPr>
        <w:t xml:space="preserve"> </w:t>
      </w:r>
      <w:r w:rsidRPr="002C340E">
        <w:rPr>
          <w:rFonts w:ascii="Times New Roman" w:hAnsi="Times New Roman" w:cs="Times New Roman"/>
          <w:sz w:val="24"/>
          <w:szCs w:val="24"/>
        </w:rPr>
        <w:t xml:space="preserve">the first fully differentiated block (chain) of </w:t>
      </w:r>
      <w:r w:rsidR="00E0783F">
        <w:rPr>
          <w:rFonts w:ascii="Times New Roman" w:hAnsi="Times New Roman" w:cs="Times New Roman"/>
          <w:sz w:val="24"/>
          <w:szCs w:val="24"/>
        </w:rPr>
        <w:t xml:space="preserve">blastozooids </w:t>
      </w:r>
      <w:r w:rsidRPr="002C340E">
        <w:rPr>
          <w:rFonts w:ascii="Times New Roman" w:hAnsi="Times New Roman" w:cs="Times New Roman"/>
          <w:sz w:val="24"/>
          <w:szCs w:val="24"/>
        </w:rPr>
        <w:t>(4A) (Daponte</w:t>
      </w:r>
      <w:r>
        <w:rPr>
          <w:rFonts w:ascii="Times New Roman" w:hAnsi="Times New Roman" w:cs="Times New Roman"/>
          <w:sz w:val="24"/>
          <w:szCs w:val="24"/>
        </w:rPr>
        <w:t xml:space="preserve"> </w:t>
      </w:r>
      <w:r w:rsidRPr="002C340E">
        <w:rPr>
          <w:rFonts w:ascii="Times New Roman" w:hAnsi="Times New Roman" w:cs="Times New Roman"/>
          <w:sz w:val="24"/>
          <w:szCs w:val="24"/>
        </w:rPr>
        <w:t xml:space="preserve">et al. 2001). </w:t>
      </w:r>
      <w:r w:rsidR="00E0783F">
        <w:rPr>
          <w:rFonts w:ascii="Times New Roman" w:hAnsi="Times New Roman" w:cs="Times New Roman"/>
          <w:sz w:val="24"/>
          <w:szCs w:val="24"/>
        </w:rPr>
        <w:t xml:space="preserve">At </w:t>
      </w:r>
      <w:del w:id="121" w:author="Florian Lüskow" w:date="2024-08-05T09:37:00Z" w16du:dateUtc="2024-08-05T07:37:00Z">
        <w:r w:rsidR="00E0783F" w:rsidDel="00ED4EA7">
          <w:rPr>
            <w:rFonts w:ascii="Times New Roman" w:hAnsi="Times New Roman" w:cs="Times New Roman"/>
            <w:sz w:val="24"/>
            <w:szCs w:val="24"/>
          </w:rPr>
          <w:delText xml:space="preserve">the </w:delText>
        </w:r>
      </w:del>
      <w:r w:rsidR="00E0783F">
        <w:rPr>
          <w:rFonts w:ascii="Times New Roman" w:hAnsi="Times New Roman" w:cs="Times New Roman"/>
          <w:sz w:val="24"/>
          <w:szCs w:val="24"/>
        </w:rPr>
        <w:t>s</w:t>
      </w:r>
      <w:r w:rsidRPr="002C340E">
        <w:rPr>
          <w:rFonts w:ascii="Times New Roman" w:hAnsi="Times New Roman" w:cs="Times New Roman"/>
          <w:sz w:val="24"/>
          <w:szCs w:val="24"/>
        </w:rPr>
        <w:t>tage 4B</w:t>
      </w:r>
      <w:r w:rsidR="00E0783F">
        <w:rPr>
          <w:rFonts w:ascii="Times New Roman" w:hAnsi="Times New Roman" w:cs="Times New Roman"/>
          <w:sz w:val="24"/>
          <w:szCs w:val="24"/>
        </w:rPr>
        <w:t xml:space="preserve">, the </w:t>
      </w:r>
      <w:r w:rsidRPr="002C340E">
        <w:rPr>
          <w:rFonts w:ascii="Times New Roman" w:hAnsi="Times New Roman" w:cs="Times New Roman"/>
          <w:sz w:val="24"/>
          <w:szCs w:val="24"/>
        </w:rPr>
        <w:t>proximal aggregate block is</w:t>
      </w:r>
      <w:r>
        <w:rPr>
          <w:rFonts w:ascii="Times New Roman" w:hAnsi="Times New Roman" w:cs="Times New Roman"/>
          <w:sz w:val="24"/>
          <w:szCs w:val="24"/>
        </w:rPr>
        <w:t xml:space="preserve"> </w:t>
      </w:r>
      <w:del w:id="122" w:author="Florian Lüskow" w:date="2024-08-05T09:55:00Z" w16du:dateUtc="2024-08-05T07:55:00Z">
        <w:r w:rsidRPr="002C340E" w:rsidDel="00907CBF">
          <w:rPr>
            <w:rFonts w:ascii="Times New Roman" w:hAnsi="Times New Roman" w:cs="Times New Roman"/>
            <w:sz w:val="24"/>
            <w:szCs w:val="24"/>
          </w:rPr>
          <w:delText>developing</w:delText>
        </w:r>
      </w:del>
      <w:ins w:id="123" w:author="Florian Lüskow" w:date="2024-08-05T09:55:00Z" w16du:dateUtc="2024-08-05T07:55:00Z">
        <w:r w:rsidR="00907CBF" w:rsidRPr="002C340E">
          <w:rPr>
            <w:rFonts w:ascii="Times New Roman" w:hAnsi="Times New Roman" w:cs="Times New Roman"/>
            <w:sz w:val="24"/>
            <w:szCs w:val="24"/>
          </w:rPr>
          <w:t>developing,</w:t>
        </w:r>
      </w:ins>
      <w:r w:rsidR="00E0783F">
        <w:rPr>
          <w:rFonts w:ascii="Times New Roman" w:hAnsi="Times New Roman" w:cs="Times New Roman"/>
          <w:sz w:val="24"/>
          <w:szCs w:val="24"/>
        </w:rPr>
        <w:t xml:space="preserve"> and </w:t>
      </w:r>
      <w:r w:rsidRPr="002C340E">
        <w:rPr>
          <w:rFonts w:ascii="Times New Roman" w:hAnsi="Times New Roman" w:cs="Times New Roman"/>
          <w:sz w:val="24"/>
          <w:szCs w:val="24"/>
        </w:rPr>
        <w:t xml:space="preserve">the distal block is developed and ready </w:t>
      </w:r>
      <w:r w:rsidR="00E0783F">
        <w:rPr>
          <w:rFonts w:ascii="Times New Roman" w:hAnsi="Times New Roman" w:cs="Times New Roman"/>
          <w:sz w:val="24"/>
          <w:szCs w:val="24"/>
        </w:rPr>
        <w:t>for release</w:t>
      </w:r>
      <w:r w:rsidRPr="002C340E">
        <w:rPr>
          <w:rFonts w:ascii="Times New Roman" w:hAnsi="Times New Roman" w:cs="Times New Roman"/>
          <w:sz w:val="24"/>
          <w:szCs w:val="24"/>
        </w:rPr>
        <w:t xml:space="preserve">. </w:t>
      </w:r>
      <w:del w:id="124" w:author="Florian Lüskow" w:date="2024-08-05T09:55:00Z" w16du:dateUtc="2024-08-05T07:55:00Z">
        <w:r w:rsidR="00E0783F" w:rsidDel="00907CBF">
          <w:rPr>
            <w:rFonts w:ascii="Times New Roman" w:hAnsi="Times New Roman" w:cs="Times New Roman"/>
            <w:sz w:val="24"/>
            <w:szCs w:val="24"/>
          </w:rPr>
          <w:delText xml:space="preserve">The </w:delText>
        </w:r>
        <w:r w:rsidRPr="002C340E" w:rsidDel="00907CBF">
          <w:rPr>
            <w:rFonts w:ascii="Times New Roman" w:hAnsi="Times New Roman" w:cs="Times New Roman"/>
            <w:sz w:val="24"/>
            <w:szCs w:val="24"/>
          </w:rPr>
          <w:delText>s</w:delText>
        </w:r>
      </w:del>
      <w:ins w:id="125" w:author="Florian Lüskow" w:date="2024-08-05T09:55:00Z" w16du:dateUtc="2024-08-05T07:55:00Z">
        <w:r w:rsidR="00907CBF">
          <w:rPr>
            <w:rFonts w:ascii="Times New Roman" w:hAnsi="Times New Roman" w:cs="Times New Roman"/>
            <w:sz w:val="24"/>
            <w:szCs w:val="24"/>
          </w:rPr>
          <w:t>S</w:t>
        </w:r>
      </w:ins>
      <w:r w:rsidRPr="002C340E">
        <w:rPr>
          <w:rFonts w:ascii="Times New Roman" w:hAnsi="Times New Roman" w:cs="Times New Roman"/>
          <w:sz w:val="24"/>
          <w:szCs w:val="24"/>
        </w:rPr>
        <w:t>tage 5A</w:t>
      </w:r>
      <w:r w:rsidR="00E0783F">
        <w:rPr>
          <w:rFonts w:ascii="Times New Roman" w:hAnsi="Times New Roman" w:cs="Times New Roman"/>
          <w:sz w:val="24"/>
          <w:szCs w:val="24"/>
        </w:rPr>
        <w:t xml:space="preserve"> signifies the release of </w:t>
      </w:r>
      <w:r w:rsidRPr="002C340E">
        <w:rPr>
          <w:rFonts w:ascii="Times New Roman" w:hAnsi="Times New Roman" w:cs="Times New Roman"/>
          <w:sz w:val="24"/>
          <w:szCs w:val="24"/>
        </w:rPr>
        <w:t>the first (stage 4B distal) block</w:t>
      </w:r>
      <w:r w:rsidR="00E0783F">
        <w:rPr>
          <w:rFonts w:ascii="Times New Roman" w:hAnsi="Times New Roman" w:cs="Times New Roman"/>
          <w:sz w:val="24"/>
          <w:szCs w:val="24"/>
        </w:rPr>
        <w:t xml:space="preserve"> and t</w:t>
      </w:r>
      <w:r w:rsidRPr="002C340E">
        <w:rPr>
          <w:rFonts w:ascii="Times New Roman" w:hAnsi="Times New Roman" w:cs="Times New Roman"/>
          <w:sz w:val="24"/>
          <w:szCs w:val="24"/>
        </w:rPr>
        <w:t>he presence of a scar</w:t>
      </w:r>
      <w:r w:rsidR="001C172C">
        <w:rPr>
          <w:rFonts w:ascii="Times New Roman" w:hAnsi="Times New Roman" w:cs="Times New Roman"/>
          <w:sz w:val="24"/>
          <w:szCs w:val="24"/>
        </w:rPr>
        <w:t>,</w:t>
      </w:r>
      <w:r w:rsidRPr="002C340E">
        <w:rPr>
          <w:rFonts w:ascii="Times New Roman" w:hAnsi="Times New Roman" w:cs="Times New Roman"/>
          <w:sz w:val="24"/>
          <w:szCs w:val="24"/>
        </w:rPr>
        <w:t xml:space="preserve"> through</w:t>
      </w:r>
      <w:r>
        <w:rPr>
          <w:rFonts w:ascii="Times New Roman" w:hAnsi="Times New Roman" w:cs="Times New Roman"/>
          <w:sz w:val="24"/>
          <w:szCs w:val="24"/>
        </w:rPr>
        <w:t xml:space="preserve"> </w:t>
      </w:r>
      <w:r w:rsidRPr="002C340E">
        <w:rPr>
          <w:rFonts w:ascii="Times New Roman" w:hAnsi="Times New Roman" w:cs="Times New Roman"/>
          <w:sz w:val="24"/>
          <w:szCs w:val="24"/>
        </w:rPr>
        <w:t xml:space="preserve">which </w:t>
      </w:r>
      <w:r w:rsidR="00E0783F">
        <w:rPr>
          <w:rFonts w:ascii="Times New Roman" w:hAnsi="Times New Roman" w:cs="Times New Roman"/>
          <w:sz w:val="24"/>
          <w:szCs w:val="24"/>
        </w:rPr>
        <w:t xml:space="preserve">it </w:t>
      </w:r>
      <w:r w:rsidRPr="002C340E">
        <w:rPr>
          <w:rFonts w:ascii="Times New Roman" w:hAnsi="Times New Roman" w:cs="Times New Roman"/>
          <w:sz w:val="24"/>
          <w:szCs w:val="24"/>
        </w:rPr>
        <w:t>was released</w:t>
      </w:r>
      <w:r w:rsidR="001C172C">
        <w:rPr>
          <w:rFonts w:ascii="Times New Roman" w:hAnsi="Times New Roman" w:cs="Times New Roman"/>
          <w:sz w:val="24"/>
          <w:szCs w:val="24"/>
        </w:rPr>
        <w:t>,</w:t>
      </w:r>
      <w:r w:rsidRPr="002C340E">
        <w:rPr>
          <w:rFonts w:ascii="Times New Roman" w:hAnsi="Times New Roman" w:cs="Times New Roman"/>
          <w:sz w:val="24"/>
          <w:szCs w:val="24"/>
        </w:rPr>
        <w:t xml:space="preserve"> </w:t>
      </w:r>
      <w:r w:rsidR="001C172C">
        <w:rPr>
          <w:rFonts w:ascii="Times New Roman" w:hAnsi="Times New Roman" w:cs="Times New Roman"/>
          <w:sz w:val="24"/>
          <w:szCs w:val="24"/>
        </w:rPr>
        <w:t xml:space="preserve">allows </w:t>
      </w:r>
      <w:r w:rsidRPr="002C340E">
        <w:rPr>
          <w:rFonts w:ascii="Times New Roman" w:hAnsi="Times New Roman" w:cs="Times New Roman"/>
          <w:sz w:val="24"/>
          <w:szCs w:val="24"/>
        </w:rPr>
        <w:t>the distinction of stage 5A</w:t>
      </w:r>
      <w:r>
        <w:rPr>
          <w:rFonts w:ascii="Times New Roman" w:hAnsi="Times New Roman" w:cs="Times New Roman"/>
          <w:sz w:val="24"/>
          <w:szCs w:val="24"/>
        </w:rPr>
        <w:t xml:space="preserve"> </w:t>
      </w:r>
      <w:r w:rsidRPr="002C340E">
        <w:rPr>
          <w:rFonts w:ascii="Times New Roman" w:hAnsi="Times New Roman" w:cs="Times New Roman"/>
          <w:sz w:val="24"/>
          <w:szCs w:val="24"/>
        </w:rPr>
        <w:t>from 4A. Stage 5B has both blocks (proximal and distal) fully developed</w:t>
      </w:r>
      <w:r>
        <w:rPr>
          <w:rFonts w:ascii="Times New Roman" w:hAnsi="Times New Roman" w:cs="Times New Roman"/>
          <w:sz w:val="24"/>
          <w:szCs w:val="24"/>
        </w:rPr>
        <w:t xml:space="preserve"> </w:t>
      </w:r>
      <w:r w:rsidRPr="002C340E">
        <w:rPr>
          <w:rFonts w:ascii="Times New Roman" w:hAnsi="Times New Roman" w:cs="Times New Roman"/>
          <w:sz w:val="24"/>
          <w:szCs w:val="24"/>
        </w:rPr>
        <w:t>and the distal block is about to be released. According to Daponte et al.</w:t>
      </w:r>
      <w:r>
        <w:rPr>
          <w:rFonts w:ascii="Times New Roman" w:hAnsi="Times New Roman" w:cs="Times New Roman"/>
          <w:sz w:val="24"/>
          <w:szCs w:val="24"/>
        </w:rPr>
        <w:t xml:space="preserve"> </w:t>
      </w:r>
      <w:r w:rsidRPr="002C340E">
        <w:rPr>
          <w:rFonts w:ascii="Times New Roman" w:hAnsi="Times New Roman" w:cs="Times New Roman"/>
          <w:sz w:val="24"/>
          <w:szCs w:val="24"/>
        </w:rPr>
        <w:t>(2001), this process may continue until the budding capacity of the</w:t>
      </w:r>
      <w:r>
        <w:rPr>
          <w:rFonts w:ascii="Times New Roman" w:hAnsi="Times New Roman" w:cs="Times New Roman"/>
          <w:sz w:val="24"/>
          <w:szCs w:val="24"/>
        </w:rPr>
        <w:t xml:space="preserve"> </w:t>
      </w:r>
      <w:r w:rsidRPr="002C340E">
        <w:rPr>
          <w:rFonts w:ascii="Times New Roman" w:hAnsi="Times New Roman" w:cs="Times New Roman"/>
          <w:sz w:val="24"/>
          <w:szCs w:val="24"/>
        </w:rPr>
        <w:t>stolon is exhausted, passing through stages 6</w:t>
      </w:r>
      <w:r w:rsidR="000A271E">
        <w:rPr>
          <w:rFonts w:ascii="Times New Roman" w:hAnsi="Times New Roman" w:cs="Times New Roman"/>
          <w:sz w:val="24"/>
          <w:szCs w:val="24"/>
        </w:rPr>
        <w:t>A</w:t>
      </w:r>
      <w:r w:rsidRPr="002C340E">
        <w:rPr>
          <w:rFonts w:ascii="Times New Roman" w:hAnsi="Times New Roman" w:cs="Times New Roman"/>
          <w:sz w:val="24"/>
          <w:szCs w:val="24"/>
        </w:rPr>
        <w:t xml:space="preserve"> and 6</w:t>
      </w:r>
      <w:r w:rsidR="000A271E">
        <w:rPr>
          <w:rFonts w:ascii="Times New Roman" w:hAnsi="Times New Roman" w:cs="Times New Roman"/>
          <w:sz w:val="24"/>
          <w:szCs w:val="24"/>
        </w:rPr>
        <w:t>B</w:t>
      </w:r>
      <w:r w:rsidRPr="002C340E">
        <w:rPr>
          <w:rFonts w:ascii="Times New Roman" w:hAnsi="Times New Roman" w:cs="Times New Roman"/>
          <w:sz w:val="24"/>
          <w:szCs w:val="24"/>
        </w:rPr>
        <w:t xml:space="preserve"> and possibly</w:t>
      </w:r>
      <w:r>
        <w:rPr>
          <w:rFonts w:ascii="Times New Roman" w:hAnsi="Times New Roman" w:cs="Times New Roman"/>
          <w:sz w:val="24"/>
          <w:szCs w:val="24"/>
        </w:rPr>
        <w:t xml:space="preserve"> </w:t>
      </w:r>
      <w:r w:rsidRPr="002C340E">
        <w:rPr>
          <w:rFonts w:ascii="Times New Roman" w:hAnsi="Times New Roman" w:cs="Times New Roman"/>
          <w:sz w:val="24"/>
          <w:szCs w:val="24"/>
        </w:rPr>
        <w:t xml:space="preserve">beyond. In our study, however, we did not have </w:t>
      </w:r>
      <w:ins w:id="126" w:author="Florian Lüskow" w:date="2024-08-05T09:37:00Z" w16du:dateUtc="2024-08-05T07:37:00Z">
        <w:r w:rsidR="00ED4EA7">
          <w:rPr>
            <w:rFonts w:ascii="Times New Roman" w:hAnsi="Times New Roman" w:cs="Times New Roman"/>
            <w:sz w:val="24"/>
            <w:szCs w:val="24"/>
          </w:rPr>
          <w:t xml:space="preserve">the </w:t>
        </w:r>
      </w:ins>
      <w:r w:rsidRPr="002C340E">
        <w:rPr>
          <w:rFonts w:ascii="Times New Roman" w:hAnsi="Times New Roman" w:cs="Times New Roman"/>
          <w:sz w:val="24"/>
          <w:szCs w:val="24"/>
        </w:rPr>
        <w:t>means to distinguish</w:t>
      </w:r>
      <w:r>
        <w:rPr>
          <w:rFonts w:ascii="Times New Roman" w:hAnsi="Times New Roman" w:cs="Times New Roman"/>
          <w:sz w:val="24"/>
          <w:szCs w:val="24"/>
        </w:rPr>
        <w:t xml:space="preserve"> </w:t>
      </w:r>
      <w:r w:rsidRPr="002C340E">
        <w:rPr>
          <w:rFonts w:ascii="Times New Roman" w:hAnsi="Times New Roman" w:cs="Times New Roman"/>
          <w:sz w:val="24"/>
          <w:szCs w:val="24"/>
        </w:rPr>
        <w:t>stages beyond 5B.</w:t>
      </w:r>
    </w:p>
    <w:p w14:paraId="3751C887" w14:textId="5786A1C2" w:rsidR="00C00CE0" w:rsidRDefault="00C00CE0" w:rsidP="00375C13">
      <w:pPr>
        <w:spacing w:after="0" w:line="360" w:lineRule="auto"/>
        <w:rPr>
          <w:rFonts w:ascii="Times New Roman" w:hAnsi="Times New Roman" w:cs="Times New Roman"/>
          <w:sz w:val="24"/>
          <w:szCs w:val="24"/>
        </w:rPr>
      </w:pPr>
    </w:p>
    <w:p w14:paraId="45BD6CAF" w14:textId="42FC02EA" w:rsidR="008866CC" w:rsidRPr="00175E59" w:rsidRDefault="008866CC" w:rsidP="00375C13">
      <w:pPr>
        <w:spacing w:line="360" w:lineRule="auto"/>
        <w:rPr>
          <w:rFonts w:ascii="Times New Roman" w:hAnsi="Times New Roman" w:cs="Times New Roman"/>
          <w:b/>
          <w:sz w:val="24"/>
          <w:szCs w:val="24"/>
        </w:rPr>
      </w:pPr>
      <w:r w:rsidRPr="00175E59">
        <w:rPr>
          <w:rFonts w:ascii="Times New Roman" w:hAnsi="Times New Roman" w:cs="Times New Roman"/>
          <w:sz w:val="24"/>
          <w:szCs w:val="24"/>
        </w:rPr>
        <w:br/>
      </w:r>
      <w:r w:rsidR="00175E59" w:rsidRPr="00175E59">
        <w:rPr>
          <w:rFonts w:ascii="Times New Roman" w:hAnsi="Times New Roman" w:cs="Times New Roman"/>
          <w:b/>
          <w:sz w:val="24"/>
          <w:szCs w:val="24"/>
        </w:rPr>
        <w:t>Results</w:t>
      </w:r>
    </w:p>
    <w:p w14:paraId="2FB56632" w14:textId="77777777" w:rsidR="00960CE2" w:rsidRDefault="00960CE2" w:rsidP="00C3458C">
      <w:pPr>
        <w:spacing w:after="0" w:line="360" w:lineRule="auto"/>
        <w:rPr>
          <w:rFonts w:ascii="Times New Roman" w:hAnsi="Times New Roman" w:cs="Times New Roman"/>
          <w:sz w:val="24"/>
          <w:szCs w:val="24"/>
        </w:rPr>
      </w:pPr>
    </w:p>
    <w:p w14:paraId="511405DE" w14:textId="03460188" w:rsidR="00F916BA" w:rsidRPr="00BE037B" w:rsidRDefault="00BE037B" w:rsidP="00C3458C">
      <w:pPr>
        <w:spacing w:after="0" w:line="360" w:lineRule="auto"/>
        <w:rPr>
          <w:rFonts w:ascii="Times New Roman" w:hAnsi="Times New Roman" w:cs="Times New Roman"/>
          <w:sz w:val="24"/>
          <w:szCs w:val="24"/>
        </w:rPr>
      </w:pPr>
      <w:r w:rsidRPr="00BE037B">
        <w:rPr>
          <w:rFonts w:ascii="Times New Roman" w:hAnsi="Times New Roman" w:cs="Times New Roman"/>
          <w:sz w:val="24"/>
          <w:szCs w:val="24"/>
        </w:rPr>
        <w:t>Oceanographic setting: f</w:t>
      </w:r>
      <w:r w:rsidR="00F916BA" w:rsidRPr="00BE037B">
        <w:rPr>
          <w:rFonts w:ascii="Times New Roman" w:hAnsi="Times New Roman" w:cs="Times New Roman"/>
          <w:sz w:val="24"/>
          <w:szCs w:val="24"/>
        </w:rPr>
        <w:t xml:space="preserve">ronts and </w:t>
      </w:r>
      <w:r w:rsidRPr="00BE037B">
        <w:rPr>
          <w:rFonts w:ascii="Times New Roman" w:hAnsi="Times New Roman" w:cs="Times New Roman"/>
          <w:sz w:val="24"/>
          <w:szCs w:val="24"/>
        </w:rPr>
        <w:t>c</w:t>
      </w:r>
      <w:r w:rsidR="00F916BA" w:rsidRPr="00BE037B">
        <w:rPr>
          <w:rFonts w:ascii="Times New Roman" w:hAnsi="Times New Roman" w:cs="Times New Roman"/>
          <w:sz w:val="24"/>
          <w:szCs w:val="24"/>
        </w:rPr>
        <w:t>irculation</w:t>
      </w:r>
    </w:p>
    <w:p w14:paraId="470AFE14" w14:textId="77777777" w:rsidR="00C3458C" w:rsidRDefault="00C3458C" w:rsidP="00C3458C">
      <w:pPr>
        <w:spacing w:after="0" w:line="360" w:lineRule="auto"/>
        <w:rPr>
          <w:rFonts w:ascii="Times New Roman" w:hAnsi="Times New Roman" w:cs="Times New Roman"/>
          <w:sz w:val="24"/>
          <w:szCs w:val="24"/>
        </w:rPr>
      </w:pPr>
    </w:p>
    <w:p w14:paraId="5848C5A6" w14:textId="644E7218" w:rsidR="004A0B49" w:rsidRPr="00E16C25" w:rsidRDefault="00223B4F"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 xml:space="preserve">During the </w:t>
      </w:r>
      <w:r w:rsidRPr="00B30880">
        <w:rPr>
          <w:rFonts w:ascii="Times New Roman" w:hAnsi="Times New Roman" w:cs="Times New Roman"/>
          <w:iCs/>
          <w:sz w:val="24"/>
          <w:szCs w:val="24"/>
          <w:rPrChange w:id="127" w:author="Florian Lüskow" w:date="2024-08-05T09:57:00Z" w16du:dateUtc="2024-08-05T07:57:00Z">
            <w:rPr>
              <w:rFonts w:ascii="Times New Roman" w:hAnsi="Times New Roman" w:cs="Times New Roman"/>
              <w:i/>
              <w:sz w:val="24"/>
              <w:szCs w:val="24"/>
            </w:rPr>
          </w:rPrChange>
        </w:rPr>
        <w:t>Triaxus</w:t>
      </w:r>
      <w:r w:rsidRPr="00E16C25">
        <w:rPr>
          <w:rFonts w:ascii="Times New Roman" w:hAnsi="Times New Roman" w:cs="Times New Roman"/>
          <w:sz w:val="24"/>
          <w:szCs w:val="24"/>
        </w:rPr>
        <w:t xml:space="preserve"> transect</w:t>
      </w:r>
      <w:ins w:id="128" w:author="Florian Lüskow" w:date="2024-08-05T09:37:00Z" w16du:dateUtc="2024-08-05T07:37:00Z">
        <w:r w:rsidR="00ED4EA7">
          <w:rPr>
            <w:rFonts w:ascii="Times New Roman" w:hAnsi="Times New Roman" w:cs="Times New Roman"/>
            <w:sz w:val="24"/>
            <w:szCs w:val="24"/>
          </w:rPr>
          <w:t>,</w:t>
        </w:r>
      </w:ins>
      <w:r w:rsidRPr="00E16C25">
        <w:rPr>
          <w:rFonts w:ascii="Times New Roman" w:hAnsi="Times New Roman" w:cs="Times New Roman"/>
          <w:sz w:val="24"/>
          <w:szCs w:val="24"/>
        </w:rPr>
        <w:t xml:space="preserve"> we identified crossings of the Polar Front (</w:t>
      </w:r>
      <w:ins w:id="129" w:author="Florian Lüskow" w:date="2024-08-05T09:57:00Z" w16du:dateUtc="2024-08-05T07:57:00Z">
        <w:r w:rsidR="00B30880">
          <w:rPr>
            <w:rFonts w:ascii="Times New Roman" w:hAnsi="Times New Roman" w:cs="Times New Roman"/>
            <w:sz w:val="24"/>
            <w:szCs w:val="24"/>
          </w:rPr>
          <w:t>A</w:t>
        </w:r>
      </w:ins>
      <w:r w:rsidRPr="00E16C25">
        <w:rPr>
          <w:rFonts w:ascii="Times New Roman" w:hAnsi="Times New Roman" w:cs="Times New Roman"/>
          <w:sz w:val="24"/>
          <w:szCs w:val="24"/>
        </w:rPr>
        <w:t xml:space="preserve">PF), Southern </w:t>
      </w:r>
      <w:ins w:id="130" w:author="Florian Lüskow" w:date="2024-08-05T09:59:00Z" w16du:dateUtc="2024-08-05T07:59:00Z">
        <w:r w:rsidR="00B30880" w:rsidRPr="00AB2B87">
          <w:rPr>
            <w:rFonts w:ascii="Times New Roman" w:hAnsi="Times New Roman" w:cs="Times New Roman"/>
            <w:sz w:val="24"/>
            <w:szCs w:val="24"/>
          </w:rPr>
          <w:t>Antarctic Circumpolar Current</w:t>
        </w:r>
      </w:ins>
      <w:del w:id="131" w:author="Florian Lüskow" w:date="2024-08-05T09:59:00Z" w16du:dateUtc="2024-08-05T07:59:00Z">
        <w:r w:rsidRPr="00E16C25" w:rsidDel="00B30880">
          <w:rPr>
            <w:rFonts w:ascii="Times New Roman" w:hAnsi="Times New Roman" w:cs="Times New Roman"/>
            <w:sz w:val="24"/>
            <w:szCs w:val="24"/>
          </w:rPr>
          <w:delText>ACC</w:delText>
        </w:r>
      </w:del>
      <w:r w:rsidRPr="00E16C25">
        <w:rPr>
          <w:rFonts w:ascii="Times New Roman" w:hAnsi="Times New Roman" w:cs="Times New Roman"/>
          <w:sz w:val="24"/>
          <w:szCs w:val="24"/>
        </w:rPr>
        <w:t xml:space="preserve"> Front</w:t>
      </w:r>
      <w:r w:rsidR="004A0B49" w:rsidRPr="00E16C25">
        <w:rPr>
          <w:rFonts w:ascii="Times New Roman" w:hAnsi="Times New Roman" w:cs="Times New Roman"/>
          <w:sz w:val="24"/>
          <w:szCs w:val="24"/>
        </w:rPr>
        <w:t xml:space="preserve"> </w:t>
      </w:r>
      <w:r w:rsidR="00BE037B">
        <w:rPr>
          <w:rFonts w:ascii="Times New Roman" w:hAnsi="Times New Roman" w:cs="Times New Roman"/>
          <w:sz w:val="24"/>
          <w:szCs w:val="24"/>
        </w:rPr>
        <w:t>(SACCF)</w:t>
      </w:r>
      <w:ins w:id="132" w:author="Florian Lüskow" w:date="2024-08-05T09:59:00Z" w16du:dateUtc="2024-08-05T07:59:00Z">
        <w:r w:rsidR="00B30880">
          <w:rPr>
            <w:rFonts w:ascii="Times New Roman" w:hAnsi="Times New Roman" w:cs="Times New Roman"/>
            <w:sz w:val="24"/>
            <w:szCs w:val="24"/>
          </w:rPr>
          <w:t>,</w:t>
        </w:r>
      </w:ins>
      <w:r w:rsidR="00BE037B">
        <w:rPr>
          <w:rFonts w:ascii="Times New Roman" w:hAnsi="Times New Roman" w:cs="Times New Roman"/>
          <w:sz w:val="24"/>
          <w:szCs w:val="24"/>
        </w:rPr>
        <w:t xml:space="preserve"> </w:t>
      </w:r>
      <w:r w:rsidR="004A0B49" w:rsidRPr="00E16C25">
        <w:rPr>
          <w:rFonts w:ascii="Times New Roman" w:hAnsi="Times New Roman" w:cs="Times New Roman"/>
          <w:sz w:val="24"/>
          <w:szCs w:val="24"/>
        </w:rPr>
        <w:t>and Southern Boundary (SB)</w:t>
      </w:r>
      <w:r w:rsidR="000B30D5">
        <w:rPr>
          <w:rFonts w:ascii="Times New Roman" w:hAnsi="Times New Roman" w:cs="Times New Roman"/>
          <w:sz w:val="24"/>
          <w:szCs w:val="24"/>
        </w:rPr>
        <w:t xml:space="preserve"> (Fig. 2). T</w:t>
      </w:r>
      <w:r w:rsidR="004A0B49" w:rsidRPr="00E16C25">
        <w:rPr>
          <w:rFonts w:ascii="Times New Roman" w:hAnsi="Times New Roman" w:cs="Times New Roman"/>
          <w:sz w:val="24"/>
          <w:szCs w:val="24"/>
        </w:rPr>
        <w:t>he PF was identified</w:t>
      </w:r>
      <w:r w:rsidRPr="00E16C25">
        <w:rPr>
          <w:rFonts w:ascii="Times New Roman" w:hAnsi="Times New Roman" w:cs="Times New Roman"/>
          <w:sz w:val="24"/>
          <w:szCs w:val="24"/>
        </w:rPr>
        <w:t xml:space="preserve"> where the </w:t>
      </w:r>
      <w:r w:rsidR="004A0B49" w:rsidRPr="00E16C25">
        <w:rPr>
          <w:rFonts w:ascii="Times New Roman" w:hAnsi="Times New Roman" w:cs="Times New Roman"/>
          <w:sz w:val="24"/>
          <w:szCs w:val="24"/>
        </w:rPr>
        <w:t>subsurface temperature minimum</w:t>
      </w:r>
      <w:r w:rsidRPr="00E16C25">
        <w:rPr>
          <w:rFonts w:ascii="Times New Roman" w:hAnsi="Times New Roman" w:cs="Times New Roman"/>
          <w:sz w:val="24"/>
          <w:szCs w:val="24"/>
        </w:rPr>
        <w:t xml:space="preserve"> layer</w:t>
      </w:r>
      <w:r w:rsidR="004A0B49" w:rsidRPr="00E16C25">
        <w:rPr>
          <w:rFonts w:ascii="Times New Roman" w:hAnsi="Times New Roman" w:cs="Times New Roman"/>
          <w:sz w:val="24"/>
          <w:szCs w:val="24"/>
        </w:rPr>
        <w:t xml:space="preserve">, which marks the depth of wintertime mixing, </w:t>
      </w:r>
      <w:r w:rsidRPr="00E16C25">
        <w:rPr>
          <w:rFonts w:ascii="Times New Roman" w:hAnsi="Times New Roman" w:cs="Times New Roman"/>
          <w:sz w:val="24"/>
          <w:szCs w:val="24"/>
        </w:rPr>
        <w:t xml:space="preserve">descended below 200 m and the Southern Boundary (SB) where the influence of Upper Circumpolar Deep Water (UCDW) </w:t>
      </w:r>
      <w:r w:rsidR="004A0B49" w:rsidRPr="00E16C25">
        <w:rPr>
          <w:rFonts w:ascii="Times New Roman" w:hAnsi="Times New Roman" w:cs="Times New Roman"/>
          <w:sz w:val="24"/>
          <w:szCs w:val="24"/>
        </w:rPr>
        <w:t>disappears to the south</w:t>
      </w:r>
      <w:r w:rsidRPr="00E16C25">
        <w:rPr>
          <w:rFonts w:ascii="Times New Roman" w:hAnsi="Times New Roman" w:cs="Times New Roman"/>
          <w:sz w:val="24"/>
          <w:szCs w:val="24"/>
        </w:rPr>
        <w:t xml:space="preserve">. The SACCF is typically defined by </w:t>
      </w:r>
      <w:ins w:id="133" w:author="Florian Lüskow" w:date="2024-08-05T09:37:00Z" w16du:dateUtc="2024-08-05T07:37:00Z">
        <w:r w:rsidR="00ED4EA7">
          <w:rPr>
            <w:rFonts w:ascii="Times New Roman" w:hAnsi="Times New Roman" w:cs="Times New Roman"/>
            <w:sz w:val="24"/>
            <w:szCs w:val="24"/>
          </w:rPr>
          <w:t xml:space="preserve">the </w:t>
        </w:r>
      </w:ins>
      <w:r w:rsidRPr="00E16C25">
        <w:rPr>
          <w:rFonts w:ascii="Times New Roman" w:hAnsi="Times New Roman" w:cs="Times New Roman"/>
          <w:sz w:val="24"/>
          <w:szCs w:val="24"/>
        </w:rPr>
        <w:t>vertical movement of a deep salinity maximum between the PF and SB. As the salinity maximum was out of range of our measurements, we instead identified the SACCF as the front crossed between the PF and SB with a marked surface salinity gradient</w:t>
      </w:r>
      <w:r w:rsidR="000B30D5">
        <w:rPr>
          <w:rFonts w:ascii="Times New Roman" w:hAnsi="Times New Roman" w:cs="Times New Roman"/>
          <w:sz w:val="24"/>
          <w:szCs w:val="24"/>
        </w:rPr>
        <w:t xml:space="preserve"> (Fig. 2)</w:t>
      </w:r>
      <w:r w:rsidRPr="00E16C25">
        <w:rPr>
          <w:rFonts w:ascii="Times New Roman" w:hAnsi="Times New Roman" w:cs="Times New Roman"/>
          <w:sz w:val="24"/>
          <w:szCs w:val="24"/>
        </w:rPr>
        <w:t>.</w:t>
      </w:r>
      <w:del w:id="134" w:author="Florian Lüskow" w:date="2024-08-05T10:00:00Z" w16du:dateUtc="2024-08-05T08:00:00Z">
        <w:r w:rsidR="004A0B49" w:rsidRPr="00E16C25" w:rsidDel="00B30880">
          <w:rPr>
            <w:rFonts w:ascii="Times New Roman" w:hAnsi="Times New Roman" w:cs="Times New Roman"/>
            <w:sz w:val="24"/>
            <w:szCs w:val="24"/>
          </w:rPr>
          <w:delText xml:space="preserve"> </w:delText>
        </w:r>
      </w:del>
    </w:p>
    <w:p w14:paraId="216C7678" w14:textId="77777777" w:rsidR="00D2256B" w:rsidRDefault="00D2256B" w:rsidP="00C3458C">
      <w:pPr>
        <w:spacing w:after="0" w:line="360" w:lineRule="auto"/>
        <w:rPr>
          <w:rFonts w:ascii="Times New Roman" w:hAnsi="Times New Roman" w:cs="Times New Roman"/>
          <w:sz w:val="24"/>
          <w:szCs w:val="24"/>
        </w:rPr>
      </w:pPr>
    </w:p>
    <w:p w14:paraId="23D66F43" w14:textId="04C601BB" w:rsidR="001B2EAF" w:rsidRPr="00E16C25" w:rsidRDefault="001B2EAF"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The SB generally separates colder, continental zone waters to the south</w:t>
      </w:r>
      <w:r w:rsidR="000B30D5">
        <w:rPr>
          <w:rFonts w:ascii="Times New Roman" w:hAnsi="Times New Roman" w:cs="Times New Roman"/>
          <w:sz w:val="24"/>
          <w:szCs w:val="24"/>
        </w:rPr>
        <w:t>,</w:t>
      </w:r>
      <w:r w:rsidRPr="00E16C25">
        <w:rPr>
          <w:rFonts w:ascii="Times New Roman" w:hAnsi="Times New Roman" w:cs="Times New Roman"/>
          <w:sz w:val="24"/>
          <w:szCs w:val="24"/>
        </w:rPr>
        <w:t xml:space="preserve"> which experience deep wintertime mixing driven by </w:t>
      </w:r>
      <w:r w:rsidR="000B30D5">
        <w:rPr>
          <w:rFonts w:ascii="Times New Roman" w:hAnsi="Times New Roman" w:cs="Times New Roman"/>
          <w:sz w:val="24"/>
          <w:szCs w:val="24"/>
        </w:rPr>
        <w:t xml:space="preserve">the </w:t>
      </w:r>
      <w:r w:rsidRPr="00E16C25">
        <w:rPr>
          <w:rFonts w:ascii="Times New Roman" w:hAnsi="Times New Roman" w:cs="Times New Roman"/>
          <w:sz w:val="24"/>
          <w:szCs w:val="24"/>
        </w:rPr>
        <w:t>sea ice formation</w:t>
      </w:r>
      <w:r w:rsidR="000B30D5">
        <w:rPr>
          <w:rFonts w:ascii="Times New Roman" w:hAnsi="Times New Roman" w:cs="Times New Roman"/>
          <w:sz w:val="24"/>
          <w:szCs w:val="24"/>
        </w:rPr>
        <w:t>,</w:t>
      </w:r>
      <w:r w:rsidRPr="00E16C25">
        <w:rPr>
          <w:rFonts w:ascii="Times New Roman" w:hAnsi="Times New Roman" w:cs="Times New Roman"/>
          <w:sz w:val="24"/>
          <w:szCs w:val="24"/>
        </w:rPr>
        <w:t xml:space="preserve"> from relatively warmer Antarctic surface waters to the north. </w:t>
      </w:r>
      <w:r w:rsidR="00C85F7D" w:rsidRPr="00E16C25">
        <w:rPr>
          <w:rFonts w:ascii="Times New Roman" w:hAnsi="Times New Roman" w:cs="Times New Roman"/>
          <w:sz w:val="24"/>
          <w:szCs w:val="24"/>
        </w:rPr>
        <w:t xml:space="preserve">Antarctic surface waters are affected by </w:t>
      </w:r>
      <w:r w:rsidRPr="00E16C25">
        <w:rPr>
          <w:rFonts w:ascii="Times New Roman" w:hAnsi="Times New Roman" w:cs="Times New Roman"/>
          <w:sz w:val="24"/>
          <w:szCs w:val="24"/>
        </w:rPr>
        <w:t xml:space="preserve">UCDW </w:t>
      </w:r>
      <w:r w:rsidR="00C85F7D" w:rsidRPr="00E16C25">
        <w:rPr>
          <w:rFonts w:ascii="Times New Roman" w:hAnsi="Times New Roman" w:cs="Times New Roman"/>
          <w:sz w:val="24"/>
          <w:szCs w:val="24"/>
        </w:rPr>
        <w:t>found at depth within the ACC</w:t>
      </w:r>
      <w:r w:rsidR="000B30D5">
        <w:rPr>
          <w:rFonts w:ascii="Times New Roman" w:hAnsi="Times New Roman" w:cs="Times New Roman"/>
          <w:sz w:val="24"/>
          <w:szCs w:val="24"/>
        </w:rPr>
        <w:t xml:space="preserve">, which </w:t>
      </w:r>
      <w:r w:rsidR="00C85F7D" w:rsidRPr="00E16C25">
        <w:rPr>
          <w:rFonts w:ascii="Times New Roman" w:hAnsi="Times New Roman" w:cs="Times New Roman"/>
          <w:sz w:val="24"/>
          <w:szCs w:val="24"/>
        </w:rPr>
        <w:t xml:space="preserve">rises southward and </w:t>
      </w:r>
      <w:r w:rsidRPr="00E16C25">
        <w:rPr>
          <w:rFonts w:ascii="Times New Roman" w:hAnsi="Times New Roman" w:cs="Times New Roman"/>
          <w:sz w:val="24"/>
          <w:szCs w:val="24"/>
        </w:rPr>
        <w:t>surface</w:t>
      </w:r>
      <w:r w:rsidR="000B30D5">
        <w:rPr>
          <w:rFonts w:ascii="Times New Roman" w:hAnsi="Times New Roman" w:cs="Times New Roman"/>
          <w:sz w:val="24"/>
          <w:szCs w:val="24"/>
        </w:rPr>
        <w:t>s</w:t>
      </w:r>
      <w:r w:rsidRPr="00E16C25">
        <w:rPr>
          <w:rFonts w:ascii="Times New Roman" w:hAnsi="Times New Roman" w:cs="Times New Roman"/>
          <w:sz w:val="24"/>
          <w:szCs w:val="24"/>
        </w:rPr>
        <w:t xml:space="preserve"> between the SB and SACCF</w:t>
      </w:r>
      <w:r w:rsidR="00C85F7D" w:rsidRPr="00E16C25">
        <w:rPr>
          <w:rFonts w:ascii="Times New Roman" w:hAnsi="Times New Roman" w:cs="Times New Roman"/>
          <w:sz w:val="24"/>
          <w:szCs w:val="24"/>
        </w:rPr>
        <w:t>. T</w:t>
      </w:r>
      <w:r w:rsidRPr="00E16C25">
        <w:rPr>
          <w:rFonts w:ascii="Times New Roman" w:hAnsi="Times New Roman" w:cs="Times New Roman"/>
          <w:sz w:val="24"/>
          <w:szCs w:val="24"/>
        </w:rPr>
        <w:t xml:space="preserve">his </w:t>
      </w:r>
      <w:r w:rsidR="00C85F7D" w:rsidRPr="00E16C25">
        <w:rPr>
          <w:rFonts w:ascii="Times New Roman" w:hAnsi="Times New Roman" w:cs="Times New Roman"/>
          <w:sz w:val="24"/>
          <w:szCs w:val="24"/>
        </w:rPr>
        <w:t xml:space="preserve">relatively warm </w:t>
      </w:r>
      <w:r w:rsidRPr="00E16C25">
        <w:rPr>
          <w:rFonts w:ascii="Times New Roman" w:hAnsi="Times New Roman" w:cs="Times New Roman"/>
          <w:sz w:val="24"/>
          <w:szCs w:val="24"/>
        </w:rPr>
        <w:t xml:space="preserve">water mass </w:t>
      </w:r>
      <w:r w:rsidR="00C85F7D" w:rsidRPr="00E16C25">
        <w:rPr>
          <w:rFonts w:ascii="Times New Roman" w:hAnsi="Times New Roman" w:cs="Times New Roman"/>
          <w:sz w:val="24"/>
          <w:szCs w:val="24"/>
        </w:rPr>
        <w:t>comprises deep waters from the Atlantic, Indian</w:t>
      </w:r>
      <w:ins w:id="135" w:author="Florian Lüskow" w:date="2024-08-05T09:32:00Z" w16du:dateUtc="2024-08-05T07:32:00Z">
        <w:r w:rsidR="00ED4EA7">
          <w:rPr>
            <w:rFonts w:ascii="Times New Roman" w:hAnsi="Times New Roman" w:cs="Times New Roman"/>
            <w:sz w:val="24"/>
            <w:szCs w:val="24"/>
          </w:rPr>
          <w:t>,</w:t>
        </w:r>
      </w:ins>
      <w:r w:rsidR="00C85F7D" w:rsidRPr="00E16C25">
        <w:rPr>
          <w:rFonts w:ascii="Times New Roman" w:hAnsi="Times New Roman" w:cs="Times New Roman"/>
          <w:sz w:val="24"/>
          <w:szCs w:val="24"/>
        </w:rPr>
        <w:t xml:space="preserve"> and Pacific </w:t>
      </w:r>
      <w:del w:id="136" w:author="Florian Lüskow" w:date="2024-08-05T10:02:00Z" w16du:dateUtc="2024-08-05T08:02:00Z">
        <w:r w:rsidR="00C85F7D" w:rsidRPr="00E16C25" w:rsidDel="0024747D">
          <w:rPr>
            <w:rFonts w:ascii="Times New Roman" w:hAnsi="Times New Roman" w:cs="Times New Roman"/>
            <w:sz w:val="24"/>
            <w:szCs w:val="24"/>
          </w:rPr>
          <w:delText xml:space="preserve">oceans </w:delText>
        </w:r>
      </w:del>
      <w:ins w:id="137" w:author="Florian Lüskow" w:date="2024-08-05T10:02:00Z" w16du:dateUtc="2024-08-05T08:02:00Z">
        <w:r w:rsidR="0024747D">
          <w:rPr>
            <w:rFonts w:ascii="Times New Roman" w:hAnsi="Times New Roman" w:cs="Times New Roman"/>
            <w:sz w:val="24"/>
            <w:szCs w:val="24"/>
          </w:rPr>
          <w:t>O</w:t>
        </w:r>
        <w:r w:rsidR="0024747D" w:rsidRPr="00E16C25">
          <w:rPr>
            <w:rFonts w:ascii="Times New Roman" w:hAnsi="Times New Roman" w:cs="Times New Roman"/>
            <w:sz w:val="24"/>
            <w:szCs w:val="24"/>
          </w:rPr>
          <w:t xml:space="preserve">ceans </w:t>
        </w:r>
      </w:ins>
      <w:r w:rsidR="00C85F7D" w:rsidRPr="00E16C25">
        <w:rPr>
          <w:rFonts w:ascii="Times New Roman" w:hAnsi="Times New Roman" w:cs="Times New Roman"/>
          <w:sz w:val="24"/>
          <w:szCs w:val="24"/>
        </w:rPr>
        <w:t xml:space="preserve">and carries high nutrient concentrations </w:t>
      </w:r>
      <w:proofErr w:type="gramStart"/>
      <w:r w:rsidR="00C85F7D" w:rsidRPr="00E16C25">
        <w:rPr>
          <w:rFonts w:ascii="Times New Roman" w:hAnsi="Times New Roman" w:cs="Times New Roman"/>
          <w:sz w:val="24"/>
          <w:szCs w:val="24"/>
        </w:rPr>
        <w:t>as a result of</w:t>
      </w:r>
      <w:proofErr w:type="gramEnd"/>
      <w:r w:rsidR="00C85F7D" w:rsidRPr="00E16C25">
        <w:rPr>
          <w:rFonts w:ascii="Times New Roman" w:hAnsi="Times New Roman" w:cs="Times New Roman"/>
          <w:sz w:val="24"/>
          <w:szCs w:val="24"/>
        </w:rPr>
        <w:t xml:space="preserve"> remineralisation processes. </w:t>
      </w:r>
      <w:r w:rsidR="0069788A" w:rsidRPr="00E16C25">
        <w:rPr>
          <w:rFonts w:ascii="Times New Roman" w:hAnsi="Times New Roman" w:cs="Times New Roman"/>
          <w:sz w:val="24"/>
          <w:szCs w:val="24"/>
        </w:rPr>
        <w:t>It is freshened by precipitation as it is moved northward and supplies nutrients to the ACC system.</w:t>
      </w:r>
    </w:p>
    <w:p w14:paraId="5F673259" w14:textId="77777777" w:rsidR="00D2256B" w:rsidRDefault="00D2256B" w:rsidP="00C3458C">
      <w:pPr>
        <w:spacing w:after="0" w:line="360" w:lineRule="auto"/>
        <w:rPr>
          <w:rFonts w:ascii="Times New Roman" w:hAnsi="Times New Roman" w:cs="Times New Roman"/>
          <w:sz w:val="24"/>
          <w:szCs w:val="24"/>
        </w:rPr>
      </w:pPr>
    </w:p>
    <w:p w14:paraId="4ABBCCE5" w14:textId="73F06882" w:rsidR="004A0B49" w:rsidRPr="00E16C25" w:rsidRDefault="0069788A"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 xml:space="preserve">The SACCF separates younger Antarctic surface water to the south </w:t>
      </w:r>
      <w:r w:rsidR="00175528" w:rsidRPr="00E16C25">
        <w:rPr>
          <w:rFonts w:ascii="Times New Roman" w:hAnsi="Times New Roman" w:cs="Times New Roman"/>
          <w:sz w:val="24"/>
          <w:szCs w:val="24"/>
        </w:rPr>
        <w:t>from that to the north</w:t>
      </w:r>
      <w:ins w:id="138" w:author="Florian Lüskow" w:date="2024-08-05T10:02:00Z" w16du:dateUtc="2024-08-05T08:02:00Z">
        <w:r w:rsidR="008559EF">
          <w:rPr>
            <w:rFonts w:ascii="Times New Roman" w:hAnsi="Times New Roman" w:cs="Times New Roman"/>
            <w:sz w:val="24"/>
            <w:szCs w:val="24"/>
          </w:rPr>
          <w:t>,</w:t>
        </w:r>
      </w:ins>
      <w:r w:rsidR="00175528" w:rsidRPr="00E16C25">
        <w:rPr>
          <w:rFonts w:ascii="Times New Roman" w:hAnsi="Times New Roman" w:cs="Times New Roman"/>
          <w:sz w:val="24"/>
          <w:szCs w:val="24"/>
        </w:rPr>
        <w:t xml:space="preserve"> which has experienced more precipitation and is consequently fresher. </w:t>
      </w:r>
      <w:r w:rsidR="004A0B49" w:rsidRPr="00E16C25">
        <w:rPr>
          <w:rFonts w:ascii="Times New Roman" w:hAnsi="Times New Roman" w:cs="Times New Roman"/>
          <w:sz w:val="24"/>
          <w:szCs w:val="24"/>
        </w:rPr>
        <w:t>The PF</w:t>
      </w:r>
      <w:r w:rsidR="00175528" w:rsidRPr="00E16C25">
        <w:rPr>
          <w:rFonts w:ascii="Times New Roman" w:hAnsi="Times New Roman" w:cs="Times New Roman"/>
          <w:sz w:val="24"/>
          <w:szCs w:val="24"/>
        </w:rPr>
        <w:t xml:space="preserve"> in turn</w:t>
      </w:r>
      <w:r w:rsidR="004A0B49" w:rsidRPr="00E16C25">
        <w:rPr>
          <w:rFonts w:ascii="Times New Roman" w:hAnsi="Times New Roman" w:cs="Times New Roman"/>
          <w:sz w:val="24"/>
          <w:szCs w:val="24"/>
        </w:rPr>
        <w:t xml:space="preserve"> separates Antarctic </w:t>
      </w:r>
      <w:r w:rsidR="00175528" w:rsidRPr="00E16C25">
        <w:rPr>
          <w:rFonts w:ascii="Times New Roman" w:hAnsi="Times New Roman" w:cs="Times New Roman"/>
          <w:sz w:val="24"/>
          <w:szCs w:val="24"/>
        </w:rPr>
        <w:t xml:space="preserve">surface </w:t>
      </w:r>
      <w:r w:rsidR="004A0B49" w:rsidRPr="00E16C25">
        <w:rPr>
          <w:rFonts w:ascii="Times New Roman" w:hAnsi="Times New Roman" w:cs="Times New Roman"/>
          <w:sz w:val="24"/>
          <w:szCs w:val="24"/>
        </w:rPr>
        <w:t xml:space="preserve">water from </w:t>
      </w:r>
      <w:r w:rsidR="000B30D5">
        <w:rPr>
          <w:rFonts w:ascii="Times New Roman" w:hAnsi="Times New Roman" w:cs="Times New Roman"/>
          <w:sz w:val="24"/>
          <w:szCs w:val="24"/>
        </w:rPr>
        <w:t xml:space="preserve">warmer and saltier </w:t>
      </w:r>
      <w:r w:rsidR="00724A45">
        <w:rPr>
          <w:rFonts w:ascii="Times New Roman" w:hAnsi="Times New Roman" w:cs="Times New Roman"/>
          <w:sz w:val="24"/>
          <w:szCs w:val="24"/>
        </w:rPr>
        <w:t>S</w:t>
      </w:r>
      <w:r w:rsidR="004A0B49" w:rsidRPr="00E16C25">
        <w:rPr>
          <w:rFonts w:ascii="Times New Roman" w:hAnsi="Times New Roman" w:cs="Times New Roman"/>
          <w:sz w:val="24"/>
          <w:szCs w:val="24"/>
        </w:rPr>
        <w:t>ub</w:t>
      </w:r>
      <w:r w:rsidR="00724A45">
        <w:rPr>
          <w:rFonts w:ascii="Times New Roman" w:hAnsi="Times New Roman" w:cs="Times New Roman"/>
          <w:sz w:val="24"/>
          <w:szCs w:val="24"/>
        </w:rPr>
        <w:t>a</w:t>
      </w:r>
      <w:r w:rsidR="004A0B49" w:rsidRPr="00E16C25">
        <w:rPr>
          <w:rFonts w:ascii="Times New Roman" w:hAnsi="Times New Roman" w:cs="Times New Roman"/>
          <w:sz w:val="24"/>
          <w:szCs w:val="24"/>
        </w:rPr>
        <w:t xml:space="preserve">ntarctic waters to the north. </w:t>
      </w:r>
      <w:r w:rsidR="00175528" w:rsidRPr="00E16C25">
        <w:rPr>
          <w:rFonts w:ascii="Times New Roman" w:hAnsi="Times New Roman" w:cs="Times New Roman"/>
          <w:sz w:val="24"/>
          <w:szCs w:val="24"/>
        </w:rPr>
        <w:t>Between the S</w:t>
      </w:r>
      <w:r w:rsidR="00580026" w:rsidRPr="00E16C25">
        <w:rPr>
          <w:rFonts w:ascii="Times New Roman" w:hAnsi="Times New Roman" w:cs="Times New Roman"/>
          <w:sz w:val="24"/>
          <w:szCs w:val="24"/>
        </w:rPr>
        <w:t>B</w:t>
      </w:r>
      <w:r w:rsidR="00175528" w:rsidRPr="00E16C25">
        <w:rPr>
          <w:rFonts w:ascii="Times New Roman" w:hAnsi="Times New Roman" w:cs="Times New Roman"/>
          <w:sz w:val="24"/>
          <w:szCs w:val="24"/>
        </w:rPr>
        <w:t xml:space="preserve"> and PF</w:t>
      </w:r>
      <w:ins w:id="139" w:author="Florian Lüskow" w:date="2024-08-05T10:02:00Z" w16du:dateUtc="2024-08-05T08:02:00Z">
        <w:r w:rsidR="008559EF">
          <w:rPr>
            <w:rFonts w:ascii="Times New Roman" w:hAnsi="Times New Roman" w:cs="Times New Roman"/>
            <w:sz w:val="24"/>
            <w:szCs w:val="24"/>
          </w:rPr>
          <w:t>,</w:t>
        </w:r>
      </w:ins>
      <w:r w:rsidR="00175528" w:rsidRPr="00E16C25">
        <w:rPr>
          <w:rFonts w:ascii="Times New Roman" w:hAnsi="Times New Roman" w:cs="Times New Roman"/>
          <w:sz w:val="24"/>
          <w:szCs w:val="24"/>
        </w:rPr>
        <w:t xml:space="preserve"> </w:t>
      </w:r>
      <w:r w:rsidR="00580026" w:rsidRPr="00E16C25">
        <w:rPr>
          <w:rFonts w:ascii="Times New Roman" w:hAnsi="Times New Roman" w:cs="Times New Roman"/>
          <w:sz w:val="24"/>
          <w:szCs w:val="24"/>
        </w:rPr>
        <w:t xml:space="preserve">the presence of </w:t>
      </w:r>
      <w:r w:rsidR="00175528" w:rsidRPr="00E16C25">
        <w:rPr>
          <w:rFonts w:ascii="Times New Roman" w:hAnsi="Times New Roman" w:cs="Times New Roman"/>
          <w:sz w:val="24"/>
          <w:szCs w:val="24"/>
        </w:rPr>
        <w:t xml:space="preserve">a distinct temperature minimum, or Winter Water (WW), layer </w:t>
      </w:r>
      <w:r w:rsidR="00580026" w:rsidRPr="00E16C25">
        <w:rPr>
          <w:rFonts w:ascii="Times New Roman" w:hAnsi="Times New Roman" w:cs="Times New Roman"/>
          <w:sz w:val="24"/>
          <w:szCs w:val="24"/>
        </w:rPr>
        <w:t xml:space="preserve">found at around 150 m marks the depth of </w:t>
      </w:r>
      <w:r w:rsidR="000B30D5">
        <w:rPr>
          <w:rFonts w:ascii="Times New Roman" w:hAnsi="Times New Roman" w:cs="Times New Roman"/>
          <w:sz w:val="24"/>
          <w:szCs w:val="24"/>
        </w:rPr>
        <w:t xml:space="preserve">the </w:t>
      </w:r>
      <w:r w:rsidR="00580026" w:rsidRPr="00E16C25">
        <w:rPr>
          <w:rFonts w:ascii="Times New Roman" w:hAnsi="Times New Roman" w:cs="Times New Roman"/>
          <w:sz w:val="24"/>
          <w:szCs w:val="24"/>
        </w:rPr>
        <w:t>wintertime mixing.</w:t>
      </w:r>
    </w:p>
    <w:p w14:paraId="70A879A6" w14:textId="77777777" w:rsidR="00580026" w:rsidRPr="00E16C25" w:rsidRDefault="00580026" w:rsidP="00C3458C">
      <w:pPr>
        <w:spacing w:after="0" w:line="360" w:lineRule="auto"/>
        <w:rPr>
          <w:rFonts w:ascii="Times New Roman" w:hAnsi="Times New Roman" w:cs="Times New Roman"/>
          <w:sz w:val="24"/>
          <w:szCs w:val="24"/>
        </w:rPr>
      </w:pPr>
    </w:p>
    <w:p w14:paraId="71AE7206" w14:textId="4F5B60DA" w:rsidR="00222F20" w:rsidRPr="00E16C25" w:rsidRDefault="00580026"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 xml:space="preserve">Between the PF and SACCF, the typical vertical thermohaline profiles had surface temperature 1.5 &lt; </w:t>
      </w:r>
      <w:r w:rsidRPr="008559EF">
        <w:rPr>
          <w:rFonts w:ascii="Times New Roman" w:hAnsi="Times New Roman" w:cs="Times New Roman"/>
          <w:i/>
          <w:sz w:val="24"/>
          <w:szCs w:val="24"/>
          <w:rPrChange w:id="140" w:author="Florian Lüskow" w:date="2024-08-05T10:03:00Z" w16du:dateUtc="2024-08-05T08:03:00Z">
            <w:rPr>
              <w:rFonts w:ascii="Times New Roman" w:hAnsi="Times New Roman" w:cs="Times New Roman"/>
              <w:sz w:val="24"/>
              <w:szCs w:val="24"/>
            </w:rPr>
          </w:rPrChange>
        </w:rPr>
        <w:t>T</w:t>
      </w:r>
      <w:r w:rsidRPr="00E16C25">
        <w:rPr>
          <w:rFonts w:ascii="Times New Roman" w:hAnsi="Times New Roman" w:cs="Times New Roman"/>
          <w:sz w:val="24"/>
          <w:szCs w:val="24"/>
        </w:rPr>
        <w:t xml:space="preserve"> &lt; 2.3 °C and absolute salinity 33.82 &lt; </w:t>
      </w:r>
      <w:r w:rsidRPr="00E16C25">
        <w:rPr>
          <w:rFonts w:ascii="Times New Roman" w:hAnsi="Times New Roman" w:cs="Times New Roman"/>
          <w:i/>
          <w:iCs/>
          <w:sz w:val="24"/>
          <w:szCs w:val="24"/>
        </w:rPr>
        <w:t xml:space="preserve">S &lt; </w:t>
      </w:r>
      <w:r w:rsidRPr="00E16C25">
        <w:rPr>
          <w:rFonts w:ascii="Times New Roman" w:hAnsi="Times New Roman" w:cs="Times New Roman"/>
          <w:sz w:val="24"/>
          <w:szCs w:val="24"/>
        </w:rPr>
        <w:t xml:space="preserve">33.92 above a WW layer with temperature 1.3 &lt; </w:t>
      </w:r>
      <w:r w:rsidRPr="00E16C25">
        <w:rPr>
          <w:rFonts w:ascii="Times New Roman" w:hAnsi="Times New Roman" w:cs="Times New Roman"/>
          <w:i/>
          <w:iCs/>
          <w:sz w:val="24"/>
          <w:szCs w:val="24"/>
        </w:rPr>
        <w:t>T</w:t>
      </w:r>
      <w:r w:rsidRPr="00E16C25">
        <w:rPr>
          <w:rFonts w:ascii="Times New Roman" w:hAnsi="Times New Roman" w:cs="Times New Roman"/>
          <w:sz w:val="24"/>
          <w:szCs w:val="24"/>
        </w:rPr>
        <w:t xml:space="preserve"> &lt; 1.6 °C</w:t>
      </w:r>
      <w:ins w:id="141" w:author="Florian Lüskow" w:date="2024-08-05T10:03:00Z" w16du:dateUtc="2024-08-05T08:03:00Z">
        <w:r w:rsidR="008559EF">
          <w:rPr>
            <w:rFonts w:ascii="Times New Roman" w:hAnsi="Times New Roman" w:cs="Times New Roman"/>
            <w:sz w:val="24"/>
            <w:szCs w:val="24"/>
          </w:rPr>
          <w:t>,</w:t>
        </w:r>
      </w:ins>
      <w:r w:rsidRPr="00E16C25">
        <w:rPr>
          <w:rFonts w:ascii="Times New Roman" w:hAnsi="Times New Roman" w:cs="Times New Roman"/>
          <w:sz w:val="24"/>
          <w:szCs w:val="24"/>
        </w:rPr>
        <w:t xml:space="preserve"> which in turn overlaid UCDW. Between the SACCF and PF</w:t>
      </w:r>
      <w:ins w:id="142" w:author="Florian Lüskow" w:date="2024-08-05T10:03:00Z" w16du:dateUtc="2024-08-05T08:03:00Z">
        <w:r w:rsidR="008559EF">
          <w:rPr>
            <w:rFonts w:ascii="Times New Roman" w:hAnsi="Times New Roman" w:cs="Times New Roman"/>
            <w:sz w:val="24"/>
            <w:szCs w:val="24"/>
          </w:rPr>
          <w:t>,</w:t>
        </w:r>
      </w:ins>
      <w:r w:rsidRPr="00E16C25">
        <w:rPr>
          <w:rFonts w:ascii="Times New Roman" w:hAnsi="Times New Roman" w:cs="Times New Roman"/>
          <w:sz w:val="24"/>
          <w:szCs w:val="24"/>
        </w:rPr>
        <w:t xml:space="preserve"> </w:t>
      </w:r>
      <w:r w:rsidR="00222F20" w:rsidRPr="00E16C25">
        <w:rPr>
          <w:rFonts w:ascii="Times New Roman" w:hAnsi="Times New Roman" w:cs="Times New Roman"/>
          <w:sz w:val="24"/>
          <w:szCs w:val="24"/>
        </w:rPr>
        <w:t xml:space="preserve">surface temperatures of 0.8 &lt; </w:t>
      </w:r>
      <w:r w:rsidR="00222F20" w:rsidRPr="00E16C25">
        <w:rPr>
          <w:rFonts w:ascii="Times New Roman" w:hAnsi="Times New Roman" w:cs="Times New Roman"/>
          <w:i/>
          <w:iCs/>
          <w:sz w:val="24"/>
          <w:szCs w:val="24"/>
        </w:rPr>
        <w:t>T</w:t>
      </w:r>
      <w:r w:rsidR="00222F20" w:rsidRPr="00E16C25">
        <w:rPr>
          <w:rFonts w:ascii="Times New Roman" w:hAnsi="Times New Roman" w:cs="Times New Roman"/>
          <w:sz w:val="24"/>
          <w:szCs w:val="24"/>
        </w:rPr>
        <w:t xml:space="preserve"> &lt; 1.2 °C and salinities 34.04 &lt; </w:t>
      </w:r>
      <w:r w:rsidR="00222F20" w:rsidRPr="00E16C25">
        <w:rPr>
          <w:rFonts w:ascii="Times New Roman" w:hAnsi="Times New Roman" w:cs="Times New Roman"/>
          <w:i/>
          <w:iCs/>
          <w:sz w:val="24"/>
          <w:szCs w:val="24"/>
        </w:rPr>
        <w:t xml:space="preserve">S &lt; </w:t>
      </w:r>
      <w:r w:rsidR="00222F20" w:rsidRPr="00E16C25">
        <w:rPr>
          <w:rFonts w:ascii="Times New Roman" w:hAnsi="Times New Roman" w:cs="Times New Roman"/>
          <w:sz w:val="24"/>
          <w:szCs w:val="24"/>
        </w:rPr>
        <w:t xml:space="preserve">34.10 overlaid a WW layer with temperature </w:t>
      </w:r>
      <w:r w:rsidR="00222F20" w:rsidRPr="00E16C25">
        <w:rPr>
          <w:rFonts w:ascii="Times New Roman" w:hAnsi="Times New Roman" w:cs="Times New Roman"/>
          <w:i/>
          <w:iCs/>
          <w:sz w:val="24"/>
          <w:szCs w:val="24"/>
        </w:rPr>
        <w:t>T</w:t>
      </w:r>
      <w:r w:rsidR="00222F20" w:rsidRPr="008559EF">
        <w:rPr>
          <w:rFonts w:ascii="Times New Roman" w:hAnsi="Times New Roman" w:cs="Times New Roman" w:hint="eastAsia"/>
          <w:iCs/>
          <w:sz w:val="24"/>
          <w:szCs w:val="24"/>
          <w:rPrChange w:id="143" w:author="Florian Lüskow" w:date="2024-08-05T10:04:00Z" w16du:dateUtc="2024-08-05T08:04:00Z">
            <w:rPr>
              <w:rFonts w:ascii="Times New Roman" w:hAnsi="Times New Roman" w:cs="Times New Roman" w:hint="eastAsia"/>
              <w:i/>
              <w:iCs/>
              <w:sz w:val="24"/>
              <w:szCs w:val="24"/>
            </w:rPr>
          </w:rPrChange>
        </w:rPr>
        <w:t xml:space="preserve"> </w:t>
      </w:r>
      <w:r w:rsidR="00222F20" w:rsidRPr="008559EF">
        <w:rPr>
          <w:rFonts w:ascii="Times New Roman" w:hAnsi="Times New Roman" w:cs="Times New Roman" w:hint="eastAsia"/>
          <w:iCs/>
          <w:sz w:val="24"/>
          <w:szCs w:val="24"/>
          <w:rPrChange w:id="144" w:author="Florian Lüskow" w:date="2024-08-05T10:04:00Z" w16du:dateUtc="2024-08-05T08:04:00Z">
            <w:rPr>
              <w:rFonts w:ascii="Times New Roman" w:hAnsi="Times New Roman" w:cs="Times New Roman" w:hint="eastAsia"/>
              <w:i/>
              <w:iCs/>
              <w:sz w:val="24"/>
              <w:szCs w:val="24"/>
            </w:rPr>
          </w:rPrChange>
        </w:rPr>
        <w:t>≈</w:t>
      </w:r>
      <w:r w:rsidR="00222F20" w:rsidRPr="008559EF">
        <w:rPr>
          <w:rFonts w:ascii="Times New Roman" w:hAnsi="Times New Roman" w:cs="Times New Roman" w:hint="eastAsia"/>
          <w:iCs/>
          <w:sz w:val="24"/>
          <w:szCs w:val="24"/>
          <w:rPrChange w:id="145" w:author="Florian Lüskow" w:date="2024-08-05T10:04:00Z" w16du:dateUtc="2024-08-05T08:04:00Z">
            <w:rPr>
              <w:rFonts w:ascii="Times New Roman" w:hAnsi="Times New Roman" w:cs="Times New Roman" w:hint="eastAsia"/>
              <w:i/>
              <w:iCs/>
              <w:sz w:val="24"/>
              <w:szCs w:val="24"/>
            </w:rPr>
          </w:rPrChange>
        </w:rPr>
        <w:t xml:space="preserve"> 0.</w:t>
      </w:r>
      <w:r w:rsidR="00222F20" w:rsidRPr="008559EF">
        <w:rPr>
          <w:rFonts w:ascii="Times New Roman" w:hAnsi="Times New Roman" w:cs="Times New Roman"/>
          <w:sz w:val="24"/>
          <w:szCs w:val="24"/>
        </w:rPr>
        <w:t>8</w:t>
      </w:r>
      <w:r w:rsidR="00222F20" w:rsidRPr="00E16C25">
        <w:rPr>
          <w:rFonts w:ascii="Times New Roman" w:hAnsi="Times New Roman" w:cs="Times New Roman"/>
          <w:sz w:val="24"/>
          <w:szCs w:val="24"/>
        </w:rPr>
        <w:t xml:space="preserve"> °C above UCDW. Surface water south of the SB had </w:t>
      </w:r>
      <w:ins w:id="146" w:author="Florian Lüskow" w:date="2024-08-05T09:37:00Z" w16du:dateUtc="2024-08-05T07:37:00Z">
        <w:r w:rsidR="00ED4EA7">
          <w:rPr>
            <w:rFonts w:ascii="Times New Roman" w:hAnsi="Times New Roman" w:cs="Times New Roman"/>
            <w:sz w:val="24"/>
            <w:szCs w:val="24"/>
          </w:rPr>
          <w:t xml:space="preserve">a </w:t>
        </w:r>
      </w:ins>
      <w:r w:rsidR="00222F20" w:rsidRPr="00E16C25">
        <w:rPr>
          <w:rFonts w:ascii="Times New Roman" w:hAnsi="Times New Roman" w:cs="Times New Roman"/>
          <w:sz w:val="24"/>
          <w:szCs w:val="24"/>
        </w:rPr>
        <w:t xml:space="preserve">temperature </w:t>
      </w:r>
      <w:ins w:id="147" w:author="Florian Lüskow" w:date="2024-08-05T09:37:00Z" w16du:dateUtc="2024-08-05T07:37:00Z">
        <w:r w:rsidR="00ED4EA7">
          <w:rPr>
            <w:rFonts w:ascii="Times New Roman" w:hAnsi="Times New Roman" w:cs="Times New Roman"/>
            <w:sz w:val="24"/>
            <w:szCs w:val="24"/>
          </w:rPr>
          <w:t xml:space="preserve">of </w:t>
        </w:r>
      </w:ins>
      <w:r w:rsidR="00222F20" w:rsidRPr="00E16C25">
        <w:rPr>
          <w:rFonts w:ascii="Times New Roman" w:hAnsi="Times New Roman" w:cs="Times New Roman"/>
          <w:sz w:val="24"/>
          <w:szCs w:val="24"/>
        </w:rPr>
        <w:t xml:space="preserve">0.6 &lt; </w:t>
      </w:r>
      <w:r w:rsidR="00222F20" w:rsidRPr="00E16C25">
        <w:rPr>
          <w:rFonts w:ascii="Times New Roman" w:hAnsi="Times New Roman" w:cs="Times New Roman"/>
          <w:i/>
          <w:iCs/>
          <w:sz w:val="24"/>
          <w:szCs w:val="24"/>
        </w:rPr>
        <w:t>T</w:t>
      </w:r>
      <w:r w:rsidR="00222F20" w:rsidRPr="00E16C25">
        <w:rPr>
          <w:rFonts w:ascii="Times New Roman" w:hAnsi="Times New Roman" w:cs="Times New Roman"/>
          <w:sz w:val="24"/>
          <w:szCs w:val="24"/>
        </w:rPr>
        <w:t xml:space="preserve"> &lt; 0.9 °C</w:t>
      </w:r>
      <w:r w:rsidR="00936D2F" w:rsidRPr="00E16C25">
        <w:rPr>
          <w:rFonts w:ascii="Times New Roman" w:hAnsi="Times New Roman" w:cs="Times New Roman"/>
          <w:sz w:val="24"/>
          <w:szCs w:val="24"/>
        </w:rPr>
        <w:t xml:space="preserve"> and salinity </w:t>
      </w:r>
      <w:ins w:id="148" w:author="Florian Lüskow" w:date="2024-08-05T09:37:00Z" w16du:dateUtc="2024-08-05T07:37:00Z">
        <w:r w:rsidR="00ED4EA7">
          <w:rPr>
            <w:rFonts w:ascii="Times New Roman" w:hAnsi="Times New Roman" w:cs="Times New Roman"/>
            <w:sz w:val="24"/>
            <w:szCs w:val="24"/>
          </w:rPr>
          <w:t xml:space="preserve">of </w:t>
        </w:r>
      </w:ins>
      <w:r w:rsidR="00222F20" w:rsidRPr="00E16C25">
        <w:rPr>
          <w:rFonts w:ascii="Times New Roman" w:hAnsi="Times New Roman" w:cs="Times New Roman"/>
          <w:sz w:val="24"/>
          <w:szCs w:val="24"/>
        </w:rPr>
        <w:t xml:space="preserve">34.08 &lt; </w:t>
      </w:r>
      <w:r w:rsidR="00222F20" w:rsidRPr="00E16C25">
        <w:rPr>
          <w:rFonts w:ascii="Times New Roman" w:hAnsi="Times New Roman" w:cs="Times New Roman"/>
          <w:i/>
          <w:iCs/>
          <w:sz w:val="24"/>
          <w:szCs w:val="24"/>
        </w:rPr>
        <w:t xml:space="preserve">S &lt; </w:t>
      </w:r>
      <w:r w:rsidR="00222F20" w:rsidRPr="00E16C25">
        <w:rPr>
          <w:rFonts w:ascii="Times New Roman" w:hAnsi="Times New Roman" w:cs="Times New Roman"/>
          <w:sz w:val="24"/>
          <w:szCs w:val="24"/>
        </w:rPr>
        <w:t>34.</w:t>
      </w:r>
      <w:r w:rsidR="00936D2F" w:rsidRPr="00E16C25">
        <w:rPr>
          <w:rFonts w:ascii="Times New Roman" w:hAnsi="Times New Roman" w:cs="Times New Roman"/>
          <w:sz w:val="24"/>
          <w:szCs w:val="24"/>
        </w:rPr>
        <w:t>13</w:t>
      </w:r>
      <w:r w:rsidR="00752C0C">
        <w:rPr>
          <w:rFonts w:ascii="Times New Roman" w:hAnsi="Times New Roman" w:cs="Times New Roman"/>
          <w:sz w:val="24"/>
          <w:szCs w:val="24"/>
        </w:rPr>
        <w:t>. B</w:t>
      </w:r>
      <w:r w:rsidR="00936D2F" w:rsidRPr="00E16C25">
        <w:rPr>
          <w:rFonts w:ascii="Times New Roman" w:hAnsi="Times New Roman" w:cs="Times New Roman"/>
          <w:sz w:val="24"/>
          <w:szCs w:val="24"/>
        </w:rPr>
        <w:t>elow the surface mixed layer</w:t>
      </w:r>
      <w:ins w:id="149" w:author="Florian Lüskow" w:date="2024-08-05T10:04:00Z" w16du:dateUtc="2024-08-05T08:04:00Z">
        <w:r w:rsidR="008559EF">
          <w:rPr>
            <w:rFonts w:ascii="Times New Roman" w:hAnsi="Times New Roman" w:cs="Times New Roman"/>
            <w:sz w:val="24"/>
            <w:szCs w:val="24"/>
          </w:rPr>
          <w:t>,</w:t>
        </w:r>
      </w:ins>
      <w:r w:rsidR="00936D2F" w:rsidRPr="00E16C25">
        <w:rPr>
          <w:rFonts w:ascii="Times New Roman" w:hAnsi="Times New Roman" w:cs="Times New Roman"/>
          <w:sz w:val="24"/>
          <w:szCs w:val="24"/>
        </w:rPr>
        <w:t xml:space="preserve"> </w:t>
      </w:r>
      <w:ins w:id="150" w:author="Florian Lüskow" w:date="2024-08-05T10:04:00Z" w16du:dateUtc="2024-08-05T08:04:00Z">
        <w:r w:rsidR="008559EF">
          <w:rPr>
            <w:rFonts w:ascii="Times New Roman" w:hAnsi="Times New Roman" w:cs="Times New Roman"/>
            <w:sz w:val="24"/>
            <w:szCs w:val="24"/>
          </w:rPr>
          <w:t xml:space="preserve">the </w:t>
        </w:r>
      </w:ins>
      <w:r w:rsidR="00936D2F" w:rsidRPr="00E16C25">
        <w:rPr>
          <w:rFonts w:ascii="Times New Roman" w:hAnsi="Times New Roman" w:cs="Times New Roman"/>
          <w:sz w:val="24"/>
          <w:szCs w:val="24"/>
        </w:rPr>
        <w:t xml:space="preserve">temperature was relatively stable around </w:t>
      </w:r>
      <w:r w:rsidR="00222F20" w:rsidRPr="00E16C25">
        <w:rPr>
          <w:rFonts w:ascii="Times New Roman" w:hAnsi="Times New Roman" w:cs="Times New Roman"/>
          <w:i/>
          <w:iCs/>
          <w:sz w:val="24"/>
          <w:szCs w:val="24"/>
        </w:rPr>
        <w:t>T</w:t>
      </w:r>
      <w:r w:rsidR="00222F20" w:rsidRPr="008559EF">
        <w:rPr>
          <w:rFonts w:ascii="Times New Roman" w:hAnsi="Times New Roman" w:cs="Times New Roman"/>
          <w:iCs/>
          <w:sz w:val="24"/>
          <w:szCs w:val="24"/>
          <w:rPrChange w:id="151" w:author="Florian Lüskow" w:date="2024-08-05T10:04:00Z" w16du:dateUtc="2024-08-05T08:04:00Z">
            <w:rPr>
              <w:rFonts w:ascii="Times New Roman" w:hAnsi="Times New Roman" w:cs="Times New Roman"/>
              <w:i/>
              <w:iCs/>
              <w:sz w:val="24"/>
              <w:szCs w:val="24"/>
            </w:rPr>
          </w:rPrChange>
        </w:rPr>
        <w:t xml:space="preserve"> </w:t>
      </w:r>
      <w:r w:rsidR="00222F20" w:rsidRPr="00E16C25">
        <w:rPr>
          <w:rFonts w:ascii="Times New Roman" w:hAnsi="Times New Roman" w:cs="Times New Roman"/>
          <w:sz w:val="24"/>
          <w:szCs w:val="24"/>
        </w:rPr>
        <w:t>≈ 0.</w:t>
      </w:r>
      <w:r w:rsidR="00936D2F" w:rsidRPr="00E16C25">
        <w:rPr>
          <w:rFonts w:ascii="Times New Roman" w:hAnsi="Times New Roman" w:cs="Times New Roman"/>
          <w:sz w:val="24"/>
          <w:szCs w:val="24"/>
        </w:rPr>
        <w:t>3</w:t>
      </w:r>
      <w:r w:rsidR="00222F20" w:rsidRPr="00E16C25">
        <w:rPr>
          <w:rFonts w:ascii="Times New Roman" w:hAnsi="Times New Roman" w:cs="Times New Roman"/>
          <w:sz w:val="24"/>
          <w:szCs w:val="24"/>
        </w:rPr>
        <w:t xml:space="preserve"> °C</w:t>
      </w:r>
      <w:r w:rsidR="00936D2F" w:rsidRPr="00E16C25">
        <w:rPr>
          <w:rFonts w:ascii="Times New Roman" w:hAnsi="Times New Roman" w:cs="Times New Roman"/>
          <w:sz w:val="24"/>
          <w:szCs w:val="24"/>
        </w:rPr>
        <w:t xml:space="preserve"> as salinity increased with depth and no UCDW signal was observed.</w:t>
      </w:r>
      <w:r w:rsidR="00752C0C">
        <w:rPr>
          <w:rFonts w:ascii="Times New Roman" w:hAnsi="Times New Roman" w:cs="Times New Roman"/>
          <w:sz w:val="24"/>
          <w:szCs w:val="24"/>
        </w:rPr>
        <w:t xml:space="preserve"> The water mass characteristics are </w:t>
      </w:r>
      <w:del w:id="152" w:author="Florian Lüskow" w:date="2024-08-05T10:04:00Z" w16du:dateUtc="2024-08-05T08:04:00Z">
        <w:r w:rsidR="00752C0C" w:rsidDel="008559EF">
          <w:rPr>
            <w:rFonts w:ascii="Times New Roman" w:hAnsi="Times New Roman" w:cs="Times New Roman"/>
            <w:sz w:val="24"/>
            <w:szCs w:val="24"/>
          </w:rPr>
          <w:delText xml:space="preserve">summarized </w:delText>
        </w:r>
      </w:del>
      <w:ins w:id="153" w:author="Florian Lüskow" w:date="2024-08-05T10:04:00Z" w16du:dateUtc="2024-08-05T08:04:00Z">
        <w:r w:rsidR="008559EF">
          <w:rPr>
            <w:rFonts w:ascii="Times New Roman" w:hAnsi="Times New Roman" w:cs="Times New Roman"/>
            <w:sz w:val="24"/>
            <w:szCs w:val="24"/>
          </w:rPr>
          <w:t xml:space="preserve">summarised </w:t>
        </w:r>
      </w:ins>
      <w:r w:rsidR="00752C0C">
        <w:rPr>
          <w:rFonts w:ascii="Times New Roman" w:hAnsi="Times New Roman" w:cs="Times New Roman"/>
          <w:sz w:val="24"/>
          <w:szCs w:val="24"/>
        </w:rPr>
        <w:t>in Table 1.</w:t>
      </w:r>
    </w:p>
    <w:p w14:paraId="3C735DFC" w14:textId="77777777" w:rsidR="00D2256B" w:rsidRDefault="00D2256B" w:rsidP="00C3458C">
      <w:pPr>
        <w:spacing w:after="0" w:line="360" w:lineRule="auto"/>
        <w:rPr>
          <w:rFonts w:ascii="Times New Roman" w:hAnsi="Times New Roman" w:cs="Times New Roman"/>
          <w:sz w:val="24"/>
          <w:szCs w:val="24"/>
        </w:rPr>
      </w:pPr>
    </w:p>
    <w:p w14:paraId="196CC509" w14:textId="224EE853" w:rsidR="00CC52A4" w:rsidRPr="00E16C25" w:rsidRDefault="000D4490"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Each front was associated with a</w:t>
      </w:r>
      <w:del w:id="154" w:author="Florian Lüskow" w:date="2024-08-05T10:05:00Z" w16du:dateUtc="2024-08-05T08:05:00Z">
        <w:r w:rsidRPr="00E16C25" w:rsidDel="00BD30EF">
          <w:rPr>
            <w:rFonts w:ascii="Times New Roman" w:hAnsi="Times New Roman" w:cs="Times New Roman"/>
            <w:sz w:val="24"/>
            <w:szCs w:val="24"/>
          </w:rPr>
          <w:delText>n</w:delText>
        </w:r>
      </w:del>
      <w:r w:rsidRPr="00E16C25">
        <w:rPr>
          <w:rFonts w:ascii="Times New Roman" w:hAnsi="Times New Roman" w:cs="Times New Roman"/>
          <w:sz w:val="24"/>
          <w:szCs w:val="24"/>
        </w:rPr>
        <w:t xml:space="preserve"> </w:t>
      </w:r>
      <w:ins w:id="155" w:author="Florian Lüskow" w:date="2024-08-05T10:05:00Z" w16du:dateUtc="2024-08-05T08:05:00Z">
        <w:r w:rsidR="00BD30EF">
          <w:rPr>
            <w:rFonts w:ascii="Times New Roman" w:hAnsi="Times New Roman" w:cs="Times New Roman"/>
            <w:sz w:val="24"/>
            <w:szCs w:val="24"/>
          </w:rPr>
          <w:t>sea surface height (</w:t>
        </w:r>
      </w:ins>
      <w:r w:rsidRPr="00E16C25">
        <w:rPr>
          <w:rFonts w:ascii="Times New Roman" w:hAnsi="Times New Roman" w:cs="Times New Roman"/>
          <w:sz w:val="24"/>
          <w:szCs w:val="24"/>
        </w:rPr>
        <w:t>SSH</w:t>
      </w:r>
      <w:ins w:id="156" w:author="Florian Lüskow" w:date="2024-08-05T10:05:00Z" w16du:dateUtc="2024-08-05T08:05:00Z">
        <w:r w:rsidR="00BD30EF">
          <w:rPr>
            <w:rFonts w:ascii="Times New Roman" w:hAnsi="Times New Roman" w:cs="Times New Roman"/>
            <w:sz w:val="24"/>
            <w:szCs w:val="24"/>
          </w:rPr>
          <w:t>)</w:t>
        </w:r>
      </w:ins>
      <w:r w:rsidRPr="00E16C25">
        <w:rPr>
          <w:rFonts w:ascii="Times New Roman" w:hAnsi="Times New Roman" w:cs="Times New Roman"/>
          <w:sz w:val="24"/>
          <w:szCs w:val="24"/>
        </w:rPr>
        <w:t xml:space="preserve"> contour of absolute dynamic topography</w:t>
      </w:r>
      <w:r w:rsidR="00505C6A" w:rsidRPr="00E16C25">
        <w:rPr>
          <w:rFonts w:ascii="Times New Roman" w:hAnsi="Times New Roman" w:cs="Times New Roman"/>
          <w:sz w:val="24"/>
          <w:szCs w:val="24"/>
        </w:rPr>
        <w:t xml:space="preserve">: </w:t>
      </w:r>
      <w:r w:rsidR="00031D58" w:rsidRPr="00E16C25">
        <w:rPr>
          <w:rFonts w:ascii="Times New Roman" w:hAnsi="Times New Roman" w:cs="Times New Roman"/>
          <w:sz w:val="24"/>
          <w:szCs w:val="24"/>
        </w:rPr>
        <w:t>-0.6</w:t>
      </w:r>
      <w:r w:rsidR="00360B5F" w:rsidRPr="00E16C25">
        <w:rPr>
          <w:rFonts w:ascii="Times New Roman" w:hAnsi="Times New Roman" w:cs="Times New Roman"/>
          <w:sz w:val="24"/>
          <w:szCs w:val="24"/>
        </w:rPr>
        <w:t>0</w:t>
      </w:r>
      <w:r w:rsidR="00031D58" w:rsidRPr="00E16C25">
        <w:rPr>
          <w:rFonts w:ascii="Times New Roman" w:hAnsi="Times New Roman" w:cs="Times New Roman"/>
          <w:sz w:val="24"/>
          <w:szCs w:val="24"/>
        </w:rPr>
        <w:t xml:space="preserve"> m for the </w:t>
      </w:r>
      <w:r w:rsidRPr="00E16C25">
        <w:rPr>
          <w:rFonts w:ascii="Times New Roman" w:hAnsi="Times New Roman" w:cs="Times New Roman"/>
          <w:sz w:val="24"/>
          <w:szCs w:val="24"/>
        </w:rPr>
        <w:t xml:space="preserve">PF, </w:t>
      </w:r>
      <w:r w:rsidR="00031D58" w:rsidRPr="00E16C25">
        <w:rPr>
          <w:rFonts w:ascii="Times New Roman" w:hAnsi="Times New Roman" w:cs="Times New Roman"/>
          <w:sz w:val="24"/>
          <w:szCs w:val="24"/>
        </w:rPr>
        <w:t>-0.9</w:t>
      </w:r>
      <w:r w:rsidR="00360B5F" w:rsidRPr="00E16C25">
        <w:rPr>
          <w:rFonts w:ascii="Times New Roman" w:hAnsi="Times New Roman" w:cs="Times New Roman"/>
          <w:sz w:val="24"/>
          <w:szCs w:val="24"/>
        </w:rPr>
        <w:t>6</w:t>
      </w:r>
      <w:r w:rsidR="00031D58" w:rsidRPr="00E16C25">
        <w:rPr>
          <w:rFonts w:ascii="Times New Roman" w:hAnsi="Times New Roman" w:cs="Times New Roman"/>
          <w:sz w:val="24"/>
          <w:szCs w:val="24"/>
        </w:rPr>
        <w:t xml:space="preserve"> m </w:t>
      </w:r>
      <w:r w:rsidRPr="00E16C25">
        <w:rPr>
          <w:rFonts w:ascii="Times New Roman" w:hAnsi="Times New Roman" w:cs="Times New Roman"/>
          <w:sz w:val="24"/>
          <w:szCs w:val="24"/>
        </w:rPr>
        <w:t>for the SACCF</w:t>
      </w:r>
      <w:ins w:id="157" w:author="Florian Lüskow" w:date="2024-08-05T10:05:00Z" w16du:dateUtc="2024-08-05T08:05:00Z">
        <w:r w:rsidR="00BD30EF">
          <w:rPr>
            <w:rFonts w:ascii="Times New Roman" w:hAnsi="Times New Roman" w:cs="Times New Roman"/>
            <w:sz w:val="24"/>
            <w:szCs w:val="24"/>
          </w:rPr>
          <w:t>,</w:t>
        </w:r>
      </w:ins>
      <w:r w:rsidRPr="00E16C25">
        <w:rPr>
          <w:rFonts w:ascii="Times New Roman" w:hAnsi="Times New Roman" w:cs="Times New Roman"/>
          <w:sz w:val="24"/>
          <w:szCs w:val="24"/>
        </w:rPr>
        <w:t xml:space="preserve"> and </w:t>
      </w:r>
      <w:r w:rsidR="00031D58" w:rsidRPr="00E16C25">
        <w:rPr>
          <w:rFonts w:ascii="Times New Roman" w:hAnsi="Times New Roman" w:cs="Times New Roman"/>
          <w:sz w:val="24"/>
          <w:szCs w:val="24"/>
        </w:rPr>
        <w:t>-1.1</w:t>
      </w:r>
      <w:r w:rsidR="00360B5F" w:rsidRPr="00E16C25">
        <w:rPr>
          <w:rFonts w:ascii="Times New Roman" w:hAnsi="Times New Roman" w:cs="Times New Roman"/>
          <w:sz w:val="24"/>
          <w:szCs w:val="24"/>
        </w:rPr>
        <w:t>3</w:t>
      </w:r>
      <w:r w:rsidR="00031D58" w:rsidRPr="00E16C25">
        <w:rPr>
          <w:rFonts w:ascii="Times New Roman" w:hAnsi="Times New Roman" w:cs="Times New Roman"/>
          <w:sz w:val="24"/>
          <w:szCs w:val="24"/>
        </w:rPr>
        <w:t xml:space="preserve"> m </w:t>
      </w:r>
      <w:r w:rsidRPr="00E16C25">
        <w:rPr>
          <w:rFonts w:ascii="Times New Roman" w:hAnsi="Times New Roman" w:cs="Times New Roman"/>
          <w:sz w:val="24"/>
          <w:szCs w:val="24"/>
        </w:rPr>
        <w:t>for the SB</w:t>
      </w:r>
      <w:r w:rsidR="00505C6A" w:rsidRPr="00E16C25">
        <w:rPr>
          <w:rFonts w:ascii="Times New Roman" w:hAnsi="Times New Roman" w:cs="Times New Roman"/>
          <w:sz w:val="24"/>
          <w:szCs w:val="24"/>
        </w:rPr>
        <w:t>. Their</w:t>
      </w:r>
      <w:r w:rsidR="00031D58" w:rsidRPr="00E16C25">
        <w:rPr>
          <w:rFonts w:ascii="Times New Roman" w:hAnsi="Times New Roman" w:cs="Times New Roman"/>
          <w:sz w:val="24"/>
          <w:szCs w:val="24"/>
        </w:rPr>
        <w:t xml:space="preserve"> paths</w:t>
      </w:r>
      <w:r w:rsidR="00505C6A" w:rsidRPr="00E16C25">
        <w:rPr>
          <w:rFonts w:ascii="Times New Roman" w:hAnsi="Times New Roman" w:cs="Times New Roman"/>
          <w:sz w:val="24"/>
          <w:szCs w:val="24"/>
        </w:rPr>
        <w:t xml:space="preserve"> for </w:t>
      </w:r>
      <w:r w:rsidR="00FA45DF" w:rsidRPr="00E16C25">
        <w:rPr>
          <w:rFonts w:ascii="Times New Roman" w:hAnsi="Times New Roman" w:cs="Times New Roman"/>
          <w:sz w:val="24"/>
          <w:szCs w:val="24"/>
        </w:rPr>
        <w:t>a typical</w:t>
      </w:r>
      <w:r w:rsidR="00505C6A" w:rsidRPr="00E16C25">
        <w:rPr>
          <w:rFonts w:ascii="Times New Roman" w:hAnsi="Times New Roman" w:cs="Times New Roman"/>
          <w:sz w:val="24"/>
          <w:szCs w:val="24"/>
        </w:rPr>
        <w:t xml:space="preserve"> day during the measurement campaign, as well as </w:t>
      </w:r>
      <w:ins w:id="158" w:author="Florian Lüskow" w:date="2024-08-05T10:05:00Z" w16du:dateUtc="2024-08-05T08:05:00Z">
        <w:r w:rsidR="00BD30EF">
          <w:rPr>
            <w:rFonts w:ascii="Times New Roman" w:hAnsi="Times New Roman" w:cs="Times New Roman"/>
            <w:sz w:val="24"/>
            <w:szCs w:val="24"/>
          </w:rPr>
          <w:t xml:space="preserve">the </w:t>
        </w:r>
      </w:ins>
      <w:r w:rsidR="00505C6A" w:rsidRPr="00E16C25">
        <w:rPr>
          <w:rFonts w:ascii="Times New Roman" w:hAnsi="Times New Roman" w:cs="Times New Roman"/>
          <w:sz w:val="24"/>
          <w:szCs w:val="24"/>
        </w:rPr>
        <w:t xml:space="preserve">mean position over the </w:t>
      </w:r>
      <w:del w:id="159" w:author="Florian Lüskow" w:date="2024-08-05T09:37:00Z" w16du:dateUtc="2024-08-05T07:37:00Z">
        <w:r w:rsidR="00505C6A" w:rsidRPr="00E16C25" w:rsidDel="00ED4EA7">
          <w:rPr>
            <w:rFonts w:ascii="Times New Roman" w:hAnsi="Times New Roman" w:cs="Times New Roman"/>
            <w:sz w:val="24"/>
            <w:szCs w:val="24"/>
          </w:rPr>
          <w:delText>time period</w:delText>
        </w:r>
      </w:del>
      <w:ins w:id="160" w:author="Florian Lüskow" w:date="2024-08-05T09:37:00Z" w16du:dateUtc="2024-08-05T07:37:00Z">
        <w:r w:rsidR="00ED4EA7">
          <w:rPr>
            <w:rFonts w:ascii="Times New Roman" w:hAnsi="Times New Roman" w:cs="Times New Roman"/>
            <w:sz w:val="24"/>
            <w:szCs w:val="24"/>
          </w:rPr>
          <w:t>period</w:t>
        </w:r>
      </w:ins>
      <w:r w:rsidR="00505C6A" w:rsidRPr="00E16C25">
        <w:rPr>
          <w:rFonts w:ascii="Times New Roman" w:hAnsi="Times New Roman" w:cs="Times New Roman"/>
          <w:sz w:val="24"/>
          <w:szCs w:val="24"/>
        </w:rPr>
        <w:t xml:space="preserve"> </w:t>
      </w:r>
      <w:ins w:id="161" w:author="Florian Lüskow" w:date="2024-08-05T09:37:00Z" w16du:dateUtc="2024-08-05T07:37:00Z">
        <w:r w:rsidR="00ED4EA7">
          <w:rPr>
            <w:rFonts w:ascii="Times New Roman" w:hAnsi="Times New Roman" w:cs="Times New Roman"/>
            <w:sz w:val="24"/>
            <w:szCs w:val="24"/>
          </w:rPr>
          <w:t xml:space="preserve">of </w:t>
        </w:r>
      </w:ins>
      <w:r w:rsidR="00505C6A" w:rsidRPr="00E16C25">
        <w:rPr>
          <w:rFonts w:ascii="Times New Roman" w:hAnsi="Times New Roman" w:cs="Times New Roman"/>
          <w:sz w:val="24"/>
          <w:szCs w:val="24"/>
        </w:rPr>
        <w:t xml:space="preserve">August to November 2022, are shown in </w:t>
      </w:r>
      <w:r w:rsidR="00752C0C">
        <w:rPr>
          <w:rFonts w:ascii="Times New Roman" w:hAnsi="Times New Roman" w:cs="Times New Roman"/>
          <w:sz w:val="24"/>
          <w:szCs w:val="24"/>
        </w:rPr>
        <w:t>F</w:t>
      </w:r>
      <w:r w:rsidR="00505C6A" w:rsidRPr="00E16C25">
        <w:rPr>
          <w:rFonts w:ascii="Times New Roman" w:hAnsi="Times New Roman" w:cs="Times New Roman"/>
          <w:sz w:val="24"/>
          <w:szCs w:val="24"/>
        </w:rPr>
        <w:t>ig</w:t>
      </w:r>
      <w:ins w:id="162" w:author="Florian Lüskow" w:date="2024-08-05T10:05:00Z" w16du:dateUtc="2024-08-05T08:05:00Z">
        <w:r w:rsidR="00BD30EF">
          <w:rPr>
            <w:rFonts w:ascii="Times New Roman" w:hAnsi="Times New Roman" w:cs="Times New Roman"/>
            <w:sz w:val="24"/>
            <w:szCs w:val="24"/>
          </w:rPr>
          <w:t>.</w:t>
        </w:r>
      </w:ins>
      <w:r w:rsidR="00505C6A" w:rsidRPr="00E16C25">
        <w:rPr>
          <w:rFonts w:ascii="Times New Roman" w:hAnsi="Times New Roman" w:cs="Times New Roman"/>
          <w:sz w:val="24"/>
          <w:szCs w:val="24"/>
        </w:rPr>
        <w:t> 2</w:t>
      </w:r>
      <w:r w:rsidR="00752C0C">
        <w:rPr>
          <w:rFonts w:ascii="Times New Roman" w:hAnsi="Times New Roman" w:cs="Times New Roman"/>
          <w:sz w:val="24"/>
          <w:szCs w:val="24"/>
        </w:rPr>
        <w:t>A</w:t>
      </w:r>
      <w:r w:rsidR="00FA45DF" w:rsidRPr="00E16C25">
        <w:rPr>
          <w:rFonts w:ascii="Times New Roman" w:hAnsi="Times New Roman" w:cs="Times New Roman"/>
          <w:sz w:val="24"/>
          <w:szCs w:val="24"/>
        </w:rPr>
        <w:t xml:space="preserve">. The mean position of the contours </w:t>
      </w:r>
      <w:r w:rsidR="007C4242" w:rsidRPr="00E16C25">
        <w:rPr>
          <w:rFonts w:ascii="Times New Roman" w:hAnsi="Times New Roman" w:cs="Times New Roman"/>
          <w:sz w:val="24"/>
          <w:szCs w:val="24"/>
        </w:rPr>
        <w:t>aligns</w:t>
      </w:r>
      <w:r w:rsidR="00FA45DF" w:rsidRPr="00E16C25">
        <w:rPr>
          <w:rFonts w:ascii="Times New Roman" w:hAnsi="Times New Roman" w:cs="Times New Roman"/>
          <w:sz w:val="24"/>
          <w:szCs w:val="24"/>
        </w:rPr>
        <w:t xml:space="preserve"> well with locations of strong mean SSH-derived geostrophic </w:t>
      </w:r>
      <w:del w:id="163" w:author="Florian Lüskow" w:date="2024-08-05T10:06:00Z" w16du:dateUtc="2024-08-05T08:06:00Z">
        <w:r w:rsidR="00FA45DF" w:rsidRPr="00E16C25" w:rsidDel="00BD30EF">
          <w:rPr>
            <w:rFonts w:ascii="Times New Roman" w:hAnsi="Times New Roman" w:cs="Times New Roman"/>
            <w:sz w:val="24"/>
            <w:szCs w:val="24"/>
          </w:rPr>
          <w:delText>velocity</w:delText>
        </w:r>
      </w:del>
      <w:ins w:id="164" w:author="Florian Lüskow" w:date="2024-08-05T10:06:00Z" w16du:dateUtc="2024-08-05T08:06:00Z">
        <w:r w:rsidR="00BD30EF" w:rsidRPr="00E16C25">
          <w:rPr>
            <w:rFonts w:ascii="Times New Roman" w:hAnsi="Times New Roman" w:cs="Times New Roman"/>
            <w:sz w:val="24"/>
            <w:szCs w:val="24"/>
          </w:rPr>
          <w:t>velocity,</w:t>
        </w:r>
      </w:ins>
      <w:r w:rsidR="00FA45DF" w:rsidRPr="00E16C25">
        <w:rPr>
          <w:rFonts w:ascii="Times New Roman" w:hAnsi="Times New Roman" w:cs="Times New Roman"/>
          <w:sz w:val="24"/>
          <w:szCs w:val="24"/>
        </w:rPr>
        <w:t xml:space="preserve"> and this suggests they are an appropriate indicator for the position of the density fronts</w:t>
      </w:r>
      <w:r w:rsidR="00752C0C">
        <w:rPr>
          <w:rFonts w:ascii="Times New Roman" w:hAnsi="Times New Roman" w:cs="Times New Roman"/>
          <w:sz w:val="24"/>
          <w:szCs w:val="24"/>
        </w:rPr>
        <w:t xml:space="preserve"> (Fig. 2B)</w:t>
      </w:r>
      <w:r w:rsidR="00FA45DF" w:rsidRPr="00E16C25">
        <w:rPr>
          <w:rFonts w:ascii="Times New Roman" w:hAnsi="Times New Roman" w:cs="Times New Roman"/>
          <w:sz w:val="24"/>
          <w:szCs w:val="24"/>
        </w:rPr>
        <w:t>.</w:t>
      </w:r>
    </w:p>
    <w:p w14:paraId="0496BAD0" w14:textId="77777777" w:rsidR="00D2256B" w:rsidRDefault="00D2256B" w:rsidP="00C3458C">
      <w:pPr>
        <w:spacing w:after="0" w:line="360" w:lineRule="auto"/>
        <w:rPr>
          <w:rFonts w:ascii="Times New Roman" w:hAnsi="Times New Roman" w:cs="Times New Roman"/>
          <w:sz w:val="24"/>
          <w:szCs w:val="24"/>
        </w:rPr>
      </w:pPr>
    </w:p>
    <w:p w14:paraId="3EE9CA0E" w14:textId="4C9E9136" w:rsidR="00610C94" w:rsidRPr="00E16C25" w:rsidRDefault="00FA45DF"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 xml:space="preserve">All three fronts </w:t>
      </w:r>
      <w:r w:rsidR="00610C94" w:rsidRPr="00E16C25">
        <w:rPr>
          <w:rFonts w:ascii="Times New Roman" w:hAnsi="Times New Roman" w:cs="Times New Roman"/>
          <w:sz w:val="24"/>
          <w:szCs w:val="24"/>
        </w:rPr>
        <w:t xml:space="preserve">cross the </w:t>
      </w:r>
      <w:commentRangeStart w:id="165"/>
      <w:r w:rsidR="00610C94" w:rsidRPr="00E16C25">
        <w:rPr>
          <w:rFonts w:ascii="Times New Roman" w:hAnsi="Times New Roman" w:cs="Times New Roman"/>
          <w:sz w:val="24"/>
          <w:szCs w:val="24"/>
        </w:rPr>
        <w:t>Scotia Sea</w:t>
      </w:r>
      <w:commentRangeEnd w:id="165"/>
      <w:r w:rsidR="008D72BD">
        <w:rPr>
          <w:rStyle w:val="CommentReference"/>
        </w:rPr>
        <w:commentReference w:id="165"/>
      </w:r>
      <w:r w:rsidR="00610C94" w:rsidRPr="00E16C25">
        <w:rPr>
          <w:rFonts w:ascii="Times New Roman" w:hAnsi="Times New Roman" w:cs="Times New Roman"/>
          <w:sz w:val="24"/>
          <w:szCs w:val="24"/>
        </w:rPr>
        <w:t xml:space="preserve"> to</w:t>
      </w:r>
      <w:r w:rsidR="00FA0BBF" w:rsidRPr="00E16C25">
        <w:rPr>
          <w:rFonts w:ascii="Times New Roman" w:hAnsi="Times New Roman" w:cs="Times New Roman"/>
          <w:sz w:val="24"/>
          <w:szCs w:val="24"/>
        </w:rPr>
        <w:t>ward</w:t>
      </w:r>
      <w:r w:rsidR="00610C94" w:rsidRPr="00E16C25">
        <w:rPr>
          <w:rFonts w:ascii="Times New Roman" w:hAnsi="Times New Roman" w:cs="Times New Roman"/>
          <w:sz w:val="24"/>
          <w:szCs w:val="24"/>
        </w:rPr>
        <w:t xml:space="preserve"> the </w:t>
      </w:r>
      <w:del w:id="166" w:author="Florian Lüskow" w:date="2024-08-05T09:37:00Z" w16du:dateUtc="2024-08-05T07:37:00Z">
        <w:r w:rsidR="00610C94" w:rsidRPr="00E16C25" w:rsidDel="00ED4EA7">
          <w:rPr>
            <w:rFonts w:ascii="Times New Roman" w:hAnsi="Times New Roman" w:cs="Times New Roman"/>
            <w:sz w:val="24"/>
            <w:szCs w:val="24"/>
          </w:rPr>
          <w:delText>north east</w:delText>
        </w:r>
      </w:del>
      <w:ins w:id="167" w:author="Florian Lüskow" w:date="2024-08-05T09:37:00Z" w16du:dateUtc="2024-08-05T07:37:00Z">
        <w:r w:rsidR="00ED4EA7">
          <w:rPr>
            <w:rFonts w:ascii="Times New Roman" w:hAnsi="Times New Roman" w:cs="Times New Roman"/>
            <w:sz w:val="24"/>
            <w:szCs w:val="24"/>
          </w:rPr>
          <w:t>northeast</w:t>
        </w:r>
      </w:ins>
      <w:r w:rsidR="00610C94" w:rsidRPr="00E16C25">
        <w:rPr>
          <w:rFonts w:ascii="Times New Roman" w:hAnsi="Times New Roman" w:cs="Times New Roman"/>
          <w:sz w:val="24"/>
          <w:szCs w:val="24"/>
        </w:rPr>
        <w:t xml:space="preserve"> where they reach South Georgia</w:t>
      </w:r>
      <w:r w:rsidR="007F2172" w:rsidRPr="00E16C25">
        <w:rPr>
          <w:rFonts w:ascii="Times New Roman" w:hAnsi="Times New Roman" w:cs="Times New Roman"/>
          <w:sz w:val="24"/>
          <w:szCs w:val="24"/>
        </w:rPr>
        <w:t xml:space="preserve"> (SG)</w:t>
      </w:r>
      <w:r w:rsidR="00610C94" w:rsidRPr="00E16C25">
        <w:rPr>
          <w:rFonts w:ascii="Times New Roman" w:hAnsi="Times New Roman" w:cs="Times New Roman"/>
          <w:sz w:val="24"/>
          <w:szCs w:val="24"/>
        </w:rPr>
        <w:t>. Here</w:t>
      </w:r>
      <w:ins w:id="168" w:author="Florian Lüskow" w:date="2024-08-05T10:07:00Z" w16du:dateUtc="2024-08-05T08:07:00Z">
        <w:r w:rsidR="00C35EE1">
          <w:rPr>
            <w:rFonts w:ascii="Times New Roman" w:hAnsi="Times New Roman" w:cs="Times New Roman"/>
            <w:sz w:val="24"/>
            <w:szCs w:val="24"/>
          </w:rPr>
          <w:t>,</w:t>
        </w:r>
      </w:ins>
      <w:r w:rsidR="00610C94" w:rsidRPr="00E16C25">
        <w:rPr>
          <w:rFonts w:ascii="Times New Roman" w:hAnsi="Times New Roman" w:cs="Times New Roman"/>
          <w:sz w:val="24"/>
          <w:szCs w:val="24"/>
        </w:rPr>
        <w:t xml:space="preserve"> they are steered by the complex topography of the </w:t>
      </w:r>
      <w:r w:rsidR="007F2172" w:rsidRPr="00E16C25">
        <w:rPr>
          <w:rFonts w:ascii="Times New Roman" w:hAnsi="Times New Roman" w:cs="Times New Roman"/>
          <w:sz w:val="24"/>
          <w:szCs w:val="24"/>
        </w:rPr>
        <w:t>SG</w:t>
      </w:r>
      <w:r w:rsidR="00610C94" w:rsidRPr="00E16C25">
        <w:rPr>
          <w:rFonts w:ascii="Times New Roman" w:hAnsi="Times New Roman" w:cs="Times New Roman"/>
          <w:sz w:val="24"/>
          <w:szCs w:val="24"/>
        </w:rPr>
        <w:t xml:space="preserve"> shelf, </w:t>
      </w:r>
      <w:r w:rsidR="007F2172" w:rsidRPr="00E16C25">
        <w:rPr>
          <w:rFonts w:ascii="Times New Roman" w:hAnsi="Times New Roman" w:cs="Times New Roman"/>
          <w:sz w:val="24"/>
          <w:szCs w:val="24"/>
        </w:rPr>
        <w:t>SG</w:t>
      </w:r>
      <w:r w:rsidR="00610C94" w:rsidRPr="00E16C25">
        <w:rPr>
          <w:rFonts w:ascii="Times New Roman" w:hAnsi="Times New Roman" w:cs="Times New Roman"/>
          <w:sz w:val="24"/>
          <w:szCs w:val="24"/>
        </w:rPr>
        <w:t xml:space="preserve"> </w:t>
      </w:r>
      <w:del w:id="169" w:author="Florian Lüskow" w:date="2024-08-05T10:07:00Z" w16du:dateUtc="2024-08-05T08:07:00Z">
        <w:r w:rsidR="00610C94" w:rsidRPr="00E16C25" w:rsidDel="00C35EE1">
          <w:rPr>
            <w:rFonts w:ascii="Times New Roman" w:hAnsi="Times New Roman" w:cs="Times New Roman"/>
            <w:sz w:val="24"/>
            <w:szCs w:val="24"/>
          </w:rPr>
          <w:delText>Basin</w:delText>
        </w:r>
      </w:del>
      <w:ins w:id="170" w:author="Florian Lüskow" w:date="2024-08-05T10:07:00Z" w16du:dateUtc="2024-08-05T08:07:00Z">
        <w:r w:rsidR="00C35EE1">
          <w:rPr>
            <w:rFonts w:ascii="Times New Roman" w:hAnsi="Times New Roman" w:cs="Times New Roman"/>
            <w:sz w:val="24"/>
            <w:szCs w:val="24"/>
          </w:rPr>
          <w:t>b</w:t>
        </w:r>
        <w:r w:rsidR="00C35EE1" w:rsidRPr="00E16C25">
          <w:rPr>
            <w:rFonts w:ascii="Times New Roman" w:hAnsi="Times New Roman" w:cs="Times New Roman"/>
            <w:sz w:val="24"/>
            <w:szCs w:val="24"/>
          </w:rPr>
          <w:t>asin</w:t>
        </w:r>
      </w:ins>
      <w:ins w:id="171" w:author="Florian Lüskow" w:date="2024-08-05T09:37:00Z" w16du:dateUtc="2024-08-05T07:37:00Z">
        <w:r w:rsidR="00ED4EA7">
          <w:rPr>
            <w:rFonts w:ascii="Times New Roman" w:hAnsi="Times New Roman" w:cs="Times New Roman"/>
            <w:sz w:val="24"/>
            <w:szCs w:val="24"/>
          </w:rPr>
          <w:t>,</w:t>
        </w:r>
      </w:ins>
      <w:r w:rsidR="00610C94" w:rsidRPr="00E16C25">
        <w:rPr>
          <w:rFonts w:ascii="Times New Roman" w:hAnsi="Times New Roman" w:cs="Times New Roman"/>
          <w:sz w:val="24"/>
          <w:szCs w:val="24"/>
        </w:rPr>
        <w:t xml:space="preserve"> and numerous rises within the region</w:t>
      </w:r>
      <w:r w:rsidR="00F764F8">
        <w:rPr>
          <w:rFonts w:ascii="Times New Roman" w:hAnsi="Times New Roman" w:cs="Times New Roman"/>
          <w:sz w:val="24"/>
          <w:szCs w:val="24"/>
        </w:rPr>
        <w:t xml:space="preserve"> (Fig. 2)</w:t>
      </w:r>
      <w:r w:rsidR="00610C94" w:rsidRPr="00E16C25">
        <w:rPr>
          <w:rFonts w:ascii="Times New Roman" w:hAnsi="Times New Roman" w:cs="Times New Roman"/>
          <w:sz w:val="24"/>
          <w:szCs w:val="24"/>
        </w:rPr>
        <w:t xml:space="preserve">. The PF enters the basin from the west before being steered northward through the basin and out to the east across the Islas Orcadas Rise. The SACCF encounters the </w:t>
      </w:r>
      <w:r w:rsidR="007F2172" w:rsidRPr="00E16C25">
        <w:rPr>
          <w:rFonts w:ascii="Times New Roman" w:hAnsi="Times New Roman" w:cs="Times New Roman"/>
          <w:sz w:val="24"/>
          <w:szCs w:val="24"/>
        </w:rPr>
        <w:t>SG</w:t>
      </w:r>
      <w:r w:rsidR="00610C94" w:rsidRPr="00E16C25">
        <w:rPr>
          <w:rFonts w:ascii="Times New Roman" w:hAnsi="Times New Roman" w:cs="Times New Roman"/>
          <w:sz w:val="24"/>
          <w:szCs w:val="24"/>
        </w:rPr>
        <w:t xml:space="preserve"> shelf directly</w:t>
      </w:r>
      <w:r w:rsidR="007F2172" w:rsidRPr="00E16C25">
        <w:rPr>
          <w:rFonts w:ascii="Times New Roman" w:hAnsi="Times New Roman" w:cs="Times New Roman"/>
          <w:sz w:val="24"/>
          <w:szCs w:val="24"/>
        </w:rPr>
        <w:t xml:space="preserve">, </w:t>
      </w:r>
      <w:ins w:id="172" w:author="Florian Lüskow" w:date="2024-08-05T09:57:00Z" w16du:dateUtc="2024-08-05T07:57:00Z">
        <w:r w:rsidR="00B30880">
          <w:rPr>
            <w:rFonts w:ascii="Times New Roman" w:hAnsi="Times New Roman" w:cs="Times New Roman"/>
            <w:sz w:val="24"/>
            <w:szCs w:val="24"/>
          </w:rPr>
          <w:t xml:space="preserve">and </w:t>
        </w:r>
      </w:ins>
      <w:r w:rsidR="007F2172" w:rsidRPr="00E16C25">
        <w:rPr>
          <w:rFonts w:ascii="Times New Roman" w:hAnsi="Times New Roman" w:cs="Times New Roman"/>
          <w:sz w:val="24"/>
          <w:szCs w:val="24"/>
        </w:rPr>
        <w:t>flows around SG into the basin where it exits to the east before being deflected southward by the Islas Orcadas Rise further downstream</w:t>
      </w:r>
      <w:r w:rsidR="00F764F8">
        <w:rPr>
          <w:rFonts w:ascii="Times New Roman" w:hAnsi="Times New Roman" w:cs="Times New Roman"/>
          <w:sz w:val="24"/>
          <w:szCs w:val="24"/>
        </w:rPr>
        <w:t xml:space="preserve"> (Fig. 2)</w:t>
      </w:r>
      <w:r w:rsidR="007F2172" w:rsidRPr="00E16C25">
        <w:rPr>
          <w:rFonts w:ascii="Times New Roman" w:hAnsi="Times New Roman" w:cs="Times New Roman"/>
          <w:sz w:val="24"/>
          <w:szCs w:val="24"/>
        </w:rPr>
        <w:t>. The SB passes east of SG without encountering the shelf or entering the basin, before returning to the south, east of the South Sandwich Islands</w:t>
      </w:r>
      <w:r w:rsidR="00F764F8">
        <w:rPr>
          <w:rFonts w:ascii="Times New Roman" w:hAnsi="Times New Roman" w:cs="Times New Roman"/>
          <w:sz w:val="24"/>
          <w:szCs w:val="24"/>
        </w:rPr>
        <w:t xml:space="preserve"> (Fig. 2)</w:t>
      </w:r>
      <w:r w:rsidR="007F2172" w:rsidRPr="00E16C25">
        <w:rPr>
          <w:rFonts w:ascii="Times New Roman" w:hAnsi="Times New Roman" w:cs="Times New Roman"/>
          <w:sz w:val="24"/>
          <w:szCs w:val="24"/>
        </w:rPr>
        <w:t xml:space="preserve">. </w:t>
      </w:r>
      <w:r w:rsidR="001972AB" w:rsidRPr="00E16C25">
        <w:rPr>
          <w:rFonts w:ascii="Times New Roman" w:hAnsi="Times New Roman" w:cs="Times New Roman"/>
          <w:sz w:val="24"/>
          <w:szCs w:val="24"/>
        </w:rPr>
        <w:t>Th</w:t>
      </w:r>
      <w:r w:rsidR="007F2172" w:rsidRPr="00E16C25">
        <w:rPr>
          <w:rFonts w:ascii="Times New Roman" w:hAnsi="Times New Roman" w:cs="Times New Roman"/>
          <w:sz w:val="24"/>
          <w:szCs w:val="24"/>
        </w:rPr>
        <w:t xml:space="preserve">e similarity between the mean paths of the fronts and prominent topographic features </w:t>
      </w:r>
      <w:del w:id="173" w:author="Florian Lüskow" w:date="2024-08-05T10:07:00Z" w16du:dateUtc="2024-08-05T08:07:00Z">
        <w:r w:rsidR="007F2172" w:rsidRPr="00E16C25" w:rsidDel="0031714F">
          <w:rPr>
            <w:rFonts w:ascii="Times New Roman" w:hAnsi="Times New Roman" w:cs="Times New Roman"/>
            <w:sz w:val="24"/>
            <w:szCs w:val="24"/>
          </w:rPr>
          <w:delText>highlight</w:delText>
        </w:r>
      </w:del>
      <w:ins w:id="174" w:author="Florian Lüskow" w:date="2024-08-05T10:07:00Z" w16du:dateUtc="2024-08-05T08:07:00Z">
        <w:r w:rsidR="0031714F" w:rsidRPr="00E16C25">
          <w:rPr>
            <w:rFonts w:ascii="Times New Roman" w:hAnsi="Times New Roman" w:cs="Times New Roman"/>
            <w:sz w:val="24"/>
            <w:szCs w:val="24"/>
          </w:rPr>
          <w:t>highlights</w:t>
        </w:r>
      </w:ins>
      <w:r w:rsidR="007F2172" w:rsidRPr="00E16C25">
        <w:rPr>
          <w:rFonts w:ascii="Times New Roman" w:hAnsi="Times New Roman" w:cs="Times New Roman"/>
          <w:sz w:val="24"/>
          <w:szCs w:val="24"/>
        </w:rPr>
        <w:t xml:space="preserve"> the role of topography in determining the regional pathways.</w:t>
      </w:r>
      <w:r w:rsidR="00F916BA" w:rsidRPr="00E16C25">
        <w:rPr>
          <w:rFonts w:ascii="Times New Roman" w:hAnsi="Times New Roman" w:cs="Times New Roman"/>
          <w:sz w:val="24"/>
          <w:szCs w:val="24"/>
        </w:rPr>
        <w:t xml:space="preserve"> Currents within the frontal jets are strong, with speeds up to</w:t>
      </w:r>
      <w:r w:rsidR="00E16C25">
        <w:rPr>
          <w:rFonts w:ascii="Times New Roman" w:hAnsi="Times New Roman" w:cs="Times New Roman"/>
          <w:sz w:val="24"/>
          <w:szCs w:val="24"/>
        </w:rPr>
        <w:t xml:space="preserve"> 0.8 m</w:t>
      </w:r>
      <w:ins w:id="175" w:author="Florian Lüskow" w:date="2024-08-05T10:08:00Z" w16du:dateUtc="2024-08-05T08:08:00Z">
        <w:r w:rsidR="00C35EE1">
          <w:rPr>
            <w:rFonts w:ascii="Times New Roman" w:hAnsi="Times New Roman" w:cs="Times New Roman"/>
            <w:sz w:val="24"/>
            <w:szCs w:val="24"/>
          </w:rPr>
          <w:t xml:space="preserve"> </w:t>
        </w:r>
      </w:ins>
      <w:del w:id="176" w:author="Florian Lüskow" w:date="2024-08-05T10:08:00Z" w16du:dateUtc="2024-08-05T08:08:00Z">
        <w:r w:rsidR="00E16C25" w:rsidDel="00C35EE1">
          <w:rPr>
            <w:rFonts w:ascii="Times New Roman" w:hAnsi="Times New Roman" w:cs="Times New Roman"/>
            <w:sz w:val="24"/>
            <w:szCs w:val="24"/>
          </w:rPr>
          <w:delText>.</w:delText>
        </w:r>
      </w:del>
      <w:r w:rsidR="00E16C25">
        <w:rPr>
          <w:rFonts w:ascii="Times New Roman" w:hAnsi="Times New Roman" w:cs="Times New Roman"/>
          <w:sz w:val="24"/>
          <w:szCs w:val="24"/>
        </w:rPr>
        <w:t>s</w:t>
      </w:r>
      <w:del w:id="177" w:author="Florian Lüskow" w:date="2024-08-05T10:08:00Z" w16du:dateUtc="2024-08-05T08:08:00Z">
        <w:r w:rsidR="00E16C25" w:rsidDel="00C35EE1">
          <w:rPr>
            <w:rFonts w:ascii="Times New Roman" w:hAnsi="Times New Roman" w:cs="Times New Roman"/>
            <w:sz w:val="24"/>
            <w:szCs w:val="24"/>
          </w:rPr>
          <w:delText>ec</w:delText>
        </w:r>
      </w:del>
      <w:r w:rsidR="00E16C25" w:rsidRPr="00E16C25">
        <w:rPr>
          <w:rFonts w:ascii="Times New Roman" w:hAnsi="Times New Roman" w:cs="Times New Roman"/>
          <w:sz w:val="24"/>
          <w:szCs w:val="24"/>
          <w:vertAlign w:val="superscript"/>
        </w:rPr>
        <w:t>-1</w:t>
      </w:r>
      <w:r w:rsidR="00F764F8">
        <w:rPr>
          <w:rFonts w:ascii="Times New Roman" w:hAnsi="Times New Roman" w:cs="Times New Roman"/>
          <w:sz w:val="24"/>
          <w:szCs w:val="24"/>
        </w:rPr>
        <w:t xml:space="preserve"> (Fig. 2B)</w:t>
      </w:r>
      <w:r w:rsidR="00E16C25">
        <w:rPr>
          <w:rFonts w:ascii="Times New Roman" w:hAnsi="Times New Roman" w:cs="Times New Roman"/>
          <w:sz w:val="24"/>
          <w:szCs w:val="24"/>
        </w:rPr>
        <w:t>.</w:t>
      </w:r>
    </w:p>
    <w:p w14:paraId="2BBCED3C" w14:textId="77777777" w:rsidR="007F2172" w:rsidRPr="00E16C25" w:rsidRDefault="007F2172" w:rsidP="00C3458C">
      <w:pPr>
        <w:spacing w:after="0" w:line="360" w:lineRule="auto"/>
        <w:rPr>
          <w:rFonts w:ascii="Times New Roman" w:hAnsi="Times New Roman" w:cs="Times New Roman"/>
          <w:sz w:val="24"/>
          <w:szCs w:val="24"/>
        </w:rPr>
      </w:pPr>
    </w:p>
    <w:p w14:paraId="41E82601" w14:textId="484ADD60" w:rsidR="007F2172" w:rsidRPr="00E16C25" w:rsidRDefault="00F916BA"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 xml:space="preserve">The instantaneous pathway of the fronts can vary significantly, particularly </w:t>
      </w:r>
      <w:r w:rsidR="003A0DB6" w:rsidRPr="00E16C25">
        <w:rPr>
          <w:rFonts w:ascii="Times New Roman" w:hAnsi="Times New Roman" w:cs="Times New Roman"/>
          <w:sz w:val="24"/>
          <w:szCs w:val="24"/>
        </w:rPr>
        <w:t xml:space="preserve">away from </w:t>
      </w:r>
      <w:r w:rsidR="0019331D" w:rsidRPr="00E16C25">
        <w:rPr>
          <w:rFonts w:ascii="Times New Roman" w:hAnsi="Times New Roman" w:cs="Times New Roman"/>
          <w:sz w:val="24"/>
          <w:szCs w:val="24"/>
        </w:rPr>
        <w:t>prominent</w:t>
      </w:r>
      <w:r w:rsidR="003A0DB6" w:rsidRPr="00E16C25">
        <w:rPr>
          <w:rFonts w:ascii="Times New Roman" w:hAnsi="Times New Roman" w:cs="Times New Roman"/>
          <w:sz w:val="24"/>
          <w:szCs w:val="24"/>
        </w:rPr>
        <w:t xml:space="preserve"> topographic features where meanders and eddies are common. Comparison of the circulation </w:t>
      </w:r>
      <w:r w:rsidR="00741FD7">
        <w:rPr>
          <w:rFonts w:ascii="Times New Roman" w:hAnsi="Times New Roman" w:cs="Times New Roman"/>
          <w:sz w:val="24"/>
          <w:szCs w:val="24"/>
        </w:rPr>
        <w:t>(Fig. 2A)</w:t>
      </w:r>
      <w:r w:rsidR="003A0DB6" w:rsidRPr="00E16C25">
        <w:rPr>
          <w:rFonts w:ascii="Times New Roman" w:hAnsi="Times New Roman" w:cs="Times New Roman"/>
          <w:sz w:val="24"/>
          <w:szCs w:val="24"/>
        </w:rPr>
        <w:t xml:space="preserve"> with the mean circulation </w:t>
      </w:r>
      <w:r w:rsidR="00741FD7">
        <w:rPr>
          <w:rFonts w:ascii="Times New Roman" w:hAnsi="Times New Roman" w:cs="Times New Roman"/>
          <w:sz w:val="24"/>
          <w:szCs w:val="24"/>
        </w:rPr>
        <w:t xml:space="preserve">(Fig. 2B) </w:t>
      </w:r>
      <w:r w:rsidR="0019331D" w:rsidRPr="00E16C25">
        <w:rPr>
          <w:rFonts w:ascii="Times New Roman" w:hAnsi="Times New Roman" w:cs="Times New Roman"/>
          <w:sz w:val="24"/>
          <w:szCs w:val="24"/>
        </w:rPr>
        <w:t>underscores the complexity</w:t>
      </w:r>
      <w:r w:rsidR="003A0DB6" w:rsidRPr="00E16C25">
        <w:rPr>
          <w:rFonts w:ascii="Times New Roman" w:hAnsi="Times New Roman" w:cs="Times New Roman"/>
          <w:sz w:val="24"/>
          <w:szCs w:val="24"/>
        </w:rPr>
        <w:t xml:space="preserve"> of the instantaneous pathways</w:t>
      </w:r>
      <w:r w:rsidR="0019331D" w:rsidRPr="00E16C25">
        <w:rPr>
          <w:rFonts w:ascii="Times New Roman" w:hAnsi="Times New Roman" w:cs="Times New Roman"/>
          <w:sz w:val="24"/>
          <w:szCs w:val="24"/>
        </w:rPr>
        <w:t>. A</w:t>
      </w:r>
      <w:r w:rsidR="003A0DB6" w:rsidRPr="00E16C25">
        <w:rPr>
          <w:rFonts w:ascii="Times New Roman" w:hAnsi="Times New Roman" w:cs="Times New Roman"/>
          <w:sz w:val="24"/>
          <w:szCs w:val="24"/>
        </w:rPr>
        <w:t xml:space="preserve">n animation of the SSH contours </w:t>
      </w:r>
      <w:del w:id="178" w:author="Florian Lüskow" w:date="2024-08-05T09:41:00Z" w16du:dateUtc="2024-08-05T07:41:00Z">
        <w:r w:rsidR="003A0DB6" w:rsidRPr="00E16C25" w:rsidDel="004C74E0">
          <w:rPr>
            <w:rFonts w:ascii="Times New Roman" w:hAnsi="Times New Roman" w:cs="Times New Roman"/>
            <w:sz w:val="24"/>
            <w:szCs w:val="24"/>
          </w:rPr>
          <w:delText>over the period of</w:delText>
        </w:r>
      </w:del>
      <w:ins w:id="179" w:author="Florian Lüskow" w:date="2024-08-05T09:41:00Z" w16du:dateUtc="2024-08-05T07:41:00Z">
        <w:r w:rsidR="004C74E0">
          <w:rPr>
            <w:rFonts w:ascii="Times New Roman" w:hAnsi="Times New Roman" w:cs="Times New Roman"/>
            <w:sz w:val="24"/>
            <w:szCs w:val="24"/>
          </w:rPr>
          <w:t>from</w:t>
        </w:r>
      </w:ins>
      <w:r w:rsidR="003A0DB6" w:rsidRPr="00E16C25">
        <w:rPr>
          <w:rFonts w:ascii="Times New Roman" w:hAnsi="Times New Roman" w:cs="Times New Roman"/>
          <w:sz w:val="24"/>
          <w:szCs w:val="24"/>
        </w:rPr>
        <w:t xml:space="preserve"> August to November 2022 </w:t>
      </w:r>
      <w:r w:rsidR="00741FD7">
        <w:rPr>
          <w:rFonts w:ascii="Times New Roman" w:hAnsi="Times New Roman" w:cs="Times New Roman"/>
          <w:sz w:val="24"/>
          <w:szCs w:val="24"/>
        </w:rPr>
        <w:t xml:space="preserve">(Appendix 1) </w:t>
      </w:r>
      <w:r w:rsidR="0019331D" w:rsidRPr="00E16C25">
        <w:rPr>
          <w:rFonts w:ascii="Times New Roman" w:hAnsi="Times New Roman" w:cs="Times New Roman"/>
          <w:sz w:val="24"/>
          <w:szCs w:val="24"/>
        </w:rPr>
        <w:t xml:space="preserve">further </w:t>
      </w:r>
      <w:r w:rsidR="00207FE6" w:rsidRPr="00E16C25">
        <w:rPr>
          <w:rFonts w:ascii="Times New Roman" w:hAnsi="Times New Roman" w:cs="Times New Roman"/>
          <w:sz w:val="24"/>
          <w:szCs w:val="24"/>
        </w:rPr>
        <w:t>demonstrate</w:t>
      </w:r>
      <w:r w:rsidR="00741FD7">
        <w:rPr>
          <w:rFonts w:ascii="Times New Roman" w:hAnsi="Times New Roman" w:cs="Times New Roman"/>
          <w:sz w:val="24"/>
          <w:szCs w:val="24"/>
        </w:rPr>
        <w:t>s</w:t>
      </w:r>
      <w:r w:rsidR="00207FE6" w:rsidRPr="00E16C25">
        <w:rPr>
          <w:rFonts w:ascii="Times New Roman" w:hAnsi="Times New Roman" w:cs="Times New Roman"/>
          <w:sz w:val="24"/>
          <w:szCs w:val="24"/>
        </w:rPr>
        <w:t xml:space="preserve"> the dynamic nature of the </w:t>
      </w:r>
      <w:r w:rsidR="0019331D" w:rsidRPr="00E16C25">
        <w:rPr>
          <w:rFonts w:ascii="Times New Roman" w:hAnsi="Times New Roman" w:cs="Times New Roman"/>
          <w:sz w:val="24"/>
          <w:szCs w:val="24"/>
        </w:rPr>
        <w:t xml:space="preserve">regional </w:t>
      </w:r>
      <w:r w:rsidR="00207FE6" w:rsidRPr="00E16C25">
        <w:rPr>
          <w:rFonts w:ascii="Times New Roman" w:hAnsi="Times New Roman" w:cs="Times New Roman"/>
          <w:sz w:val="24"/>
          <w:szCs w:val="24"/>
        </w:rPr>
        <w:t xml:space="preserve">circulation. </w:t>
      </w:r>
      <w:r w:rsidR="0019331D" w:rsidRPr="00E16C25">
        <w:rPr>
          <w:rFonts w:ascii="Times New Roman" w:hAnsi="Times New Roman" w:cs="Times New Roman"/>
          <w:sz w:val="24"/>
          <w:szCs w:val="24"/>
        </w:rPr>
        <w:t>Notably,</w:t>
      </w:r>
      <w:r w:rsidR="00207FE6" w:rsidRPr="00E16C25">
        <w:rPr>
          <w:rFonts w:ascii="Times New Roman" w:hAnsi="Times New Roman" w:cs="Times New Roman"/>
          <w:sz w:val="24"/>
          <w:szCs w:val="24"/>
        </w:rPr>
        <w:t xml:space="preserve"> the position of the PF at the north of the SG basin is particularly variable</w:t>
      </w:r>
      <w:r w:rsidR="00741FD7">
        <w:rPr>
          <w:rFonts w:ascii="Times New Roman" w:hAnsi="Times New Roman" w:cs="Times New Roman"/>
          <w:sz w:val="24"/>
          <w:szCs w:val="24"/>
        </w:rPr>
        <w:t xml:space="preserve"> (Appendix 1). S</w:t>
      </w:r>
      <w:r w:rsidR="00207FE6" w:rsidRPr="00E16C25">
        <w:rPr>
          <w:rFonts w:ascii="Times New Roman" w:hAnsi="Times New Roman" w:cs="Times New Roman"/>
          <w:sz w:val="24"/>
          <w:szCs w:val="24"/>
        </w:rPr>
        <w:t>imilarly</w:t>
      </w:r>
      <w:r w:rsidR="00741FD7">
        <w:rPr>
          <w:rFonts w:ascii="Times New Roman" w:hAnsi="Times New Roman" w:cs="Times New Roman"/>
          <w:sz w:val="24"/>
          <w:szCs w:val="24"/>
        </w:rPr>
        <w:t>,</w:t>
      </w:r>
      <w:r w:rsidR="00207FE6" w:rsidRPr="00E16C25">
        <w:rPr>
          <w:rFonts w:ascii="Times New Roman" w:hAnsi="Times New Roman" w:cs="Times New Roman"/>
          <w:sz w:val="24"/>
          <w:szCs w:val="24"/>
        </w:rPr>
        <w:t xml:space="preserve"> the position of the SACCF</w:t>
      </w:r>
      <w:r w:rsidR="00741FD7">
        <w:rPr>
          <w:rFonts w:ascii="Times New Roman" w:hAnsi="Times New Roman" w:cs="Times New Roman"/>
          <w:sz w:val="24"/>
          <w:szCs w:val="24"/>
        </w:rPr>
        <w:t xml:space="preserve">, </w:t>
      </w:r>
      <w:r w:rsidR="00207FE6" w:rsidRPr="00E16C25">
        <w:rPr>
          <w:rFonts w:ascii="Times New Roman" w:hAnsi="Times New Roman" w:cs="Times New Roman"/>
          <w:sz w:val="24"/>
          <w:szCs w:val="24"/>
        </w:rPr>
        <w:t xml:space="preserve">its meander at </w:t>
      </w:r>
      <w:del w:id="180" w:author="Florian Lüskow" w:date="2024-08-05T10:11:00Z" w16du:dateUtc="2024-08-05T08:11:00Z">
        <w:r w:rsidR="00207FE6" w:rsidRPr="00E16C25" w:rsidDel="007C3DBA">
          <w:rPr>
            <w:rFonts w:ascii="Times New Roman" w:hAnsi="Times New Roman" w:cs="Times New Roman"/>
            <w:sz w:val="24"/>
            <w:szCs w:val="24"/>
          </w:rPr>
          <w:delText xml:space="preserve">station </w:delText>
        </w:r>
      </w:del>
      <w:ins w:id="181" w:author="Florian Lüskow" w:date="2024-08-05T10:11:00Z" w16du:dateUtc="2024-08-05T08:11:00Z">
        <w:r w:rsidR="007C3DBA">
          <w:rPr>
            <w:rFonts w:ascii="Times New Roman" w:hAnsi="Times New Roman" w:cs="Times New Roman"/>
            <w:sz w:val="24"/>
            <w:szCs w:val="24"/>
          </w:rPr>
          <w:t>Stn.</w:t>
        </w:r>
        <w:r w:rsidR="007C3DBA" w:rsidRPr="00E16C25">
          <w:rPr>
            <w:rFonts w:ascii="Times New Roman" w:hAnsi="Times New Roman" w:cs="Times New Roman"/>
            <w:sz w:val="24"/>
            <w:szCs w:val="24"/>
          </w:rPr>
          <w:t xml:space="preserve"> </w:t>
        </w:r>
      </w:ins>
      <w:r w:rsidR="00207FE6" w:rsidRPr="00E16C25">
        <w:rPr>
          <w:rFonts w:ascii="Times New Roman" w:hAnsi="Times New Roman" w:cs="Times New Roman"/>
          <w:sz w:val="24"/>
          <w:szCs w:val="24"/>
        </w:rPr>
        <w:t>6</w:t>
      </w:r>
      <w:ins w:id="182" w:author="Florian Lüskow" w:date="2024-08-05T09:37:00Z" w16du:dateUtc="2024-08-05T07:37:00Z">
        <w:r w:rsidR="00ED4EA7">
          <w:rPr>
            <w:rFonts w:ascii="Times New Roman" w:hAnsi="Times New Roman" w:cs="Times New Roman"/>
            <w:sz w:val="24"/>
            <w:szCs w:val="24"/>
          </w:rPr>
          <w:t>,</w:t>
        </w:r>
      </w:ins>
      <w:r w:rsidR="00741FD7">
        <w:rPr>
          <w:rFonts w:ascii="Times New Roman" w:hAnsi="Times New Roman" w:cs="Times New Roman"/>
          <w:sz w:val="24"/>
          <w:szCs w:val="24"/>
        </w:rPr>
        <w:t xml:space="preserve"> and th</w:t>
      </w:r>
      <w:r w:rsidR="00207FE6" w:rsidRPr="00E16C25">
        <w:rPr>
          <w:rFonts w:ascii="Times New Roman" w:hAnsi="Times New Roman" w:cs="Times New Roman"/>
          <w:sz w:val="24"/>
          <w:szCs w:val="24"/>
        </w:rPr>
        <w:t xml:space="preserve">e eastward reflection </w:t>
      </w:r>
      <w:r w:rsidR="00741FD7">
        <w:rPr>
          <w:rFonts w:ascii="Times New Roman" w:hAnsi="Times New Roman" w:cs="Times New Roman"/>
          <w:sz w:val="24"/>
          <w:szCs w:val="24"/>
        </w:rPr>
        <w:t>are</w:t>
      </w:r>
      <w:r w:rsidR="00207FE6" w:rsidRPr="00E16C25">
        <w:rPr>
          <w:rFonts w:ascii="Times New Roman" w:hAnsi="Times New Roman" w:cs="Times New Roman"/>
          <w:sz w:val="24"/>
          <w:szCs w:val="24"/>
        </w:rPr>
        <w:t xml:space="preserve"> also particularly dynamic, </w:t>
      </w:r>
      <w:r w:rsidR="0019331D" w:rsidRPr="00E16C25">
        <w:rPr>
          <w:rFonts w:ascii="Times New Roman" w:hAnsi="Times New Roman" w:cs="Times New Roman"/>
          <w:sz w:val="24"/>
          <w:szCs w:val="24"/>
        </w:rPr>
        <w:t xml:space="preserve">frequently </w:t>
      </w:r>
      <w:r w:rsidR="00207FE6" w:rsidRPr="00E16C25">
        <w:rPr>
          <w:rFonts w:ascii="Times New Roman" w:hAnsi="Times New Roman" w:cs="Times New Roman"/>
          <w:sz w:val="24"/>
          <w:szCs w:val="24"/>
        </w:rPr>
        <w:t xml:space="preserve">shifting </w:t>
      </w:r>
      <w:del w:id="183" w:author="Florian Lüskow" w:date="2024-08-05T10:10:00Z" w16du:dateUtc="2024-08-05T08:10:00Z">
        <w:r w:rsidR="00207FE6" w:rsidRPr="00E16C25" w:rsidDel="00A50FB3">
          <w:rPr>
            <w:rFonts w:ascii="Times New Roman" w:hAnsi="Times New Roman" w:cs="Times New Roman"/>
            <w:sz w:val="24"/>
            <w:szCs w:val="24"/>
          </w:rPr>
          <w:delText xml:space="preserve">its </w:delText>
        </w:r>
      </w:del>
      <w:ins w:id="184" w:author="Florian Lüskow" w:date="2024-08-05T10:10:00Z" w16du:dateUtc="2024-08-05T08:10:00Z">
        <w:r w:rsidR="00A50FB3">
          <w:rPr>
            <w:rFonts w:ascii="Times New Roman" w:hAnsi="Times New Roman" w:cs="Times New Roman"/>
            <w:sz w:val="24"/>
            <w:szCs w:val="24"/>
          </w:rPr>
          <w:t>their</w:t>
        </w:r>
        <w:r w:rsidR="00A50FB3" w:rsidRPr="00E16C25">
          <w:rPr>
            <w:rFonts w:ascii="Times New Roman" w:hAnsi="Times New Roman" w:cs="Times New Roman"/>
            <w:sz w:val="24"/>
            <w:szCs w:val="24"/>
          </w:rPr>
          <w:t xml:space="preserve"> </w:t>
        </w:r>
      </w:ins>
      <w:r w:rsidR="00207FE6" w:rsidRPr="00E16C25">
        <w:rPr>
          <w:rFonts w:ascii="Times New Roman" w:hAnsi="Times New Roman" w:cs="Times New Roman"/>
          <w:sz w:val="24"/>
          <w:szCs w:val="24"/>
        </w:rPr>
        <w:t>latitudinal position</w:t>
      </w:r>
      <w:ins w:id="185" w:author="Florian Lüskow" w:date="2024-08-05T10:10:00Z" w16du:dateUtc="2024-08-05T08:10:00Z">
        <w:r w:rsidR="00A50FB3">
          <w:rPr>
            <w:rFonts w:ascii="Times New Roman" w:hAnsi="Times New Roman" w:cs="Times New Roman"/>
            <w:sz w:val="24"/>
            <w:szCs w:val="24"/>
          </w:rPr>
          <w:t>s</w:t>
        </w:r>
      </w:ins>
      <w:r w:rsidR="00741FD7">
        <w:rPr>
          <w:rFonts w:ascii="Times New Roman" w:hAnsi="Times New Roman" w:cs="Times New Roman"/>
          <w:sz w:val="24"/>
          <w:szCs w:val="24"/>
        </w:rPr>
        <w:t>,</w:t>
      </w:r>
      <w:r w:rsidR="0019331D" w:rsidRPr="00E16C25">
        <w:rPr>
          <w:rFonts w:ascii="Times New Roman" w:hAnsi="Times New Roman" w:cs="Times New Roman"/>
          <w:sz w:val="24"/>
          <w:szCs w:val="24"/>
        </w:rPr>
        <w:t xml:space="preserve"> while also exhibiting potential interaction with the circulation confined to the SG basin</w:t>
      </w:r>
      <w:r w:rsidR="00741FD7">
        <w:rPr>
          <w:rFonts w:ascii="Times New Roman" w:hAnsi="Times New Roman" w:cs="Times New Roman"/>
          <w:sz w:val="24"/>
          <w:szCs w:val="24"/>
        </w:rPr>
        <w:t xml:space="preserve"> (Appendix 1)</w:t>
      </w:r>
      <w:r w:rsidR="0019331D" w:rsidRPr="00E16C25">
        <w:rPr>
          <w:rFonts w:ascii="Times New Roman" w:hAnsi="Times New Roman" w:cs="Times New Roman"/>
          <w:sz w:val="24"/>
          <w:szCs w:val="24"/>
        </w:rPr>
        <w:t>.</w:t>
      </w:r>
    </w:p>
    <w:p w14:paraId="1C92A0B5" w14:textId="77777777" w:rsidR="00FA45DF" w:rsidRPr="00E16C25" w:rsidRDefault="00FA45DF" w:rsidP="00C3458C">
      <w:pPr>
        <w:spacing w:after="0" w:line="360" w:lineRule="auto"/>
        <w:rPr>
          <w:rFonts w:ascii="Times New Roman" w:hAnsi="Times New Roman" w:cs="Times New Roman"/>
          <w:sz w:val="24"/>
          <w:szCs w:val="24"/>
        </w:rPr>
      </w:pPr>
    </w:p>
    <w:p w14:paraId="482358C2" w14:textId="67CAA405" w:rsidR="00F916BA" w:rsidRDefault="00960CE2" w:rsidP="00C3458C">
      <w:pPr>
        <w:spacing w:after="0" w:line="360" w:lineRule="auto"/>
        <w:rPr>
          <w:rFonts w:ascii="Times New Roman" w:hAnsi="Times New Roman" w:cs="Times New Roman"/>
          <w:sz w:val="24"/>
          <w:szCs w:val="24"/>
        </w:rPr>
      </w:pPr>
      <w:r w:rsidRPr="00BE037B">
        <w:rPr>
          <w:rFonts w:ascii="Times New Roman" w:hAnsi="Times New Roman" w:cs="Times New Roman"/>
          <w:sz w:val="24"/>
          <w:szCs w:val="24"/>
        </w:rPr>
        <w:t xml:space="preserve">Oceanographic setting: </w:t>
      </w:r>
      <w:r>
        <w:rPr>
          <w:rFonts w:ascii="Times New Roman" w:hAnsi="Times New Roman" w:cs="Times New Roman"/>
          <w:sz w:val="24"/>
          <w:szCs w:val="24"/>
        </w:rPr>
        <w:t>s</w:t>
      </w:r>
      <w:r w:rsidR="00F916BA" w:rsidRPr="00E16C25">
        <w:rPr>
          <w:rFonts w:ascii="Times New Roman" w:hAnsi="Times New Roman" w:cs="Times New Roman"/>
          <w:sz w:val="24"/>
          <w:szCs w:val="24"/>
        </w:rPr>
        <w:t xml:space="preserve">tation </w:t>
      </w:r>
      <w:r w:rsidR="00C4287D">
        <w:rPr>
          <w:rFonts w:ascii="Times New Roman" w:hAnsi="Times New Roman" w:cs="Times New Roman"/>
          <w:sz w:val="24"/>
          <w:szCs w:val="24"/>
        </w:rPr>
        <w:t>h</w:t>
      </w:r>
      <w:r w:rsidR="00F916BA" w:rsidRPr="00E16C25">
        <w:rPr>
          <w:rFonts w:ascii="Times New Roman" w:hAnsi="Times New Roman" w:cs="Times New Roman"/>
          <w:sz w:val="24"/>
          <w:szCs w:val="24"/>
        </w:rPr>
        <w:t>ydrography</w:t>
      </w:r>
    </w:p>
    <w:p w14:paraId="398A2E2B" w14:textId="77777777" w:rsidR="00D0156F" w:rsidRPr="00E16C25" w:rsidRDefault="00D0156F" w:rsidP="00C3458C">
      <w:pPr>
        <w:spacing w:after="0" w:line="360" w:lineRule="auto"/>
        <w:rPr>
          <w:rFonts w:ascii="Times New Roman" w:hAnsi="Times New Roman" w:cs="Times New Roman"/>
          <w:sz w:val="24"/>
          <w:szCs w:val="24"/>
        </w:rPr>
      </w:pPr>
    </w:p>
    <w:p w14:paraId="6CE75B4A" w14:textId="48C6837F" w:rsidR="007F2529" w:rsidRDefault="00544B83"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 xml:space="preserve">The map of stations and mean frontal positions </w:t>
      </w:r>
      <w:r w:rsidR="00883D72">
        <w:rPr>
          <w:rFonts w:ascii="Times New Roman" w:hAnsi="Times New Roman" w:cs="Times New Roman"/>
          <w:sz w:val="24"/>
          <w:szCs w:val="24"/>
        </w:rPr>
        <w:t xml:space="preserve">(Fig. 2) </w:t>
      </w:r>
      <w:r w:rsidRPr="00E16C25">
        <w:rPr>
          <w:rFonts w:ascii="Times New Roman" w:hAnsi="Times New Roman" w:cs="Times New Roman"/>
          <w:sz w:val="24"/>
          <w:szCs w:val="24"/>
        </w:rPr>
        <w:t>allow</w:t>
      </w:r>
      <w:r w:rsidR="00883D72">
        <w:rPr>
          <w:rFonts w:ascii="Times New Roman" w:hAnsi="Times New Roman" w:cs="Times New Roman"/>
          <w:sz w:val="24"/>
          <w:szCs w:val="24"/>
        </w:rPr>
        <w:t xml:space="preserve">ed </w:t>
      </w:r>
      <w:r w:rsidRPr="00E16C25">
        <w:rPr>
          <w:rFonts w:ascii="Times New Roman" w:hAnsi="Times New Roman" w:cs="Times New Roman"/>
          <w:sz w:val="24"/>
          <w:szCs w:val="24"/>
        </w:rPr>
        <w:t>identif</w:t>
      </w:r>
      <w:r w:rsidR="00883D72">
        <w:rPr>
          <w:rFonts w:ascii="Times New Roman" w:hAnsi="Times New Roman" w:cs="Times New Roman"/>
          <w:sz w:val="24"/>
          <w:szCs w:val="24"/>
        </w:rPr>
        <w:t xml:space="preserve">ication of </w:t>
      </w:r>
      <w:r w:rsidRPr="00E16C25">
        <w:rPr>
          <w:rFonts w:ascii="Times New Roman" w:hAnsi="Times New Roman" w:cs="Times New Roman"/>
          <w:sz w:val="24"/>
          <w:szCs w:val="24"/>
        </w:rPr>
        <w:t xml:space="preserve">the hydrographic location of each station. </w:t>
      </w:r>
      <w:r w:rsidR="00883D72">
        <w:rPr>
          <w:rFonts w:ascii="Times New Roman" w:hAnsi="Times New Roman" w:cs="Times New Roman"/>
          <w:sz w:val="24"/>
          <w:szCs w:val="24"/>
        </w:rPr>
        <w:t xml:space="preserve">Mean temperatures within the surface mixed layer and at the temperature minimum, where present, for all stations are given in Table 1. </w:t>
      </w:r>
      <w:del w:id="186" w:author="Florian Lüskow" w:date="2024-08-05T10:11:00Z" w16du:dateUtc="2024-08-05T08:11:00Z">
        <w:r w:rsidR="005F4BE1" w:rsidRPr="00E16C25" w:rsidDel="0025416F">
          <w:rPr>
            <w:rFonts w:ascii="Times New Roman" w:hAnsi="Times New Roman" w:cs="Times New Roman"/>
            <w:sz w:val="24"/>
            <w:szCs w:val="24"/>
          </w:rPr>
          <w:delText>St</w:delText>
        </w:r>
      </w:del>
      <w:ins w:id="187" w:author="Florian Lüskow" w:date="2024-08-05T10:11:00Z" w16du:dateUtc="2024-08-05T08:11:00Z">
        <w:r w:rsidR="0025416F">
          <w:rPr>
            <w:rFonts w:ascii="Times New Roman" w:hAnsi="Times New Roman" w:cs="Times New Roman"/>
            <w:sz w:val="24"/>
            <w:szCs w:val="24"/>
          </w:rPr>
          <w:t>Stn.</w:t>
        </w:r>
      </w:ins>
      <w:del w:id="188" w:author="Florian Lüskow" w:date="2024-08-05T10:11:00Z" w16du:dateUtc="2024-08-05T08:11:00Z">
        <w:r w:rsidR="005F4BE1" w:rsidRPr="00E16C25" w:rsidDel="007C3DBA">
          <w:rPr>
            <w:rFonts w:ascii="Times New Roman" w:hAnsi="Times New Roman" w:cs="Times New Roman"/>
            <w:sz w:val="24"/>
            <w:szCs w:val="24"/>
          </w:rPr>
          <w:delText>n</w:delText>
        </w:r>
        <w:r w:rsidR="00C4287D" w:rsidDel="007C3DBA">
          <w:rPr>
            <w:rFonts w:ascii="Times New Roman" w:hAnsi="Times New Roman" w:cs="Times New Roman"/>
            <w:sz w:val="24"/>
            <w:szCs w:val="24"/>
          </w:rPr>
          <w:delText>.</w:delText>
        </w:r>
      </w:del>
      <w:r w:rsidRPr="00E16C25">
        <w:rPr>
          <w:rFonts w:ascii="Times New Roman" w:hAnsi="Times New Roman" w:cs="Times New Roman"/>
          <w:sz w:val="24"/>
          <w:szCs w:val="24"/>
        </w:rPr>
        <w:t xml:space="preserve"> 8 w</w:t>
      </w:r>
      <w:r w:rsidR="005F4BE1" w:rsidRPr="00E16C25">
        <w:rPr>
          <w:rFonts w:ascii="Times New Roman" w:hAnsi="Times New Roman" w:cs="Times New Roman"/>
          <w:sz w:val="24"/>
          <w:szCs w:val="24"/>
        </w:rPr>
        <w:t>as</w:t>
      </w:r>
      <w:r w:rsidRPr="00E16C25">
        <w:rPr>
          <w:rFonts w:ascii="Times New Roman" w:hAnsi="Times New Roman" w:cs="Times New Roman"/>
          <w:sz w:val="24"/>
          <w:szCs w:val="24"/>
        </w:rPr>
        <w:t xml:space="preserve"> located north of the </w:t>
      </w:r>
      <w:r w:rsidR="005F4BE1" w:rsidRPr="00E16C25">
        <w:rPr>
          <w:rFonts w:ascii="Times New Roman" w:hAnsi="Times New Roman" w:cs="Times New Roman"/>
          <w:sz w:val="24"/>
          <w:szCs w:val="24"/>
        </w:rPr>
        <w:t xml:space="preserve">mean position of the </w:t>
      </w:r>
      <w:r w:rsidRPr="00E16C25">
        <w:rPr>
          <w:rFonts w:ascii="Times New Roman" w:hAnsi="Times New Roman" w:cs="Times New Roman"/>
          <w:sz w:val="24"/>
          <w:szCs w:val="24"/>
        </w:rPr>
        <w:t xml:space="preserve">PF and outside of the Antarctic zone, hence likely to be more heavily influenced by the South Atlantic. </w:t>
      </w:r>
      <w:r w:rsidR="005F4BE1" w:rsidRPr="00E16C25">
        <w:rPr>
          <w:rFonts w:ascii="Times New Roman" w:hAnsi="Times New Roman" w:cs="Times New Roman"/>
          <w:sz w:val="24"/>
          <w:szCs w:val="24"/>
        </w:rPr>
        <w:t>The</w:t>
      </w:r>
      <w:r w:rsidR="007F2529" w:rsidRPr="00E16C25">
        <w:rPr>
          <w:rFonts w:ascii="Times New Roman" w:hAnsi="Times New Roman" w:cs="Times New Roman"/>
          <w:sz w:val="24"/>
          <w:szCs w:val="24"/>
        </w:rPr>
        <w:t xml:space="preserve"> vertical temperature profile</w:t>
      </w:r>
      <w:r w:rsidR="005F4BE1" w:rsidRPr="00E16C25">
        <w:rPr>
          <w:rFonts w:ascii="Times New Roman" w:hAnsi="Times New Roman" w:cs="Times New Roman"/>
          <w:sz w:val="24"/>
          <w:szCs w:val="24"/>
        </w:rPr>
        <w:t xml:space="preserve"> wa</w:t>
      </w:r>
      <w:r w:rsidR="007F2529" w:rsidRPr="00E16C25">
        <w:rPr>
          <w:rFonts w:ascii="Times New Roman" w:hAnsi="Times New Roman" w:cs="Times New Roman"/>
          <w:sz w:val="24"/>
          <w:szCs w:val="24"/>
        </w:rPr>
        <w:t>s slightly warmer than those south of the PF</w:t>
      </w:r>
      <w:r w:rsidR="005F4BE1" w:rsidRPr="00E16C25">
        <w:rPr>
          <w:rFonts w:ascii="Times New Roman" w:hAnsi="Times New Roman" w:cs="Times New Roman"/>
          <w:sz w:val="24"/>
          <w:szCs w:val="24"/>
        </w:rPr>
        <w:t xml:space="preserve"> and a temperature minimum layer was present indicat</w:t>
      </w:r>
      <w:r w:rsidR="00883D72">
        <w:rPr>
          <w:rFonts w:ascii="Times New Roman" w:hAnsi="Times New Roman" w:cs="Times New Roman"/>
          <w:sz w:val="24"/>
          <w:szCs w:val="24"/>
        </w:rPr>
        <w:t>ing</w:t>
      </w:r>
      <w:r w:rsidR="005F4BE1" w:rsidRPr="00E16C25">
        <w:rPr>
          <w:rFonts w:ascii="Times New Roman" w:hAnsi="Times New Roman" w:cs="Times New Roman"/>
          <w:sz w:val="24"/>
          <w:szCs w:val="24"/>
        </w:rPr>
        <w:t xml:space="preserve"> slightly milder</w:t>
      </w:r>
      <w:r w:rsidR="005F4BE1">
        <w:rPr>
          <w:rFonts w:ascii="Times New Roman" w:hAnsi="Times New Roman" w:cs="Times New Roman"/>
          <w:sz w:val="24"/>
          <w:szCs w:val="24"/>
        </w:rPr>
        <w:t xml:space="preserve"> wintertime conditions</w:t>
      </w:r>
      <w:r w:rsidR="007F2529">
        <w:rPr>
          <w:rFonts w:ascii="Times New Roman" w:hAnsi="Times New Roman" w:cs="Times New Roman"/>
          <w:sz w:val="24"/>
          <w:szCs w:val="24"/>
        </w:rPr>
        <w:t xml:space="preserve">. </w:t>
      </w:r>
      <w:r w:rsidR="005F4BE1">
        <w:rPr>
          <w:rFonts w:ascii="Times New Roman" w:hAnsi="Times New Roman" w:cs="Times New Roman"/>
          <w:sz w:val="24"/>
          <w:szCs w:val="24"/>
        </w:rPr>
        <w:t xml:space="preserve">The thermohaline conditions at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3 were very similar to those at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8, despite </w:t>
      </w:r>
      <w:ins w:id="189" w:author="Florian Lüskow" w:date="2024-08-05T09:37:00Z" w16du:dateUtc="2024-08-05T07:37:00Z">
        <w:r w:rsidR="00ED4EA7">
          <w:rPr>
            <w:rFonts w:ascii="Times New Roman" w:hAnsi="Times New Roman" w:cs="Times New Roman"/>
            <w:sz w:val="24"/>
            <w:szCs w:val="24"/>
          </w:rPr>
          <w:t xml:space="preserve">the </w:t>
        </w:r>
      </w:ins>
      <w:r w:rsidR="00883D72">
        <w:rPr>
          <w:rFonts w:ascii="Times New Roman" w:hAnsi="Times New Roman" w:cs="Times New Roman"/>
          <w:sz w:val="24"/>
          <w:szCs w:val="24"/>
        </w:rPr>
        <w:t xml:space="preserve">former station </w:t>
      </w:r>
      <w:del w:id="190" w:author="Florian Lüskow" w:date="2024-08-05T09:37:00Z" w16du:dateUtc="2024-08-05T07:37:00Z">
        <w:r w:rsidR="005F4BE1" w:rsidDel="00ED4EA7">
          <w:rPr>
            <w:rFonts w:ascii="Times New Roman" w:hAnsi="Times New Roman" w:cs="Times New Roman"/>
            <w:sz w:val="24"/>
            <w:szCs w:val="24"/>
          </w:rPr>
          <w:delText>appear</w:delText>
        </w:r>
        <w:r w:rsidR="00883D72" w:rsidDel="00ED4EA7">
          <w:rPr>
            <w:rFonts w:ascii="Times New Roman" w:hAnsi="Times New Roman" w:cs="Times New Roman"/>
            <w:sz w:val="24"/>
            <w:szCs w:val="24"/>
          </w:rPr>
          <w:delText>ed</w:delText>
        </w:r>
        <w:r w:rsidR="005F4BE1" w:rsidDel="00ED4EA7">
          <w:rPr>
            <w:rFonts w:ascii="Times New Roman" w:hAnsi="Times New Roman" w:cs="Times New Roman"/>
            <w:sz w:val="24"/>
            <w:szCs w:val="24"/>
          </w:rPr>
          <w:delText xml:space="preserve"> </w:delText>
        </w:r>
      </w:del>
      <w:ins w:id="191" w:author="Florian Lüskow" w:date="2024-08-05T09:37:00Z" w16du:dateUtc="2024-08-05T07:37:00Z">
        <w:r w:rsidR="00ED4EA7">
          <w:rPr>
            <w:rFonts w:ascii="Times New Roman" w:hAnsi="Times New Roman" w:cs="Times New Roman"/>
            <w:sz w:val="24"/>
            <w:szCs w:val="24"/>
          </w:rPr>
          <w:t xml:space="preserve">appearing </w:t>
        </w:r>
      </w:ins>
      <w:r w:rsidR="005F4BE1">
        <w:rPr>
          <w:rFonts w:ascii="Times New Roman" w:hAnsi="Times New Roman" w:cs="Times New Roman"/>
          <w:sz w:val="24"/>
          <w:szCs w:val="24"/>
        </w:rPr>
        <w:t xml:space="preserve">to be south of the mean PF position. The mean SSH contour for the PF and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3 both lay slightly north of the mean peak speeds</w:t>
      </w:r>
      <w:r w:rsidR="00883D72">
        <w:rPr>
          <w:rFonts w:ascii="Times New Roman" w:hAnsi="Times New Roman" w:cs="Times New Roman"/>
          <w:sz w:val="24"/>
          <w:szCs w:val="24"/>
        </w:rPr>
        <w:t>, i.e.</w:t>
      </w:r>
      <w:ins w:id="192" w:author="Florian Lüskow" w:date="2024-08-05T10:13:00Z" w16du:dateUtc="2024-08-05T08:13:00Z">
        <w:r w:rsidR="00CF7607">
          <w:rPr>
            <w:rFonts w:ascii="Times New Roman" w:hAnsi="Times New Roman" w:cs="Times New Roman"/>
            <w:sz w:val="24"/>
            <w:szCs w:val="24"/>
          </w:rPr>
          <w:t>,</w:t>
        </w:r>
      </w:ins>
      <w:r w:rsidR="00883D72">
        <w:rPr>
          <w:rFonts w:ascii="Times New Roman" w:hAnsi="Times New Roman" w:cs="Times New Roman"/>
          <w:sz w:val="24"/>
          <w:szCs w:val="24"/>
        </w:rPr>
        <w:t xml:space="preserve"> </w:t>
      </w:r>
      <w:r w:rsidR="005F4BE1">
        <w:rPr>
          <w:rFonts w:ascii="Times New Roman" w:hAnsi="Times New Roman" w:cs="Times New Roman"/>
          <w:sz w:val="24"/>
          <w:szCs w:val="24"/>
        </w:rPr>
        <w:t xml:space="preserve">larger arrows </w:t>
      </w:r>
      <w:del w:id="193" w:author="Florian Lüskow" w:date="2024-08-05T09:37:00Z" w16du:dateUtc="2024-08-05T07:37:00Z">
        <w:r w:rsidR="005F4BE1" w:rsidDel="00ED4EA7">
          <w:rPr>
            <w:rFonts w:ascii="Times New Roman" w:hAnsi="Times New Roman" w:cs="Times New Roman"/>
            <w:sz w:val="24"/>
            <w:szCs w:val="24"/>
          </w:rPr>
          <w:delText>south west</w:delText>
        </w:r>
      </w:del>
      <w:ins w:id="194" w:author="Florian Lüskow" w:date="2024-08-05T09:37:00Z" w16du:dateUtc="2024-08-05T07:37:00Z">
        <w:r w:rsidR="00ED4EA7">
          <w:rPr>
            <w:rFonts w:ascii="Times New Roman" w:hAnsi="Times New Roman" w:cs="Times New Roman"/>
            <w:sz w:val="24"/>
            <w:szCs w:val="24"/>
          </w:rPr>
          <w:t>southwest</w:t>
        </w:r>
      </w:ins>
      <w:r w:rsidR="005F4BE1">
        <w:rPr>
          <w:rFonts w:ascii="Times New Roman" w:hAnsi="Times New Roman" w:cs="Times New Roman"/>
          <w:sz w:val="24"/>
          <w:szCs w:val="24"/>
        </w:rPr>
        <w:t xml:space="preserve"> of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3</w:t>
      </w:r>
      <w:r w:rsidR="00883D72">
        <w:rPr>
          <w:rFonts w:ascii="Times New Roman" w:hAnsi="Times New Roman" w:cs="Times New Roman"/>
          <w:sz w:val="24"/>
          <w:szCs w:val="24"/>
        </w:rPr>
        <w:t xml:space="preserve"> (F</w:t>
      </w:r>
      <w:r w:rsidR="005F4BE1">
        <w:rPr>
          <w:rFonts w:ascii="Times New Roman" w:hAnsi="Times New Roman" w:cs="Times New Roman"/>
          <w:sz w:val="24"/>
          <w:szCs w:val="24"/>
        </w:rPr>
        <w:t>ig</w:t>
      </w:r>
      <w:r w:rsidR="00883D72">
        <w:rPr>
          <w:rFonts w:ascii="Times New Roman" w:hAnsi="Times New Roman" w:cs="Times New Roman"/>
          <w:sz w:val="24"/>
          <w:szCs w:val="24"/>
        </w:rPr>
        <w:t>.</w:t>
      </w:r>
      <w:r w:rsidR="005F4BE1">
        <w:rPr>
          <w:rFonts w:ascii="Times New Roman" w:hAnsi="Times New Roman" w:cs="Times New Roman"/>
          <w:sz w:val="24"/>
          <w:szCs w:val="24"/>
        </w:rPr>
        <w:t xml:space="preserve"> 2</w:t>
      </w:r>
      <w:r w:rsidR="00883D72">
        <w:rPr>
          <w:rFonts w:ascii="Times New Roman" w:hAnsi="Times New Roman" w:cs="Times New Roman"/>
          <w:sz w:val="24"/>
          <w:szCs w:val="24"/>
        </w:rPr>
        <w:t xml:space="preserve">B) </w:t>
      </w:r>
      <w:r w:rsidR="005F4BE1">
        <w:rPr>
          <w:rFonts w:ascii="Times New Roman" w:hAnsi="Times New Roman" w:cs="Times New Roman"/>
          <w:sz w:val="24"/>
          <w:szCs w:val="24"/>
        </w:rPr>
        <w:t>indicat</w:t>
      </w:r>
      <w:r w:rsidR="00883D72">
        <w:rPr>
          <w:rFonts w:ascii="Times New Roman" w:hAnsi="Times New Roman" w:cs="Times New Roman"/>
          <w:sz w:val="24"/>
          <w:szCs w:val="24"/>
        </w:rPr>
        <w:t>ing</w:t>
      </w:r>
      <w:r w:rsidR="005F4BE1">
        <w:rPr>
          <w:rFonts w:ascii="Times New Roman" w:hAnsi="Times New Roman" w:cs="Times New Roman"/>
          <w:sz w:val="24"/>
          <w:szCs w:val="24"/>
        </w:rPr>
        <w:t xml:space="preserve"> that the chosen contour does not follow </w:t>
      </w:r>
      <w:r w:rsidR="00883D72">
        <w:rPr>
          <w:rFonts w:ascii="Times New Roman" w:hAnsi="Times New Roman" w:cs="Times New Roman"/>
          <w:sz w:val="24"/>
          <w:szCs w:val="24"/>
        </w:rPr>
        <w:t xml:space="preserve">well </w:t>
      </w:r>
      <w:r w:rsidR="005F4BE1">
        <w:rPr>
          <w:rFonts w:ascii="Times New Roman" w:hAnsi="Times New Roman" w:cs="Times New Roman"/>
          <w:sz w:val="24"/>
          <w:szCs w:val="24"/>
        </w:rPr>
        <w:t xml:space="preserve">the PF east of 20 °W. </w:t>
      </w:r>
      <w:r w:rsidR="00883D72">
        <w:rPr>
          <w:rFonts w:ascii="Times New Roman" w:hAnsi="Times New Roman" w:cs="Times New Roman"/>
          <w:sz w:val="24"/>
          <w:szCs w:val="24"/>
        </w:rPr>
        <w:t xml:space="preserve">Indeed, the animation (Appendix </w:t>
      </w:r>
      <w:r w:rsidR="005F4BE1">
        <w:rPr>
          <w:rFonts w:ascii="Times New Roman" w:hAnsi="Times New Roman" w:cs="Times New Roman"/>
          <w:sz w:val="24"/>
          <w:szCs w:val="24"/>
        </w:rPr>
        <w:t>1</w:t>
      </w:r>
      <w:r w:rsidR="00883D72">
        <w:rPr>
          <w:rFonts w:ascii="Times New Roman" w:hAnsi="Times New Roman" w:cs="Times New Roman"/>
          <w:sz w:val="24"/>
          <w:szCs w:val="24"/>
        </w:rPr>
        <w:t>)</w:t>
      </w:r>
      <w:r w:rsidR="005F4BE1">
        <w:rPr>
          <w:rFonts w:ascii="Times New Roman" w:hAnsi="Times New Roman" w:cs="Times New Roman"/>
          <w:sz w:val="24"/>
          <w:szCs w:val="24"/>
        </w:rPr>
        <w:t xml:space="preserve"> shows large meanders of the PF passing over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3. Given these considerations and the thermohaline similarity to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8, we position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3 hydrographically as north of the PF.</w:t>
      </w:r>
    </w:p>
    <w:p w14:paraId="17BB3BDF" w14:textId="77777777" w:rsidR="007F2529" w:rsidRDefault="007F2529" w:rsidP="00C3458C">
      <w:pPr>
        <w:spacing w:after="0" w:line="360" w:lineRule="auto"/>
        <w:rPr>
          <w:rFonts w:ascii="Times New Roman" w:hAnsi="Times New Roman" w:cs="Times New Roman"/>
          <w:sz w:val="24"/>
          <w:szCs w:val="24"/>
        </w:rPr>
      </w:pPr>
    </w:p>
    <w:p w14:paraId="47BCDE73" w14:textId="325EFE29" w:rsidR="005842D7" w:rsidRDefault="00544B83" w:rsidP="00C3458C">
      <w:pPr>
        <w:spacing w:after="0" w:line="360" w:lineRule="auto"/>
        <w:rPr>
          <w:rFonts w:ascii="Times New Roman" w:hAnsi="Times New Roman" w:cs="Times New Roman"/>
          <w:sz w:val="24"/>
          <w:szCs w:val="24"/>
        </w:rPr>
      </w:pPr>
      <w:r>
        <w:rPr>
          <w:rFonts w:ascii="Times New Roman" w:hAnsi="Times New Roman" w:cs="Times New Roman"/>
          <w:sz w:val="24"/>
          <w:szCs w:val="24"/>
        </w:rPr>
        <w:t>St</w:t>
      </w:r>
      <w:r w:rsidR="00FA2B45">
        <w:rPr>
          <w:rFonts w:ascii="Times New Roman" w:hAnsi="Times New Roman" w:cs="Times New Roman"/>
          <w:sz w:val="24"/>
          <w:szCs w:val="24"/>
        </w:rPr>
        <w:t>ns.</w:t>
      </w:r>
      <w:r>
        <w:rPr>
          <w:rFonts w:ascii="Times New Roman" w:hAnsi="Times New Roman" w:cs="Times New Roman"/>
          <w:sz w:val="24"/>
          <w:szCs w:val="24"/>
        </w:rPr>
        <w:t xml:space="preserve"> 9</w:t>
      </w:r>
      <w:r w:rsidR="00032865">
        <w:rPr>
          <w:rFonts w:ascii="Times New Roman" w:hAnsi="Times New Roman" w:cs="Times New Roman"/>
          <w:sz w:val="24"/>
          <w:szCs w:val="24"/>
        </w:rPr>
        <w:t xml:space="preserve">, </w:t>
      </w:r>
      <w:r>
        <w:rPr>
          <w:rFonts w:ascii="Times New Roman" w:hAnsi="Times New Roman" w:cs="Times New Roman"/>
          <w:sz w:val="24"/>
          <w:szCs w:val="24"/>
        </w:rPr>
        <w:t>10</w:t>
      </w:r>
      <w:ins w:id="195" w:author="Florian Lüskow" w:date="2024-08-05T09:38:00Z" w16du:dateUtc="2024-08-05T07:38:00Z">
        <w:r w:rsidR="004C74E0">
          <w:rPr>
            <w:rFonts w:ascii="Times New Roman" w:hAnsi="Times New Roman" w:cs="Times New Roman"/>
            <w:sz w:val="24"/>
            <w:szCs w:val="24"/>
          </w:rPr>
          <w:t>,</w:t>
        </w:r>
      </w:ins>
      <w:r w:rsidR="00032865">
        <w:rPr>
          <w:rFonts w:ascii="Times New Roman" w:hAnsi="Times New Roman" w:cs="Times New Roman"/>
          <w:sz w:val="24"/>
          <w:szCs w:val="24"/>
        </w:rPr>
        <w:t xml:space="preserve"> and 14</w:t>
      </w:r>
      <w:r>
        <w:rPr>
          <w:rFonts w:ascii="Times New Roman" w:hAnsi="Times New Roman" w:cs="Times New Roman"/>
          <w:sz w:val="24"/>
          <w:szCs w:val="24"/>
        </w:rPr>
        <w:t xml:space="preserve"> were located </w:t>
      </w:r>
      <w:r w:rsidR="00032865">
        <w:rPr>
          <w:rFonts w:ascii="Times New Roman" w:hAnsi="Times New Roman" w:cs="Times New Roman"/>
          <w:sz w:val="24"/>
          <w:szCs w:val="24"/>
        </w:rPr>
        <w:t>between the PF and SACCF</w:t>
      </w:r>
      <w:r w:rsidR="004E667A">
        <w:rPr>
          <w:rFonts w:ascii="Times New Roman" w:hAnsi="Times New Roman" w:cs="Times New Roman"/>
          <w:sz w:val="24"/>
          <w:szCs w:val="24"/>
        </w:rPr>
        <w:t>:</w:t>
      </w:r>
      <w:r w:rsidR="00032865">
        <w:rPr>
          <w:rFonts w:ascii="Times New Roman" w:hAnsi="Times New Roman" w:cs="Times New Roman"/>
          <w:sz w:val="24"/>
          <w:szCs w:val="24"/>
        </w:rPr>
        <w:t xml:space="preserve"> </w:t>
      </w:r>
      <w:r w:rsidR="00FA2B45">
        <w:rPr>
          <w:rFonts w:ascii="Times New Roman" w:hAnsi="Times New Roman" w:cs="Times New Roman"/>
          <w:sz w:val="24"/>
          <w:szCs w:val="24"/>
        </w:rPr>
        <w:t>Stns.</w:t>
      </w:r>
      <w:r w:rsidR="00032865">
        <w:rPr>
          <w:rFonts w:ascii="Times New Roman" w:hAnsi="Times New Roman" w:cs="Times New Roman"/>
          <w:sz w:val="24"/>
          <w:szCs w:val="24"/>
        </w:rPr>
        <w:t xml:space="preserve"> 9 and 10 within the SG basin</w:t>
      </w:r>
      <w:ins w:id="196" w:author="Florian Lüskow" w:date="2024-08-05T10:14:00Z" w16du:dateUtc="2024-08-05T08:14:00Z">
        <w:r w:rsidR="00CF7607">
          <w:rPr>
            <w:rFonts w:ascii="Times New Roman" w:hAnsi="Times New Roman" w:cs="Times New Roman"/>
            <w:sz w:val="24"/>
            <w:szCs w:val="24"/>
          </w:rPr>
          <w:t>,</w:t>
        </w:r>
      </w:ins>
      <w:r w:rsidR="00032865">
        <w:rPr>
          <w:rFonts w:ascii="Times New Roman" w:hAnsi="Times New Roman" w:cs="Times New Roman"/>
          <w:sz w:val="24"/>
          <w:szCs w:val="24"/>
        </w:rPr>
        <w:t xml:space="preserve"> and </w:t>
      </w:r>
      <w:r w:rsidR="00FA2B45">
        <w:rPr>
          <w:rFonts w:ascii="Times New Roman" w:hAnsi="Times New Roman" w:cs="Times New Roman"/>
          <w:sz w:val="24"/>
          <w:szCs w:val="24"/>
        </w:rPr>
        <w:t>Stn.</w:t>
      </w:r>
      <w:r w:rsidR="00032865">
        <w:rPr>
          <w:rFonts w:ascii="Times New Roman" w:hAnsi="Times New Roman" w:cs="Times New Roman"/>
          <w:sz w:val="24"/>
          <w:szCs w:val="24"/>
        </w:rPr>
        <w:t xml:space="preserve"> 14 above the SG shelf.</w:t>
      </w:r>
      <w:r w:rsidR="005842D7">
        <w:rPr>
          <w:rFonts w:ascii="Times New Roman" w:hAnsi="Times New Roman" w:cs="Times New Roman"/>
          <w:sz w:val="24"/>
          <w:szCs w:val="24"/>
        </w:rPr>
        <w:t xml:space="preserve"> St</w:t>
      </w:r>
      <w:r w:rsidR="00FA2B45">
        <w:rPr>
          <w:rFonts w:ascii="Times New Roman" w:hAnsi="Times New Roman" w:cs="Times New Roman"/>
          <w:sz w:val="24"/>
          <w:szCs w:val="24"/>
        </w:rPr>
        <w:t>ns.</w:t>
      </w:r>
      <w:r w:rsidR="005842D7">
        <w:rPr>
          <w:rFonts w:ascii="Times New Roman" w:hAnsi="Times New Roman" w:cs="Times New Roman"/>
          <w:sz w:val="24"/>
          <w:szCs w:val="24"/>
        </w:rPr>
        <w:t xml:space="preserve"> 9 and 10 had surface water conditions typical for the regime found north of the PF during the </w:t>
      </w:r>
      <w:del w:id="197" w:author="Florian Lüskow" w:date="2024-08-05T09:38:00Z" w16du:dateUtc="2024-08-05T07:38:00Z">
        <w:r w:rsidR="005842D7" w:rsidDel="004C74E0">
          <w:rPr>
            <w:rFonts w:ascii="Times New Roman" w:hAnsi="Times New Roman" w:cs="Times New Roman"/>
            <w:sz w:val="24"/>
            <w:szCs w:val="24"/>
          </w:rPr>
          <w:delText>high resolution</w:delText>
        </w:r>
      </w:del>
      <w:ins w:id="198" w:author="Florian Lüskow" w:date="2024-08-05T09:38:00Z" w16du:dateUtc="2024-08-05T07:38:00Z">
        <w:r w:rsidR="004C74E0">
          <w:rPr>
            <w:rFonts w:ascii="Times New Roman" w:hAnsi="Times New Roman" w:cs="Times New Roman"/>
            <w:sz w:val="24"/>
            <w:szCs w:val="24"/>
          </w:rPr>
          <w:t>high-resolution</w:t>
        </w:r>
      </w:ins>
      <w:r w:rsidR="005842D7">
        <w:rPr>
          <w:rFonts w:ascii="Times New Roman" w:hAnsi="Times New Roman" w:cs="Times New Roman"/>
          <w:sz w:val="24"/>
          <w:szCs w:val="24"/>
        </w:rPr>
        <w:t xml:space="preserve"> transect</w:t>
      </w:r>
      <w:r w:rsidR="00883D72">
        <w:rPr>
          <w:rFonts w:ascii="Times New Roman" w:hAnsi="Times New Roman" w:cs="Times New Roman"/>
          <w:sz w:val="24"/>
          <w:szCs w:val="24"/>
        </w:rPr>
        <w:t xml:space="preserve"> (Fig. 2A). H</w:t>
      </w:r>
      <w:r w:rsidR="005842D7">
        <w:rPr>
          <w:rFonts w:ascii="Times New Roman" w:hAnsi="Times New Roman" w:cs="Times New Roman"/>
          <w:sz w:val="24"/>
          <w:szCs w:val="24"/>
        </w:rPr>
        <w:t>owever</w:t>
      </w:r>
      <w:r w:rsidR="00883D72">
        <w:rPr>
          <w:rFonts w:ascii="Times New Roman" w:hAnsi="Times New Roman" w:cs="Times New Roman"/>
          <w:sz w:val="24"/>
          <w:szCs w:val="24"/>
        </w:rPr>
        <w:t>,</w:t>
      </w:r>
      <w:r w:rsidR="005842D7">
        <w:rPr>
          <w:rFonts w:ascii="Times New Roman" w:hAnsi="Times New Roman" w:cs="Times New Roman"/>
          <w:sz w:val="24"/>
          <w:szCs w:val="24"/>
        </w:rPr>
        <w:t xml:space="preserve"> each with a significantly colder WW layer </w:t>
      </w:r>
      <w:ins w:id="199" w:author="Florian Lüskow" w:date="2024-08-05T09:39:00Z" w16du:dateUtc="2024-08-05T07:39:00Z">
        <w:r w:rsidR="004C74E0">
          <w:rPr>
            <w:rFonts w:ascii="Times New Roman" w:hAnsi="Times New Roman" w:cs="Times New Roman"/>
            <w:sz w:val="24"/>
            <w:szCs w:val="24"/>
          </w:rPr>
          <w:t xml:space="preserve">was </w:t>
        </w:r>
      </w:ins>
      <w:r w:rsidR="005842D7">
        <w:rPr>
          <w:rFonts w:ascii="Times New Roman" w:hAnsi="Times New Roman" w:cs="Times New Roman"/>
          <w:sz w:val="24"/>
          <w:szCs w:val="24"/>
        </w:rPr>
        <w:t xml:space="preserve">more typically found south of the SACCF. Surface and WW temperatures at </w:t>
      </w:r>
      <w:r w:rsidR="00FA2B45">
        <w:rPr>
          <w:rFonts w:ascii="Times New Roman" w:hAnsi="Times New Roman" w:cs="Times New Roman"/>
          <w:sz w:val="24"/>
          <w:szCs w:val="24"/>
        </w:rPr>
        <w:t>Stn.</w:t>
      </w:r>
      <w:r w:rsidR="005842D7">
        <w:rPr>
          <w:rFonts w:ascii="Times New Roman" w:hAnsi="Times New Roman" w:cs="Times New Roman"/>
          <w:sz w:val="24"/>
          <w:szCs w:val="24"/>
        </w:rPr>
        <w:t xml:space="preserve"> 14 were </w:t>
      </w:r>
      <w:proofErr w:type="gramStart"/>
      <w:r w:rsidR="005842D7">
        <w:rPr>
          <w:rFonts w:ascii="Times New Roman" w:hAnsi="Times New Roman" w:cs="Times New Roman"/>
          <w:sz w:val="24"/>
          <w:szCs w:val="24"/>
        </w:rPr>
        <w:t>similar to</w:t>
      </w:r>
      <w:proofErr w:type="gramEnd"/>
      <w:r w:rsidR="005842D7">
        <w:rPr>
          <w:rFonts w:ascii="Times New Roman" w:hAnsi="Times New Roman" w:cs="Times New Roman"/>
          <w:sz w:val="24"/>
          <w:szCs w:val="24"/>
        </w:rPr>
        <w:t xml:space="preserve"> those found south of the SACCF</w:t>
      </w:r>
      <w:ins w:id="200" w:author="Florian Lüskow" w:date="2024-08-05T10:14:00Z" w16du:dateUtc="2024-08-05T08:14:00Z">
        <w:r w:rsidR="00CF7607">
          <w:rPr>
            <w:rFonts w:ascii="Times New Roman" w:hAnsi="Times New Roman" w:cs="Times New Roman"/>
            <w:sz w:val="24"/>
            <w:szCs w:val="24"/>
          </w:rPr>
          <w:t>. H</w:t>
        </w:r>
      </w:ins>
      <w:del w:id="201" w:author="Florian Lüskow" w:date="2024-08-05T10:14:00Z" w16du:dateUtc="2024-08-05T08:14:00Z">
        <w:r w:rsidR="005842D7" w:rsidDel="00CF7607">
          <w:rPr>
            <w:rFonts w:ascii="Times New Roman" w:hAnsi="Times New Roman" w:cs="Times New Roman"/>
            <w:sz w:val="24"/>
            <w:szCs w:val="24"/>
          </w:rPr>
          <w:delText>, h</w:delText>
        </w:r>
      </w:del>
      <w:r w:rsidR="005842D7">
        <w:rPr>
          <w:rFonts w:ascii="Times New Roman" w:hAnsi="Times New Roman" w:cs="Times New Roman"/>
          <w:sz w:val="24"/>
          <w:szCs w:val="24"/>
        </w:rPr>
        <w:t>owever</w:t>
      </w:r>
      <w:ins w:id="202" w:author="Florian Lüskow" w:date="2024-08-05T09:37:00Z" w16du:dateUtc="2024-08-05T07:37:00Z">
        <w:r w:rsidR="00ED4EA7">
          <w:rPr>
            <w:rFonts w:ascii="Times New Roman" w:hAnsi="Times New Roman" w:cs="Times New Roman"/>
            <w:sz w:val="24"/>
            <w:szCs w:val="24"/>
          </w:rPr>
          <w:t>,</w:t>
        </w:r>
      </w:ins>
      <w:r w:rsidR="005842D7">
        <w:rPr>
          <w:rFonts w:ascii="Times New Roman" w:hAnsi="Times New Roman" w:cs="Times New Roman"/>
          <w:sz w:val="24"/>
          <w:szCs w:val="24"/>
        </w:rPr>
        <w:t xml:space="preserve"> the entire water column had significantly reduced salinity (</w:t>
      </w:r>
      <w:r w:rsidR="00ED37D7" w:rsidRPr="007C4242">
        <w:rPr>
          <w:rFonts w:ascii="Times New Roman" w:hAnsi="Times New Roman" w:cs="Times New Roman"/>
          <w:sz w:val="24"/>
          <w:szCs w:val="24"/>
        </w:rPr>
        <w:t>33.83</w:t>
      </w:r>
      <w:r w:rsidR="005842D7" w:rsidRPr="007C4242">
        <w:rPr>
          <w:rFonts w:ascii="Times New Roman" w:hAnsi="Times New Roman" w:cs="Times New Roman"/>
          <w:sz w:val="24"/>
          <w:szCs w:val="24"/>
        </w:rPr>
        <w:t xml:space="preserve"> &lt; </w:t>
      </w:r>
      <w:r w:rsidR="005842D7" w:rsidRPr="007C4242">
        <w:rPr>
          <w:rFonts w:ascii="Times New Roman" w:hAnsi="Times New Roman" w:cs="Times New Roman"/>
          <w:i/>
          <w:iCs/>
          <w:sz w:val="24"/>
          <w:szCs w:val="24"/>
        </w:rPr>
        <w:t xml:space="preserve">S &lt; </w:t>
      </w:r>
      <w:r w:rsidR="005842D7" w:rsidRPr="007C4242">
        <w:rPr>
          <w:rFonts w:ascii="Times New Roman" w:hAnsi="Times New Roman" w:cs="Times New Roman"/>
          <w:sz w:val="24"/>
          <w:szCs w:val="24"/>
        </w:rPr>
        <w:t>34.</w:t>
      </w:r>
      <w:r w:rsidR="0071083B" w:rsidRPr="007C4242">
        <w:rPr>
          <w:rFonts w:ascii="Times New Roman" w:hAnsi="Times New Roman" w:cs="Times New Roman"/>
          <w:sz w:val="24"/>
          <w:szCs w:val="24"/>
        </w:rPr>
        <w:t>22</w:t>
      </w:r>
      <w:r w:rsidR="005842D7">
        <w:rPr>
          <w:rFonts w:ascii="Times New Roman" w:hAnsi="Times New Roman" w:cs="Times New Roman"/>
          <w:sz w:val="24"/>
          <w:szCs w:val="24"/>
        </w:rPr>
        <w:t xml:space="preserve">) due to </w:t>
      </w:r>
      <w:del w:id="203" w:author="Florian Lüskow" w:date="2024-08-05T09:37:00Z" w16du:dateUtc="2024-08-05T07:37:00Z">
        <w:r w:rsidR="005842D7" w:rsidDel="00ED4EA7">
          <w:rPr>
            <w:rFonts w:ascii="Times New Roman" w:hAnsi="Times New Roman" w:cs="Times New Roman"/>
            <w:sz w:val="24"/>
            <w:szCs w:val="24"/>
          </w:rPr>
          <w:delText>fresh water</w:delText>
        </w:r>
      </w:del>
      <w:ins w:id="204" w:author="Florian Lüskow" w:date="2024-08-05T09:37:00Z" w16du:dateUtc="2024-08-05T07:37:00Z">
        <w:r w:rsidR="00ED4EA7">
          <w:rPr>
            <w:rFonts w:ascii="Times New Roman" w:hAnsi="Times New Roman" w:cs="Times New Roman"/>
            <w:sz w:val="24"/>
            <w:szCs w:val="24"/>
          </w:rPr>
          <w:t>freshwater</w:t>
        </w:r>
      </w:ins>
      <w:r w:rsidR="005842D7">
        <w:rPr>
          <w:rFonts w:ascii="Times New Roman" w:hAnsi="Times New Roman" w:cs="Times New Roman"/>
          <w:sz w:val="24"/>
          <w:szCs w:val="24"/>
        </w:rPr>
        <w:t xml:space="preserve"> input from SG</w:t>
      </w:r>
      <w:r w:rsidR="00883D72">
        <w:rPr>
          <w:rFonts w:ascii="Times New Roman" w:hAnsi="Times New Roman" w:cs="Times New Roman"/>
          <w:sz w:val="24"/>
          <w:szCs w:val="24"/>
        </w:rPr>
        <w:t xml:space="preserve"> (Fig. 2A)</w:t>
      </w:r>
      <w:r w:rsidR="005842D7">
        <w:rPr>
          <w:rFonts w:ascii="Times New Roman" w:hAnsi="Times New Roman" w:cs="Times New Roman"/>
          <w:sz w:val="24"/>
          <w:szCs w:val="24"/>
        </w:rPr>
        <w:t>.</w:t>
      </w:r>
    </w:p>
    <w:p w14:paraId="283AC532" w14:textId="77777777" w:rsidR="005842D7" w:rsidRDefault="005842D7" w:rsidP="00C3458C">
      <w:pPr>
        <w:spacing w:after="0" w:line="360" w:lineRule="auto"/>
        <w:rPr>
          <w:rFonts w:ascii="Times New Roman" w:hAnsi="Times New Roman" w:cs="Times New Roman"/>
          <w:sz w:val="24"/>
          <w:szCs w:val="24"/>
        </w:rPr>
      </w:pPr>
    </w:p>
    <w:p w14:paraId="3C94C083" w14:textId="352133D2" w:rsidR="00F916BA" w:rsidRPr="0071083B" w:rsidRDefault="00032865" w:rsidP="00C3458C">
      <w:pPr>
        <w:spacing w:after="0" w:line="360" w:lineRule="auto"/>
        <w:rPr>
          <w:rFonts w:ascii="Times New Roman" w:hAnsi="Times New Roman" w:cs="Times New Roman"/>
          <w:sz w:val="24"/>
          <w:szCs w:val="24"/>
        </w:rPr>
      </w:pPr>
      <w:r>
        <w:rPr>
          <w:rFonts w:ascii="Times New Roman" w:hAnsi="Times New Roman" w:cs="Times New Roman"/>
          <w:sz w:val="24"/>
          <w:szCs w:val="24"/>
        </w:rPr>
        <w:t>St</w:t>
      </w:r>
      <w:r w:rsidR="00FA2B45">
        <w:rPr>
          <w:rFonts w:ascii="Times New Roman" w:hAnsi="Times New Roman" w:cs="Times New Roman"/>
          <w:sz w:val="24"/>
          <w:szCs w:val="24"/>
        </w:rPr>
        <w:t>n.</w:t>
      </w:r>
      <w:r>
        <w:rPr>
          <w:rFonts w:ascii="Times New Roman" w:hAnsi="Times New Roman" w:cs="Times New Roman"/>
          <w:sz w:val="24"/>
          <w:szCs w:val="24"/>
        </w:rPr>
        <w:t xml:space="preserve"> 5 is located between the mean positions of the SACCF and SB</w:t>
      </w:r>
      <w:r w:rsidR="00883D72">
        <w:rPr>
          <w:rFonts w:ascii="Times New Roman" w:hAnsi="Times New Roman" w:cs="Times New Roman"/>
          <w:sz w:val="24"/>
          <w:szCs w:val="24"/>
        </w:rPr>
        <w:t xml:space="preserve">, </w:t>
      </w:r>
      <w:r>
        <w:rPr>
          <w:rFonts w:ascii="Times New Roman" w:hAnsi="Times New Roman" w:cs="Times New Roman"/>
          <w:sz w:val="24"/>
          <w:szCs w:val="24"/>
        </w:rPr>
        <w:t>where the surface water is likely to have been in more recent contact with outcropping UCDW</w:t>
      </w:r>
      <w:r w:rsidR="00883D72">
        <w:rPr>
          <w:rFonts w:ascii="Times New Roman" w:hAnsi="Times New Roman" w:cs="Times New Roman"/>
          <w:sz w:val="24"/>
          <w:szCs w:val="24"/>
        </w:rPr>
        <w:t>,</w:t>
      </w:r>
      <w:r>
        <w:rPr>
          <w:rFonts w:ascii="Times New Roman" w:hAnsi="Times New Roman" w:cs="Times New Roman"/>
          <w:sz w:val="24"/>
          <w:szCs w:val="24"/>
        </w:rPr>
        <w:t xml:space="preserve"> although this appears to be a highly dynamic area with frequent intrusions of eddies and meanders from both the SACCF and SB (</w:t>
      </w:r>
      <w:r w:rsidR="00883D72">
        <w:rPr>
          <w:rFonts w:ascii="Times New Roman" w:hAnsi="Times New Roman" w:cs="Times New Roman"/>
          <w:sz w:val="24"/>
          <w:szCs w:val="24"/>
        </w:rPr>
        <w:t xml:space="preserve">Appendix </w:t>
      </w:r>
      <w:r>
        <w:rPr>
          <w:rFonts w:ascii="Times New Roman" w:hAnsi="Times New Roman" w:cs="Times New Roman"/>
          <w:sz w:val="24"/>
          <w:szCs w:val="24"/>
        </w:rPr>
        <w:t>1).</w:t>
      </w:r>
      <w:r w:rsidR="00972E15">
        <w:rPr>
          <w:rFonts w:ascii="Times New Roman" w:hAnsi="Times New Roman" w:cs="Times New Roman"/>
          <w:sz w:val="24"/>
          <w:szCs w:val="24"/>
        </w:rPr>
        <w:t xml:space="preserve"> Despite this, conditions at the time of sampling were very typical for those found south of the SB.</w:t>
      </w:r>
    </w:p>
    <w:p w14:paraId="4F8F3DD9" w14:textId="77777777" w:rsidR="007C4242" w:rsidRDefault="007C4242" w:rsidP="00C3458C">
      <w:pPr>
        <w:spacing w:after="0" w:line="360" w:lineRule="auto"/>
        <w:rPr>
          <w:rFonts w:ascii="Times New Roman" w:hAnsi="Times New Roman" w:cs="Times New Roman"/>
          <w:sz w:val="24"/>
          <w:szCs w:val="24"/>
        </w:rPr>
      </w:pPr>
    </w:p>
    <w:p w14:paraId="0500F276" w14:textId="7D7FD3A4" w:rsidR="00F916BA" w:rsidRPr="007C4242" w:rsidRDefault="00C50F70" w:rsidP="00C3458C">
      <w:pPr>
        <w:spacing w:after="0" w:line="360" w:lineRule="auto"/>
        <w:rPr>
          <w:rFonts w:ascii="Times New Roman" w:hAnsi="Times New Roman" w:cs="Times New Roman"/>
          <w:sz w:val="24"/>
          <w:szCs w:val="24"/>
        </w:rPr>
      </w:pPr>
      <w:r w:rsidRPr="007C4242">
        <w:rPr>
          <w:rFonts w:ascii="Times New Roman" w:hAnsi="Times New Roman" w:cs="Times New Roman"/>
          <w:sz w:val="24"/>
          <w:szCs w:val="24"/>
        </w:rPr>
        <w:t>St</w:t>
      </w:r>
      <w:r w:rsidR="00FA2B45">
        <w:rPr>
          <w:rFonts w:ascii="Times New Roman" w:hAnsi="Times New Roman" w:cs="Times New Roman"/>
          <w:sz w:val="24"/>
          <w:szCs w:val="24"/>
        </w:rPr>
        <w:t>ns.</w:t>
      </w:r>
      <w:r w:rsidRPr="007C4242">
        <w:rPr>
          <w:rFonts w:ascii="Times New Roman" w:hAnsi="Times New Roman" w:cs="Times New Roman"/>
          <w:sz w:val="24"/>
          <w:szCs w:val="24"/>
        </w:rPr>
        <w:t xml:space="preserve"> 6 and 17 are situated within the mean position of the SACCF and SB</w:t>
      </w:r>
      <w:r w:rsidR="00FA2B45">
        <w:rPr>
          <w:rFonts w:ascii="Times New Roman" w:hAnsi="Times New Roman" w:cs="Times New Roman"/>
          <w:sz w:val="24"/>
          <w:szCs w:val="24"/>
        </w:rPr>
        <w:t>,</w:t>
      </w:r>
      <w:r w:rsidRPr="007C4242">
        <w:rPr>
          <w:rFonts w:ascii="Times New Roman" w:hAnsi="Times New Roman" w:cs="Times New Roman"/>
          <w:sz w:val="24"/>
          <w:szCs w:val="24"/>
        </w:rPr>
        <w:t xml:space="preserve"> respectively</w:t>
      </w:r>
      <w:r w:rsidR="00883D72">
        <w:rPr>
          <w:rFonts w:ascii="Times New Roman" w:hAnsi="Times New Roman" w:cs="Times New Roman"/>
          <w:sz w:val="24"/>
          <w:szCs w:val="24"/>
        </w:rPr>
        <w:t xml:space="preserve"> (Fig. 2A)</w:t>
      </w:r>
      <w:r w:rsidR="00F916BA" w:rsidRPr="007C4242">
        <w:rPr>
          <w:rFonts w:ascii="Times New Roman" w:hAnsi="Times New Roman" w:cs="Times New Roman"/>
          <w:sz w:val="24"/>
          <w:szCs w:val="24"/>
        </w:rPr>
        <w:t>.</w:t>
      </w:r>
      <w:r w:rsidRPr="007C4242">
        <w:rPr>
          <w:rFonts w:ascii="Times New Roman" w:hAnsi="Times New Roman" w:cs="Times New Roman"/>
          <w:sz w:val="24"/>
          <w:szCs w:val="24"/>
        </w:rPr>
        <w:t xml:space="preserve"> Horizontal property gradients are likely to be strong in these locations and the water mass sampled </w:t>
      </w:r>
      <w:ins w:id="205" w:author="Florian Lüskow" w:date="2024-08-05T09:39:00Z" w16du:dateUtc="2024-08-05T07:39:00Z">
        <w:r w:rsidR="004C74E0">
          <w:rPr>
            <w:rFonts w:ascii="Times New Roman" w:hAnsi="Times New Roman" w:cs="Times New Roman"/>
            <w:sz w:val="24"/>
            <w:szCs w:val="24"/>
          </w:rPr>
          <w:t xml:space="preserve">is </w:t>
        </w:r>
      </w:ins>
      <w:r w:rsidRPr="007C4242">
        <w:rPr>
          <w:rFonts w:ascii="Times New Roman" w:hAnsi="Times New Roman" w:cs="Times New Roman"/>
          <w:sz w:val="24"/>
          <w:szCs w:val="24"/>
        </w:rPr>
        <w:t xml:space="preserve">highly dependent on the </w:t>
      </w:r>
      <w:proofErr w:type="gramStart"/>
      <w:r w:rsidRPr="007C4242">
        <w:rPr>
          <w:rFonts w:ascii="Times New Roman" w:hAnsi="Times New Roman" w:cs="Times New Roman"/>
          <w:sz w:val="24"/>
          <w:szCs w:val="24"/>
        </w:rPr>
        <w:t>particular configuration</w:t>
      </w:r>
      <w:proofErr w:type="gramEnd"/>
      <w:r w:rsidRPr="007C4242">
        <w:rPr>
          <w:rFonts w:ascii="Times New Roman" w:hAnsi="Times New Roman" w:cs="Times New Roman"/>
          <w:sz w:val="24"/>
          <w:szCs w:val="24"/>
        </w:rPr>
        <w:t xml:space="preserve"> of the front and station at the time of sampling</w:t>
      </w:r>
      <w:r w:rsidR="008A65AC">
        <w:rPr>
          <w:rFonts w:ascii="Times New Roman" w:hAnsi="Times New Roman" w:cs="Times New Roman"/>
          <w:sz w:val="24"/>
          <w:szCs w:val="24"/>
        </w:rPr>
        <w:t xml:space="preserve"> (Fig. 2A)</w:t>
      </w:r>
      <w:r w:rsidRPr="007C4242">
        <w:rPr>
          <w:rFonts w:ascii="Times New Roman" w:hAnsi="Times New Roman" w:cs="Times New Roman"/>
          <w:sz w:val="24"/>
          <w:szCs w:val="24"/>
        </w:rPr>
        <w:t>. St</w:t>
      </w:r>
      <w:r w:rsidR="00FA2B45">
        <w:rPr>
          <w:rFonts w:ascii="Times New Roman" w:hAnsi="Times New Roman" w:cs="Times New Roman"/>
          <w:sz w:val="24"/>
          <w:szCs w:val="24"/>
        </w:rPr>
        <w:t>n.</w:t>
      </w:r>
      <w:r w:rsidRPr="007C4242">
        <w:rPr>
          <w:rFonts w:ascii="Times New Roman" w:hAnsi="Times New Roman" w:cs="Times New Roman"/>
          <w:sz w:val="24"/>
          <w:szCs w:val="24"/>
        </w:rPr>
        <w:t xml:space="preserve"> 6 appears to lie in a standing meander </w:t>
      </w:r>
      <w:r w:rsidR="00972E15" w:rsidRPr="007C4242">
        <w:rPr>
          <w:rFonts w:ascii="Times New Roman" w:hAnsi="Times New Roman" w:cs="Times New Roman"/>
          <w:sz w:val="24"/>
          <w:szCs w:val="24"/>
        </w:rPr>
        <w:t>in</w:t>
      </w:r>
      <w:r w:rsidRPr="007C4242">
        <w:rPr>
          <w:rFonts w:ascii="Times New Roman" w:hAnsi="Times New Roman" w:cs="Times New Roman"/>
          <w:sz w:val="24"/>
          <w:szCs w:val="24"/>
        </w:rPr>
        <w:t xml:space="preserve"> the</w:t>
      </w:r>
      <w:r w:rsidR="00972E15" w:rsidRPr="007C4242">
        <w:rPr>
          <w:rFonts w:ascii="Times New Roman" w:hAnsi="Times New Roman" w:cs="Times New Roman"/>
          <w:sz w:val="24"/>
          <w:szCs w:val="24"/>
        </w:rPr>
        <w:t xml:space="preserve"> mean position of the</w:t>
      </w:r>
      <w:r w:rsidRPr="007C4242">
        <w:rPr>
          <w:rFonts w:ascii="Times New Roman" w:hAnsi="Times New Roman" w:cs="Times New Roman"/>
          <w:sz w:val="24"/>
          <w:szCs w:val="24"/>
        </w:rPr>
        <w:t xml:space="preserve"> SACCF, likely </w:t>
      </w:r>
      <w:r w:rsidR="004E667A" w:rsidRPr="007C4242">
        <w:rPr>
          <w:rFonts w:ascii="Times New Roman" w:hAnsi="Times New Roman" w:cs="Times New Roman"/>
          <w:sz w:val="24"/>
          <w:szCs w:val="24"/>
        </w:rPr>
        <w:t>caused by interaction with the</w:t>
      </w:r>
      <w:r w:rsidRPr="007C4242">
        <w:rPr>
          <w:rFonts w:ascii="Times New Roman" w:hAnsi="Times New Roman" w:cs="Times New Roman"/>
          <w:sz w:val="24"/>
          <w:szCs w:val="24"/>
        </w:rPr>
        <w:t xml:space="preserve"> underlying topography, </w:t>
      </w:r>
      <w:r w:rsidR="00972E15" w:rsidRPr="007C4242">
        <w:rPr>
          <w:rFonts w:ascii="Times New Roman" w:hAnsi="Times New Roman" w:cs="Times New Roman"/>
          <w:sz w:val="24"/>
          <w:szCs w:val="24"/>
        </w:rPr>
        <w:t xml:space="preserve">but </w:t>
      </w:r>
      <w:r w:rsidRPr="007C4242">
        <w:rPr>
          <w:rFonts w:ascii="Times New Roman" w:hAnsi="Times New Roman" w:cs="Times New Roman"/>
          <w:sz w:val="24"/>
          <w:szCs w:val="24"/>
        </w:rPr>
        <w:t xml:space="preserve">which is highly dynamic throughout the </w:t>
      </w:r>
      <w:del w:id="206" w:author="Florian Lüskow" w:date="2024-08-05T09:37:00Z" w16du:dateUtc="2024-08-05T07:37:00Z">
        <w:r w:rsidRPr="007C4242" w:rsidDel="00ED4EA7">
          <w:rPr>
            <w:rFonts w:ascii="Times New Roman" w:hAnsi="Times New Roman" w:cs="Times New Roman"/>
            <w:sz w:val="24"/>
            <w:szCs w:val="24"/>
          </w:rPr>
          <w:delText>time period</w:delText>
        </w:r>
      </w:del>
      <w:ins w:id="207" w:author="Florian Lüskow" w:date="2024-08-05T09:37:00Z" w16du:dateUtc="2024-08-05T07:37:00Z">
        <w:r w:rsidR="00ED4EA7">
          <w:rPr>
            <w:rFonts w:ascii="Times New Roman" w:hAnsi="Times New Roman" w:cs="Times New Roman"/>
            <w:sz w:val="24"/>
            <w:szCs w:val="24"/>
          </w:rPr>
          <w:t>period</w:t>
        </w:r>
      </w:ins>
      <w:r w:rsidRPr="007C4242">
        <w:rPr>
          <w:rFonts w:ascii="Times New Roman" w:hAnsi="Times New Roman" w:cs="Times New Roman"/>
          <w:sz w:val="24"/>
          <w:szCs w:val="24"/>
        </w:rPr>
        <w:t xml:space="preserve"> preceding measurement (</w:t>
      </w:r>
      <w:r w:rsidR="008A65AC">
        <w:rPr>
          <w:rFonts w:ascii="Times New Roman" w:hAnsi="Times New Roman" w:cs="Times New Roman"/>
          <w:sz w:val="24"/>
          <w:szCs w:val="24"/>
        </w:rPr>
        <w:t xml:space="preserve">Appendix </w:t>
      </w:r>
      <w:r w:rsidRPr="007C4242">
        <w:rPr>
          <w:rFonts w:ascii="Times New Roman" w:hAnsi="Times New Roman" w:cs="Times New Roman"/>
          <w:sz w:val="24"/>
          <w:szCs w:val="24"/>
        </w:rPr>
        <w:t>1).</w:t>
      </w:r>
      <w:r w:rsidR="00F47270" w:rsidRPr="007C4242">
        <w:rPr>
          <w:rFonts w:ascii="Times New Roman" w:hAnsi="Times New Roman" w:cs="Times New Roman"/>
          <w:sz w:val="24"/>
          <w:szCs w:val="24"/>
        </w:rPr>
        <w:t xml:space="preserve"> This station had a WW layer with properties typical of </w:t>
      </w:r>
      <w:proofErr w:type="gramStart"/>
      <w:r w:rsidR="00F47270" w:rsidRPr="007C4242">
        <w:rPr>
          <w:rFonts w:ascii="Times New Roman" w:hAnsi="Times New Roman" w:cs="Times New Roman"/>
          <w:sz w:val="24"/>
          <w:szCs w:val="24"/>
        </w:rPr>
        <w:t>those south</w:t>
      </w:r>
      <w:proofErr w:type="gramEnd"/>
      <w:r w:rsidR="00F47270" w:rsidRPr="007C4242">
        <w:rPr>
          <w:rFonts w:ascii="Times New Roman" w:hAnsi="Times New Roman" w:cs="Times New Roman"/>
          <w:sz w:val="24"/>
          <w:szCs w:val="24"/>
        </w:rPr>
        <w:t xml:space="preserve"> of the SACCF, although the surface was warmer. The vertical profiles of temperature and salinity at this station displayed interleaving and vertical variability typical of mixing between water masses.</w:t>
      </w:r>
      <w:del w:id="208" w:author="Florian Lüskow" w:date="2024-08-05T10:17:00Z" w16du:dateUtc="2024-08-05T08:17:00Z">
        <w:r w:rsidR="00F47270" w:rsidRPr="007C4242" w:rsidDel="003C260D">
          <w:rPr>
            <w:rFonts w:ascii="Times New Roman" w:hAnsi="Times New Roman" w:cs="Times New Roman"/>
            <w:sz w:val="24"/>
            <w:szCs w:val="24"/>
          </w:rPr>
          <w:delText xml:space="preserve">  </w:delText>
        </w:r>
      </w:del>
    </w:p>
    <w:p w14:paraId="7266B85D" w14:textId="77777777" w:rsidR="00FA45DF" w:rsidRPr="007C4242" w:rsidRDefault="00FA45DF" w:rsidP="00C3458C">
      <w:pPr>
        <w:spacing w:after="0" w:line="360" w:lineRule="auto"/>
        <w:rPr>
          <w:rFonts w:ascii="Times New Roman" w:hAnsi="Times New Roman" w:cs="Times New Roman"/>
          <w:sz w:val="24"/>
          <w:szCs w:val="24"/>
        </w:rPr>
      </w:pPr>
    </w:p>
    <w:p w14:paraId="36B1D810" w14:textId="23240D54" w:rsidR="00F47270" w:rsidRPr="007C4242" w:rsidRDefault="00F47270" w:rsidP="00960CE2">
      <w:pPr>
        <w:spacing w:after="0" w:line="360" w:lineRule="auto"/>
        <w:rPr>
          <w:rFonts w:ascii="Times New Roman" w:hAnsi="Times New Roman" w:cs="Times New Roman"/>
          <w:sz w:val="24"/>
          <w:szCs w:val="24"/>
        </w:rPr>
      </w:pPr>
      <w:r w:rsidRPr="007C4242">
        <w:rPr>
          <w:rFonts w:ascii="Times New Roman" w:hAnsi="Times New Roman" w:cs="Times New Roman"/>
          <w:sz w:val="24"/>
          <w:szCs w:val="24"/>
        </w:rPr>
        <w:t>St</w:t>
      </w:r>
      <w:r w:rsidR="00FA2B45">
        <w:rPr>
          <w:rFonts w:ascii="Times New Roman" w:hAnsi="Times New Roman" w:cs="Times New Roman"/>
          <w:sz w:val="24"/>
          <w:szCs w:val="24"/>
        </w:rPr>
        <w:t>n.</w:t>
      </w:r>
      <w:r w:rsidRPr="007C4242">
        <w:rPr>
          <w:rFonts w:ascii="Times New Roman" w:hAnsi="Times New Roman" w:cs="Times New Roman"/>
          <w:sz w:val="24"/>
          <w:szCs w:val="24"/>
        </w:rPr>
        <w:t xml:space="preserve"> 17 is at times south of the estimated path of the SB (</w:t>
      </w:r>
      <w:r w:rsidR="008A65AC">
        <w:rPr>
          <w:rFonts w:ascii="Times New Roman" w:hAnsi="Times New Roman" w:cs="Times New Roman"/>
          <w:sz w:val="24"/>
          <w:szCs w:val="24"/>
        </w:rPr>
        <w:t xml:space="preserve">Appendix </w:t>
      </w:r>
      <w:r w:rsidRPr="007C4242">
        <w:rPr>
          <w:rFonts w:ascii="Times New Roman" w:hAnsi="Times New Roman" w:cs="Times New Roman"/>
          <w:sz w:val="24"/>
          <w:szCs w:val="24"/>
        </w:rPr>
        <w:t>1) and is likely to be most influenced by waters from higher latitudes south of the ACC</w:t>
      </w:r>
      <w:r w:rsidR="008A65AC">
        <w:rPr>
          <w:rFonts w:ascii="Times New Roman" w:hAnsi="Times New Roman" w:cs="Times New Roman"/>
          <w:sz w:val="24"/>
          <w:szCs w:val="24"/>
        </w:rPr>
        <w:t xml:space="preserve"> (Fig. 2)</w:t>
      </w:r>
      <w:r w:rsidRPr="007C4242">
        <w:rPr>
          <w:rFonts w:ascii="Times New Roman" w:hAnsi="Times New Roman" w:cs="Times New Roman"/>
          <w:sz w:val="24"/>
          <w:szCs w:val="24"/>
        </w:rPr>
        <w:t xml:space="preserve">. During sampling, UCDW was found at </w:t>
      </w:r>
      <w:ins w:id="209" w:author="Florian Lüskow" w:date="2024-08-05T09:37:00Z" w16du:dateUtc="2024-08-05T07:37:00Z">
        <w:r w:rsidR="00ED4EA7">
          <w:rPr>
            <w:rFonts w:ascii="Times New Roman" w:hAnsi="Times New Roman" w:cs="Times New Roman"/>
            <w:sz w:val="24"/>
            <w:szCs w:val="24"/>
          </w:rPr>
          <w:t xml:space="preserve">a </w:t>
        </w:r>
      </w:ins>
      <w:r w:rsidRPr="007C4242">
        <w:rPr>
          <w:rFonts w:ascii="Times New Roman" w:hAnsi="Times New Roman" w:cs="Times New Roman"/>
          <w:sz w:val="24"/>
          <w:szCs w:val="24"/>
        </w:rPr>
        <w:t>depth</w:t>
      </w:r>
      <w:ins w:id="210" w:author="Florian Lüskow" w:date="2024-08-05T10:17:00Z" w16du:dateUtc="2024-08-05T08:17:00Z">
        <w:r w:rsidR="00C32699">
          <w:rPr>
            <w:rFonts w:ascii="Times New Roman" w:hAnsi="Times New Roman" w:cs="Times New Roman"/>
            <w:sz w:val="24"/>
            <w:szCs w:val="24"/>
          </w:rPr>
          <w:t>,</w:t>
        </w:r>
      </w:ins>
      <w:r w:rsidRPr="007C4242">
        <w:rPr>
          <w:rFonts w:ascii="Times New Roman" w:hAnsi="Times New Roman" w:cs="Times New Roman"/>
          <w:sz w:val="24"/>
          <w:szCs w:val="24"/>
        </w:rPr>
        <w:t xml:space="preserve"> which is typical for waters north of the SB</w:t>
      </w:r>
      <w:ins w:id="211" w:author="Florian Lüskow" w:date="2024-08-05T10:18:00Z" w16du:dateUtc="2024-08-05T08:18:00Z">
        <w:r w:rsidR="00C32699">
          <w:rPr>
            <w:rFonts w:ascii="Times New Roman" w:hAnsi="Times New Roman" w:cs="Times New Roman"/>
            <w:sz w:val="24"/>
            <w:szCs w:val="24"/>
          </w:rPr>
          <w:t>. H</w:t>
        </w:r>
      </w:ins>
      <w:del w:id="212" w:author="Florian Lüskow" w:date="2024-08-05T10:18:00Z" w16du:dateUtc="2024-08-05T08:18:00Z">
        <w:r w:rsidRPr="007C4242" w:rsidDel="00C32699">
          <w:rPr>
            <w:rFonts w:ascii="Times New Roman" w:hAnsi="Times New Roman" w:cs="Times New Roman"/>
            <w:sz w:val="24"/>
            <w:szCs w:val="24"/>
          </w:rPr>
          <w:delText>, h</w:delText>
        </w:r>
      </w:del>
      <w:r w:rsidRPr="007C4242">
        <w:rPr>
          <w:rFonts w:ascii="Times New Roman" w:hAnsi="Times New Roman" w:cs="Times New Roman"/>
          <w:sz w:val="24"/>
          <w:szCs w:val="24"/>
        </w:rPr>
        <w:t>owever</w:t>
      </w:r>
      <w:ins w:id="213" w:author="Florian Lüskow" w:date="2024-08-05T09:38:00Z" w16du:dateUtc="2024-08-05T07:38:00Z">
        <w:r w:rsidR="00ED4EA7">
          <w:rPr>
            <w:rFonts w:ascii="Times New Roman" w:hAnsi="Times New Roman" w:cs="Times New Roman"/>
            <w:sz w:val="24"/>
            <w:szCs w:val="24"/>
          </w:rPr>
          <w:t>,</w:t>
        </w:r>
      </w:ins>
      <w:r w:rsidRPr="007C4242">
        <w:rPr>
          <w:rFonts w:ascii="Times New Roman" w:hAnsi="Times New Roman" w:cs="Times New Roman"/>
          <w:sz w:val="24"/>
          <w:szCs w:val="24"/>
        </w:rPr>
        <w:t xml:space="preserve"> the WW layers were colder and had a broader range of salinities, more typical of waters to the south.</w:t>
      </w:r>
    </w:p>
    <w:p w14:paraId="513C9DB6" w14:textId="77777777" w:rsidR="00031D58" w:rsidRDefault="00031D58" w:rsidP="00960CE2">
      <w:pPr>
        <w:spacing w:after="0" w:line="360" w:lineRule="auto"/>
        <w:rPr>
          <w:rFonts w:ascii="Times New Roman" w:hAnsi="Times New Roman" w:cs="Times New Roman"/>
          <w:sz w:val="24"/>
          <w:szCs w:val="24"/>
        </w:rPr>
      </w:pPr>
    </w:p>
    <w:p w14:paraId="47673194" w14:textId="17BF7A4A" w:rsidR="00CC52A4" w:rsidRDefault="003E7DBA" w:rsidP="00960CE2">
      <w:pPr>
        <w:spacing w:after="0" w:line="360" w:lineRule="auto"/>
        <w:rPr>
          <w:rFonts w:ascii="Times New Roman" w:hAnsi="Times New Roman" w:cs="Times New Roman"/>
          <w:sz w:val="24"/>
          <w:szCs w:val="24"/>
        </w:rPr>
      </w:pPr>
      <w:r w:rsidRPr="003E7DBA">
        <w:rPr>
          <w:rFonts w:ascii="Times New Roman" w:hAnsi="Times New Roman" w:cs="Times New Roman"/>
          <w:i/>
          <w:sz w:val="24"/>
          <w:szCs w:val="24"/>
        </w:rPr>
        <w:t>Salp</w:t>
      </w:r>
      <w:ins w:id="214" w:author="Florian Lüskow" w:date="2024-08-05T10:18:00Z" w16du:dateUtc="2024-08-05T08:18:00Z">
        <w:r w:rsidR="00C32699">
          <w:rPr>
            <w:rFonts w:ascii="Times New Roman" w:hAnsi="Times New Roman" w:cs="Times New Roman"/>
            <w:i/>
            <w:sz w:val="24"/>
            <w:szCs w:val="24"/>
          </w:rPr>
          <w:t>a</w:t>
        </w:r>
      </w:ins>
      <w:r w:rsidRPr="003E7DBA">
        <w:rPr>
          <w:rFonts w:ascii="Times New Roman" w:hAnsi="Times New Roman" w:cs="Times New Roman"/>
          <w:i/>
          <w:sz w:val="24"/>
          <w:szCs w:val="24"/>
        </w:rPr>
        <w:t xml:space="preserve"> thompsoni </w:t>
      </w:r>
      <w:r w:rsidRPr="00090391">
        <w:rPr>
          <w:rFonts w:ascii="Times New Roman" w:hAnsi="Times New Roman" w:cs="Times New Roman"/>
          <w:sz w:val="24"/>
          <w:szCs w:val="24"/>
        </w:rPr>
        <w:t>population dynamics</w:t>
      </w:r>
    </w:p>
    <w:p w14:paraId="6FE4048C" w14:textId="77777777" w:rsidR="00960CE2" w:rsidRDefault="00960CE2" w:rsidP="00960CE2">
      <w:pPr>
        <w:spacing w:after="0" w:line="360" w:lineRule="auto"/>
        <w:rPr>
          <w:rFonts w:ascii="Times New Roman" w:hAnsi="Times New Roman" w:cs="Times New Roman"/>
          <w:sz w:val="24"/>
          <w:szCs w:val="24"/>
        </w:rPr>
      </w:pPr>
    </w:p>
    <w:p w14:paraId="2D44E924" w14:textId="2A53AF0D" w:rsidR="001D1267" w:rsidRDefault="000B20F3" w:rsidP="00960CE2">
      <w:pPr>
        <w:spacing w:after="0" w:line="360" w:lineRule="auto"/>
        <w:rPr>
          <w:rFonts w:ascii="Times New Roman" w:hAnsi="Times New Roman" w:cs="Times New Roman"/>
          <w:sz w:val="24"/>
          <w:szCs w:val="24"/>
        </w:rPr>
      </w:pPr>
      <w:commentRangeStart w:id="215"/>
      <w:r w:rsidRPr="00C22D2D">
        <w:rPr>
          <w:rFonts w:ascii="Times New Roman" w:hAnsi="Times New Roman" w:cs="Times New Roman"/>
          <w:i/>
          <w:sz w:val="24"/>
          <w:szCs w:val="24"/>
        </w:rPr>
        <w:t>S</w:t>
      </w:r>
      <w:commentRangeEnd w:id="215"/>
      <w:r w:rsidR="002A70DA">
        <w:rPr>
          <w:rStyle w:val="CommentReference"/>
        </w:rPr>
        <w:commentReference w:id="215"/>
      </w:r>
      <w:del w:id="216" w:author="Florian Lüskow" w:date="2024-08-05T10:18:00Z" w16du:dateUtc="2024-08-05T08:18:00Z">
        <w:r w:rsidR="00C22D2D" w:rsidRPr="00C22D2D" w:rsidDel="00C32699">
          <w:rPr>
            <w:rFonts w:ascii="Times New Roman" w:hAnsi="Times New Roman" w:cs="Times New Roman"/>
            <w:i/>
            <w:sz w:val="24"/>
            <w:szCs w:val="24"/>
          </w:rPr>
          <w:delText>.</w:delText>
        </w:r>
        <w:r w:rsidRPr="00C22D2D" w:rsidDel="00C32699">
          <w:rPr>
            <w:rFonts w:ascii="Times New Roman" w:hAnsi="Times New Roman" w:cs="Times New Roman"/>
            <w:i/>
            <w:sz w:val="24"/>
            <w:szCs w:val="24"/>
          </w:rPr>
          <w:delText xml:space="preserve"> </w:delText>
        </w:r>
      </w:del>
      <w:ins w:id="217" w:author="Florian Lüskow" w:date="2024-08-05T10:18:00Z" w16du:dateUtc="2024-08-05T08:18:00Z">
        <w:r w:rsidR="00C32699">
          <w:rPr>
            <w:rFonts w:ascii="Times New Roman" w:hAnsi="Times New Roman" w:cs="Times New Roman"/>
            <w:i/>
            <w:sz w:val="24"/>
            <w:szCs w:val="24"/>
          </w:rPr>
          <w:t>apa</w:t>
        </w:r>
        <w:r w:rsidR="00C32699" w:rsidRPr="00C22D2D">
          <w:rPr>
            <w:rFonts w:ascii="Times New Roman" w:hAnsi="Times New Roman" w:cs="Times New Roman"/>
            <w:i/>
            <w:sz w:val="24"/>
            <w:szCs w:val="24"/>
          </w:rPr>
          <w:t xml:space="preserve"> </w:t>
        </w:r>
      </w:ins>
      <w:r w:rsidRPr="00C22D2D">
        <w:rPr>
          <w:rFonts w:ascii="Times New Roman" w:hAnsi="Times New Roman" w:cs="Times New Roman"/>
          <w:i/>
          <w:sz w:val="24"/>
          <w:szCs w:val="24"/>
        </w:rPr>
        <w:t>thompsoni</w:t>
      </w:r>
      <w:r w:rsidRPr="000B20F3">
        <w:rPr>
          <w:rFonts w:ascii="Times New Roman" w:hAnsi="Times New Roman" w:cs="Times New Roman"/>
          <w:sz w:val="24"/>
          <w:szCs w:val="24"/>
        </w:rPr>
        <w:t xml:space="preserve"> abundances were very low ranging from &lt;</w:t>
      </w:r>
      <w:ins w:id="218" w:author="Florian Lüskow" w:date="2024-08-05T10:19:00Z" w16du:dateUtc="2024-08-05T08:19:00Z">
        <w:r w:rsidR="00A451F0">
          <w:rPr>
            <w:rFonts w:ascii="Times New Roman" w:hAnsi="Times New Roman" w:cs="Times New Roman"/>
            <w:sz w:val="24"/>
            <w:szCs w:val="24"/>
          </w:rPr>
          <w:t xml:space="preserve"> </w:t>
        </w:r>
      </w:ins>
      <w:r w:rsidRPr="000B20F3">
        <w:rPr>
          <w:rFonts w:ascii="Times New Roman" w:hAnsi="Times New Roman" w:cs="Times New Roman"/>
          <w:sz w:val="24"/>
          <w:szCs w:val="24"/>
        </w:rPr>
        <w:t>0.1 to 4.8 ind</w:t>
      </w:r>
      <w:ins w:id="219" w:author="Florian Lüskow" w:date="2024-08-05T10:19:00Z" w16du:dateUtc="2024-08-05T08:19:00Z">
        <w:r w:rsidR="00A451F0">
          <w:rPr>
            <w:rFonts w:ascii="Times New Roman" w:hAnsi="Times New Roman" w:cs="Times New Roman"/>
            <w:sz w:val="24"/>
            <w:szCs w:val="24"/>
          </w:rPr>
          <w:t xml:space="preserve">. </w:t>
        </w:r>
      </w:ins>
      <w:del w:id="220" w:author="Florian Lüskow" w:date="2024-08-05T10:19:00Z" w16du:dateUtc="2024-08-05T08:19:00Z">
        <w:r w:rsidRPr="000B20F3" w:rsidDel="00A451F0">
          <w:rPr>
            <w:rFonts w:ascii="Times New Roman" w:hAnsi="Times New Roman" w:cs="Times New Roman"/>
            <w:sz w:val="24"/>
            <w:szCs w:val="24"/>
          </w:rPr>
          <w:delText>.</w:delText>
        </w:r>
      </w:del>
      <w:r w:rsidRPr="000B20F3">
        <w:rPr>
          <w:rFonts w:ascii="Times New Roman" w:hAnsi="Times New Roman" w:cs="Times New Roman"/>
          <w:sz w:val="24"/>
          <w:szCs w:val="24"/>
        </w:rPr>
        <w:t>m</w:t>
      </w:r>
      <w:r w:rsidRPr="00C22D2D">
        <w:rPr>
          <w:rFonts w:ascii="Times New Roman" w:hAnsi="Times New Roman" w:cs="Times New Roman"/>
          <w:sz w:val="24"/>
          <w:szCs w:val="24"/>
          <w:vertAlign w:val="superscript"/>
        </w:rPr>
        <w:t>-2</w:t>
      </w:r>
      <w:r w:rsidRPr="000B20F3">
        <w:rPr>
          <w:rFonts w:ascii="Times New Roman" w:hAnsi="Times New Roman" w:cs="Times New Roman"/>
          <w:sz w:val="24"/>
          <w:szCs w:val="24"/>
        </w:rPr>
        <w:t xml:space="preserve"> (Tab</w:t>
      </w:r>
      <w:r w:rsidR="00C22D2D">
        <w:rPr>
          <w:rFonts w:ascii="Times New Roman" w:hAnsi="Times New Roman" w:cs="Times New Roman"/>
          <w:sz w:val="24"/>
          <w:szCs w:val="24"/>
        </w:rPr>
        <w:t>le</w:t>
      </w:r>
      <w:r w:rsidRPr="000B20F3">
        <w:rPr>
          <w:rFonts w:ascii="Times New Roman" w:hAnsi="Times New Roman" w:cs="Times New Roman"/>
          <w:sz w:val="24"/>
          <w:szCs w:val="24"/>
        </w:rPr>
        <w:t xml:space="preserve"> 1). </w:t>
      </w:r>
      <w:r w:rsidR="00E645A1">
        <w:rPr>
          <w:rFonts w:ascii="Times New Roman" w:hAnsi="Times New Roman" w:cs="Times New Roman"/>
          <w:sz w:val="24"/>
          <w:szCs w:val="24"/>
        </w:rPr>
        <w:t>Without a temporal aspect, all sampled stations could oceanographically be assigned to different water masses</w:t>
      </w:r>
      <w:r w:rsidR="00CD686A">
        <w:rPr>
          <w:rFonts w:ascii="Times New Roman" w:hAnsi="Times New Roman" w:cs="Times New Roman"/>
          <w:sz w:val="24"/>
          <w:szCs w:val="24"/>
        </w:rPr>
        <w:t xml:space="preserve"> (see above)</w:t>
      </w:r>
      <w:r w:rsidR="00E645A1">
        <w:rPr>
          <w:rFonts w:ascii="Times New Roman" w:hAnsi="Times New Roman" w:cs="Times New Roman"/>
          <w:sz w:val="24"/>
          <w:szCs w:val="24"/>
        </w:rPr>
        <w:t xml:space="preserve">. </w:t>
      </w:r>
      <w:r w:rsidR="009A0655">
        <w:rPr>
          <w:rFonts w:ascii="Times New Roman" w:hAnsi="Times New Roman" w:cs="Times New Roman"/>
          <w:sz w:val="24"/>
          <w:szCs w:val="24"/>
        </w:rPr>
        <w:t xml:space="preserve">The thermal characteristics of </w:t>
      </w:r>
      <w:proofErr w:type="gramStart"/>
      <w:r w:rsidR="009A0655">
        <w:rPr>
          <w:rFonts w:ascii="Times New Roman" w:hAnsi="Times New Roman" w:cs="Times New Roman"/>
          <w:sz w:val="24"/>
          <w:szCs w:val="24"/>
        </w:rPr>
        <w:t>particular water</w:t>
      </w:r>
      <w:proofErr w:type="gramEnd"/>
      <w:r w:rsidR="009A0655">
        <w:rPr>
          <w:rFonts w:ascii="Times New Roman" w:hAnsi="Times New Roman" w:cs="Times New Roman"/>
          <w:sz w:val="24"/>
          <w:szCs w:val="24"/>
        </w:rPr>
        <w:t xml:space="preserve"> masses would change from warmer waters north of the </w:t>
      </w:r>
      <w:del w:id="221" w:author="Florian Lüskow" w:date="2024-08-05T10:19:00Z" w16du:dateUtc="2024-08-05T08:19:00Z">
        <w:r w:rsidR="009A0655" w:rsidDel="00A451F0">
          <w:rPr>
            <w:rFonts w:ascii="Times New Roman" w:hAnsi="Times New Roman" w:cs="Times New Roman"/>
            <w:sz w:val="24"/>
            <w:szCs w:val="24"/>
          </w:rPr>
          <w:delText>A</w:delText>
        </w:r>
      </w:del>
      <w:r w:rsidR="009A0655">
        <w:rPr>
          <w:rFonts w:ascii="Times New Roman" w:hAnsi="Times New Roman" w:cs="Times New Roman"/>
          <w:sz w:val="24"/>
          <w:szCs w:val="24"/>
        </w:rPr>
        <w:t>PF to the coldest waters near the SB</w:t>
      </w:r>
      <w:r w:rsidR="00AA0766">
        <w:rPr>
          <w:rFonts w:ascii="Times New Roman" w:hAnsi="Times New Roman" w:cs="Times New Roman"/>
          <w:sz w:val="24"/>
          <w:szCs w:val="24"/>
        </w:rPr>
        <w:t xml:space="preserve"> (</w:t>
      </w:r>
      <w:r w:rsidR="00CD686A">
        <w:rPr>
          <w:rFonts w:ascii="Times New Roman" w:hAnsi="Times New Roman" w:cs="Times New Roman"/>
          <w:sz w:val="24"/>
          <w:szCs w:val="24"/>
        </w:rPr>
        <w:t>Table 1</w:t>
      </w:r>
      <w:r w:rsidR="00AA0766">
        <w:rPr>
          <w:rFonts w:ascii="Times New Roman" w:hAnsi="Times New Roman" w:cs="Times New Roman"/>
          <w:sz w:val="24"/>
          <w:szCs w:val="24"/>
        </w:rPr>
        <w:t>)</w:t>
      </w:r>
      <w:r w:rsidR="009A0655">
        <w:rPr>
          <w:rFonts w:ascii="Times New Roman" w:hAnsi="Times New Roman" w:cs="Times New Roman"/>
          <w:sz w:val="24"/>
          <w:szCs w:val="24"/>
        </w:rPr>
        <w:t xml:space="preserve">. The mean salp abundance in </w:t>
      </w:r>
      <w:del w:id="222" w:author="Florian Lüskow" w:date="2024-08-05T10:20:00Z" w16du:dateUtc="2024-08-05T08:20:00Z">
        <w:r w:rsidR="00CD686A" w:rsidDel="00A451F0">
          <w:rPr>
            <w:rFonts w:ascii="Times New Roman" w:hAnsi="Times New Roman" w:cs="Times New Roman"/>
            <w:sz w:val="24"/>
            <w:szCs w:val="24"/>
          </w:rPr>
          <w:delText xml:space="preserve">different </w:delText>
        </w:r>
      </w:del>
      <w:ins w:id="223" w:author="Florian Lüskow" w:date="2024-08-05T10:20:00Z" w16du:dateUtc="2024-08-05T08:20:00Z">
        <w:r w:rsidR="00A451F0">
          <w:rPr>
            <w:rFonts w:ascii="Times New Roman" w:hAnsi="Times New Roman" w:cs="Times New Roman"/>
            <w:sz w:val="24"/>
            <w:szCs w:val="24"/>
          </w:rPr>
          <w:t xml:space="preserve">various </w:t>
        </w:r>
      </w:ins>
      <w:r w:rsidR="00CD686A">
        <w:rPr>
          <w:rFonts w:ascii="Times New Roman" w:hAnsi="Times New Roman" w:cs="Times New Roman"/>
          <w:sz w:val="24"/>
          <w:szCs w:val="24"/>
        </w:rPr>
        <w:t xml:space="preserve">water masses varied </w:t>
      </w:r>
      <w:r w:rsidR="009A0655">
        <w:rPr>
          <w:rFonts w:ascii="Times New Roman" w:hAnsi="Times New Roman" w:cs="Times New Roman"/>
          <w:sz w:val="24"/>
          <w:szCs w:val="24"/>
        </w:rPr>
        <w:t>significantly</w:t>
      </w:r>
      <w:r w:rsidR="00CD686A">
        <w:rPr>
          <w:rFonts w:ascii="Times New Roman" w:hAnsi="Times New Roman" w:cs="Times New Roman"/>
          <w:sz w:val="24"/>
          <w:szCs w:val="24"/>
        </w:rPr>
        <w:t xml:space="preserve">: </w:t>
      </w:r>
      <w:r w:rsidR="00BB6556">
        <w:rPr>
          <w:rFonts w:ascii="Times New Roman" w:hAnsi="Times New Roman" w:cs="Times New Roman"/>
          <w:sz w:val="24"/>
          <w:szCs w:val="24"/>
        </w:rPr>
        <w:t>3.55</w:t>
      </w:r>
      <w:ins w:id="224" w:author="Florian Lüskow" w:date="2024-08-05T10:20:00Z" w16du:dateUtc="2024-08-05T08:20:00Z">
        <w:r w:rsidR="00A451F0">
          <w:rPr>
            <w:rFonts w:ascii="Times New Roman" w:hAnsi="Times New Roman" w:cs="Times New Roman"/>
            <w:sz w:val="24"/>
            <w:szCs w:val="24"/>
          </w:rPr>
          <w:t xml:space="preserve"> </w:t>
        </w:r>
      </w:ins>
      <w:r w:rsidR="00BB6556">
        <w:rPr>
          <w:rFonts w:ascii="Times New Roman" w:hAnsi="Times New Roman" w:cs="Times New Roman"/>
          <w:sz w:val="24"/>
          <w:szCs w:val="24"/>
        </w:rPr>
        <w:t>±</w:t>
      </w:r>
      <w:ins w:id="225" w:author="Florian Lüskow" w:date="2024-08-05T10:20:00Z" w16du:dateUtc="2024-08-05T08:20:00Z">
        <w:r w:rsidR="00A451F0">
          <w:rPr>
            <w:rFonts w:ascii="Times New Roman" w:hAnsi="Times New Roman" w:cs="Times New Roman"/>
            <w:sz w:val="24"/>
            <w:szCs w:val="24"/>
          </w:rPr>
          <w:t xml:space="preserve"> </w:t>
        </w:r>
      </w:ins>
      <w:r w:rsidR="00BB6556">
        <w:rPr>
          <w:rFonts w:ascii="Times New Roman" w:hAnsi="Times New Roman" w:cs="Times New Roman"/>
          <w:sz w:val="24"/>
          <w:szCs w:val="24"/>
        </w:rPr>
        <w:t>1.77, 1.27</w:t>
      </w:r>
      <w:ins w:id="226" w:author="Florian Lüskow" w:date="2024-08-05T10:20:00Z" w16du:dateUtc="2024-08-05T08:20:00Z">
        <w:r w:rsidR="00A451F0">
          <w:rPr>
            <w:rFonts w:ascii="Times New Roman" w:hAnsi="Times New Roman" w:cs="Times New Roman"/>
            <w:sz w:val="24"/>
            <w:szCs w:val="24"/>
          </w:rPr>
          <w:t xml:space="preserve"> </w:t>
        </w:r>
      </w:ins>
      <w:r w:rsidR="00BB6556">
        <w:rPr>
          <w:rFonts w:ascii="Times New Roman" w:hAnsi="Times New Roman" w:cs="Times New Roman"/>
          <w:sz w:val="24"/>
          <w:szCs w:val="24"/>
        </w:rPr>
        <w:t>±</w:t>
      </w:r>
      <w:ins w:id="227" w:author="Florian Lüskow" w:date="2024-08-05T10:20:00Z" w16du:dateUtc="2024-08-05T08:20:00Z">
        <w:r w:rsidR="00A451F0">
          <w:rPr>
            <w:rFonts w:ascii="Times New Roman" w:hAnsi="Times New Roman" w:cs="Times New Roman"/>
            <w:sz w:val="24"/>
            <w:szCs w:val="24"/>
          </w:rPr>
          <w:t xml:space="preserve"> </w:t>
        </w:r>
      </w:ins>
      <w:r w:rsidR="00BB6556">
        <w:rPr>
          <w:rFonts w:ascii="Times New Roman" w:hAnsi="Times New Roman" w:cs="Times New Roman"/>
          <w:sz w:val="24"/>
          <w:szCs w:val="24"/>
        </w:rPr>
        <w:t>1.</w:t>
      </w:r>
      <w:commentRangeStart w:id="228"/>
      <w:r w:rsidR="00BB6556">
        <w:rPr>
          <w:rFonts w:ascii="Times New Roman" w:hAnsi="Times New Roman" w:cs="Times New Roman"/>
          <w:sz w:val="24"/>
          <w:szCs w:val="24"/>
        </w:rPr>
        <w:t>5</w:t>
      </w:r>
      <w:commentRangeEnd w:id="228"/>
      <w:r w:rsidR="00A451F0">
        <w:rPr>
          <w:rStyle w:val="CommentReference"/>
        </w:rPr>
        <w:commentReference w:id="228"/>
      </w:r>
      <w:r w:rsidR="00BB6556">
        <w:rPr>
          <w:rFonts w:ascii="Times New Roman" w:hAnsi="Times New Roman" w:cs="Times New Roman"/>
          <w:sz w:val="24"/>
          <w:szCs w:val="24"/>
        </w:rPr>
        <w:t>, 0.07</w:t>
      </w:r>
      <w:ins w:id="229" w:author="Florian Lüskow" w:date="2024-08-05T10:20:00Z" w16du:dateUtc="2024-08-05T08:20:00Z">
        <w:r w:rsidR="00A451F0">
          <w:rPr>
            <w:rFonts w:ascii="Times New Roman" w:hAnsi="Times New Roman" w:cs="Times New Roman"/>
            <w:sz w:val="24"/>
            <w:szCs w:val="24"/>
          </w:rPr>
          <w:t xml:space="preserve"> </w:t>
        </w:r>
      </w:ins>
      <w:r w:rsidR="00BB6556">
        <w:rPr>
          <w:rFonts w:ascii="Times New Roman" w:hAnsi="Times New Roman" w:cs="Times New Roman"/>
          <w:sz w:val="24"/>
          <w:szCs w:val="24"/>
        </w:rPr>
        <w:t>±</w:t>
      </w:r>
      <w:ins w:id="230" w:author="Florian Lüskow" w:date="2024-08-05T10:20:00Z" w16du:dateUtc="2024-08-05T08:20:00Z">
        <w:r w:rsidR="00A451F0">
          <w:rPr>
            <w:rFonts w:ascii="Times New Roman" w:hAnsi="Times New Roman" w:cs="Times New Roman"/>
            <w:sz w:val="24"/>
            <w:szCs w:val="24"/>
          </w:rPr>
          <w:t xml:space="preserve"> </w:t>
        </w:r>
      </w:ins>
      <w:r w:rsidR="00BB6556">
        <w:rPr>
          <w:rFonts w:ascii="Times New Roman" w:hAnsi="Times New Roman" w:cs="Times New Roman"/>
          <w:sz w:val="24"/>
          <w:szCs w:val="24"/>
        </w:rPr>
        <w:t>0.04</w:t>
      </w:r>
      <w:ins w:id="231" w:author="Florian Lüskow" w:date="2024-08-05T10:20:00Z" w16du:dateUtc="2024-08-05T08:20:00Z">
        <w:r w:rsidR="00A451F0">
          <w:rPr>
            <w:rFonts w:ascii="Times New Roman" w:hAnsi="Times New Roman" w:cs="Times New Roman"/>
            <w:sz w:val="24"/>
            <w:szCs w:val="24"/>
          </w:rPr>
          <w:t>,</w:t>
        </w:r>
      </w:ins>
      <w:r w:rsidR="00BB6556">
        <w:rPr>
          <w:rFonts w:ascii="Times New Roman" w:hAnsi="Times New Roman" w:cs="Times New Roman"/>
          <w:sz w:val="24"/>
          <w:szCs w:val="24"/>
        </w:rPr>
        <w:t xml:space="preserve"> and 0.33</w:t>
      </w:r>
      <w:ins w:id="232" w:author="Florian Lüskow" w:date="2024-08-05T10:20:00Z" w16du:dateUtc="2024-08-05T08:20:00Z">
        <w:r w:rsidR="00A451F0">
          <w:rPr>
            <w:rFonts w:ascii="Times New Roman" w:hAnsi="Times New Roman" w:cs="Times New Roman"/>
            <w:sz w:val="24"/>
            <w:szCs w:val="24"/>
          </w:rPr>
          <w:t xml:space="preserve"> </w:t>
        </w:r>
      </w:ins>
      <w:r w:rsidR="00BB6556">
        <w:rPr>
          <w:rFonts w:ascii="Times New Roman" w:hAnsi="Times New Roman" w:cs="Times New Roman"/>
          <w:sz w:val="24"/>
          <w:szCs w:val="24"/>
        </w:rPr>
        <w:t>±</w:t>
      </w:r>
      <w:ins w:id="233" w:author="Florian Lüskow" w:date="2024-08-05T10:20:00Z" w16du:dateUtc="2024-08-05T08:20:00Z">
        <w:r w:rsidR="00A451F0">
          <w:rPr>
            <w:rFonts w:ascii="Times New Roman" w:hAnsi="Times New Roman" w:cs="Times New Roman"/>
            <w:sz w:val="24"/>
            <w:szCs w:val="24"/>
          </w:rPr>
          <w:t xml:space="preserve"> </w:t>
        </w:r>
      </w:ins>
      <w:r w:rsidR="00BB6556">
        <w:rPr>
          <w:rFonts w:ascii="Times New Roman" w:hAnsi="Times New Roman" w:cs="Times New Roman"/>
          <w:sz w:val="24"/>
          <w:szCs w:val="24"/>
        </w:rPr>
        <w:t>0.25</w:t>
      </w:r>
      <w:r w:rsidR="002C3C82">
        <w:rPr>
          <w:rFonts w:ascii="Times New Roman" w:hAnsi="Times New Roman" w:cs="Times New Roman"/>
          <w:sz w:val="24"/>
          <w:szCs w:val="24"/>
        </w:rPr>
        <w:t xml:space="preserve"> (±</w:t>
      </w:r>
      <w:ins w:id="234" w:author="Florian Lüskow" w:date="2024-08-05T10:20:00Z" w16du:dateUtc="2024-08-05T08:20:00Z">
        <w:r w:rsidR="00A451F0">
          <w:rPr>
            <w:rFonts w:ascii="Times New Roman" w:hAnsi="Times New Roman" w:cs="Times New Roman"/>
            <w:sz w:val="24"/>
            <w:szCs w:val="24"/>
          </w:rPr>
          <w:t xml:space="preserve"> </w:t>
        </w:r>
      </w:ins>
      <w:r w:rsidR="002C3C82">
        <w:rPr>
          <w:rFonts w:ascii="Times New Roman" w:hAnsi="Times New Roman" w:cs="Times New Roman"/>
          <w:sz w:val="24"/>
          <w:szCs w:val="24"/>
        </w:rPr>
        <w:t>1</w:t>
      </w:r>
      <w:ins w:id="235" w:author="Florian Lüskow" w:date="2024-08-05T10:20:00Z" w16du:dateUtc="2024-08-05T08:20:00Z">
        <w:r w:rsidR="00A451F0">
          <w:rPr>
            <w:rFonts w:ascii="Times New Roman" w:hAnsi="Times New Roman" w:cs="Times New Roman"/>
            <w:sz w:val="24"/>
            <w:szCs w:val="24"/>
          </w:rPr>
          <w:t xml:space="preserve"> </w:t>
        </w:r>
      </w:ins>
      <w:r w:rsidR="002C3C82">
        <w:rPr>
          <w:rFonts w:ascii="Times New Roman" w:hAnsi="Times New Roman" w:cs="Times New Roman"/>
          <w:sz w:val="24"/>
          <w:szCs w:val="24"/>
        </w:rPr>
        <w:t>SD)</w:t>
      </w:r>
      <w:r w:rsidR="00BB6556">
        <w:rPr>
          <w:rFonts w:ascii="Times New Roman" w:hAnsi="Times New Roman" w:cs="Times New Roman"/>
          <w:sz w:val="24"/>
          <w:szCs w:val="24"/>
        </w:rPr>
        <w:t xml:space="preserve"> ind.</w:t>
      </w:r>
      <w:ins w:id="236" w:author="Florian Lüskow" w:date="2024-08-05T10:20:00Z" w16du:dateUtc="2024-08-05T08:20:00Z">
        <w:r w:rsidR="00A451F0">
          <w:rPr>
            <w:rFonts w:ascii="Times New Roman" w:hAnsi="Times New Roman" w:cs="Times New Roman"/>
            <w:sz w:val="24"/>
            <w:szCs w:val="24"/>
          </w:rPr>
          <w:t xml:space="preserve"> </w:t>
        </w:r>
      </w:ins>
      <w:r w:rsidR="00BB6556">
        <w:rPr>
          <w:rFonts w:ascii="Times New Roman" w:hAnsi="Times New Roman" w:cs="Times New Roman"/>
          <w:sz w:val="24"/>
          <w:szCs w:val="24"/>
        </w:rPr>
        <w:t>m</w:t>
      </w:r>
      <w:r w:rsidR="00BB6556" w:rsidRPr="00BB6556">
        <w:rPr>
          <w:rFonts w:ascii="Times New Roman" w:hAnsi="Times New Roman" w:cs="Times New Roman"/>
          <w:sz w:val="24"/>
          <w:szCs w:val="24"/>
          <w:vertAlign w:val="superscript"/>
        </w:rPr>
        <w:t>-2</w:t>
      </w:r>
      <w:r w:rsidR="00BB6556">
        <w:rPr>
          <w:rFonts w:ascii="Times New Roman" w:hAnsi="Times New Roman" w:cs="Times New Roman"/>
          <w:sz w:val="24"/>
          <w:szCs w:val="24"/>
        </w:rPr>
        <w:t xml:space="preserve"> north of </w:t>
      </w:r>
      <w:ins w:id="237" w:author="Florian Lüskow" w:date="2024-08-05T10:20:00Z" w16du:dateUtc="2024-08-05T08:20:00Z">
        <w:r w:rsidR="00A451F0">
          <w:rPr>
            <w:rFonts w:ascii="Times New Roman" w:hAnsi="Times New Roman" w:cs="Times New Roman"/>
            <w:sz w:val="24"/>
            <w:szCs w:val="24"/>
          </w:rPr>
          <w:t xml:space="preserve">the </w:t>
        </w:r>
      </w:ins>
      <w:del w:id="238" w:author="Florian Lüskow" w:date="2024-08-05T10:20:00Z" w16du:dateUtc="2024-08-05T08:20:00Z">
        <w:r w:rsidR="00BB6556" w:rsidDel="00A451F0">
          <w:rPr>
            <w:rFonts w:ascii="Times New Roman" w:hAnsi="Times New Roman" w:cs="Times New Roman"/>
            <w:sz w:val="24"/>
            <w:szCs w:val="24"/>
          </w:rPr>
          <w:delText>A</w:delText>
        </w:r>
      </w:del>
      <w:r w:rsidR="00BB6556">
        <w:rPr>
          <w:rFonts w:ascii="Times New Roman" w:hAnsi="Times New Roman" w:cs="Times New Roman"/>
          <w:sz w:val="24"/>
          <w:szCs w:val="24"/>
        </w:rPr>
        <w:t xml:space="preserve">PF, </w:t>
      </w:r>
      <w:del w:id="239" w:author="Florian Lüskow" w:date="2024-08-05T10:20:00Z" w16du:dateUtc="2024-08-05T08:20:00Z">
        <w:r w:rsidR="00BB6556" w:rsidDel="00A451F0">
          <w:rPr>
            <w:rFonts w:ascii="Times New Roman" w:hAnsi="Times New Roman" w:cs="Times New Roman"/>
            <w:sz w:val="24"/>
            <w:szCs w:val="24"/>
          </w:rPr>
          <w:delText>A</w:delText>
        </w:r>
      </w:del>
      <w:r w:rsidR="00BB6556">
        <w:rPr>
          <w:rFonts w:ascii="Times New Roman" w:hAnsi="Times New Roman" w:cs="Times New Roman"/>
          <w:sz w:val="24"/>
          <w:szCs w:val="24"/>
        </w:rPr>
        <w:t>PF-SACCF, SACCF-SB</w:t>
      </w:r>
      <w:ins w:id="240" w:author="Florian Lüskow" w:date="2024-08-05T09:38:00Z" w16du:dateUtc="2024-08-05T07:38:00Z">
        <w:r w:rsidR="00ED4EA7">
          <w:rPr>
            <w:rFonts w:ascii="Times New Roman" w:hAnsi="Times New Roman" w:cs="Times New Roman"/>
            <w:sz w:val="24"/>
            <w:szCs w:val="24"/>
          </w:rPr>
          <w:t>,</w:t>
        </w:r>
      </w:ins>
      <w:r w:rsidR="00BB6556">
        <w:rPr>
          <w:rFonts w:ascii="Times New Roman" w:hAnsi="Times New Roman" w:cs="Times New Roman"/>
          <w:sz w:val="24"/>
          <w:szCs w:val="24"/>
        </w:rPr>
        <w:t xml:space="preserve"> and SB, respectively</w:t>
      </w:r>
      <w:r w:rsidR="00CD686A">
        <w:rPr>
          <w:rFonts w:ascii="Times New Roman" w:hAnsi="Times New Roman" w:cs="Times New Roman"/>
          <w:sz w:val="24"/>
          <w:szCs w:val="24"/>
        </w:rPr>
        <w:t xml:space="preserve"> (Table 1)</w:t>
      </w:r>
      <w:r w:rsidR="00BB6556">
        <w:rPr>
          <w:rFonts w:ascii="Times New Roman" w:hAnsi="Times New Roman" w:cs="Times New Roman"/>
          <w:sz w:val="24"/>
          <w:szCs w:val="24"/>
        </w:rPr>
        <w:t>.</w:t>
      </w:r>
      <w:del w:id="241" w:author="Florian Lüskow" w:date="2024-08-05T10:21:00Z" w16du:dateUtc="2024-08-05T08:21:00Z">
        <w:r w:rsidR="000535C7" w:rsidDel="00A451F0">
          <w:rPr>
            <w:rFonts w:ascii="Times New Roman" w:hAnsi="Times New Roman" w:cs="Times New Roman"/>
            <w:sz w:val="24"/>
            <w:szCs w:val="24"/>
          </w:rPr>
          <w:delText xml:space="preserve"> </w:delText>
        </w:r>
      </w:del>
    </w:p>
    <w:p w14:paraId="7D600742" w14:textId="6803607E" w:rsidR="001D1267" w:rsidRDefault="001D1267" w:rsidP="00960CE2">
      <w:pPr>
        <w:spacing w:after="0" w:line="360" w:lineRule="auto"/>
        <w:rPr>
          <w:rFonts w:ascii="Times New Roman" w:hAnsi="Times New Roman" w:cs="Times New Roman"/>
          <w:sz w:val="24"/>
          <w:szCs w:val="24"/>
        </w:rPr>
      </w:pPr>
    </w:p>
    <w:p w14:paraId="23410194" w14:textId="450CF144" w:rsidR="00D10C3B" w:rsidRDefault="008247E6" w:rsidP="00960CE2">
      <w:pPr>
        <w:spacing w:after="0" w:line="360" w:lineRule="auto"/>
        <w:rPr>
          <w:rFonts w:ascii="Times New Roman" w:hAnsi="Times New Roman" w:cs="Times New Roman"/>
          <w:sz w:val="24"/>
          <w:szCs w:val="24"/>
        </w:rPr>
      </w:pPr>
      <w:del w:id="242" w:author="Florian Lüskow" w:date="2024-08-05T09:39:00Z" w16du:dateUtc="2024-08-05T07:39:00Z">
        <w:r w:rsidDel="004C74E0">
          <w:rPr>
            <w:rFonts w:ascii="Times New Roman" w:hAnsi="Times New Roman" w:cs="Times New Roman"/>
            <w:sz w:val="24"/>
            <w:szCs w:val="24"/>
          </w:rPr>
          <w:delText>D</w:delText>
        </w:r>
        <w:r w:rsidR="00F61D20" w:rsidDel="004C74E0">
          <w:rPr>
            <w:rFonts w:ascii="Times New Roman" w:hAnsi="Times New Roman" w:cs="Times New Roman"/>
            <w:sz w:val="24"/>
            <w:szCs w:val="24"/>
          </w:rPr>
          <w:delText xml:space="preserve">evelopment </w:delText>
        </w:r>
      </w:del>
      <w:ins w:id="243" w:author="Florian Lüskow" w:date="2024-08-05T09:39:00Z" w16du:dateUtc="2024-08-05T07:39:00Z">
        <w:r w:rsidR="004C74E0">
          <w:rPr>
            <w:rFonts w:ascii="Times New Roman" w:hAnsi="Times New Roman" w:cs="Times New Roman"/>
            <w:sz w:val="24"/>
            <w:szCs w:val="24"/>
          </w:rPr>
          <w:t xml:space="preserve">The development </w:t>
        </w:r>
      </w:ins>
      <w:r w:rsidR="00F61D20">
        <w:rPr>
          <w:rFonts w:ascii="Times New Roman" w:hAnsi="Times New Roman" w:cs="Times New Roman"/>
          <w:sz w:val="24"/>
          <w:szCs w:val="24"/>
        </w:rPr>
        <w:t xml:space="preserve">of salps also differed dramatically between station clusters. The most advanced population </w:t>
      </w:r>
      <w:commentRangeStart w:id="244"/>
      <w:r w:rsidR="00F61D20">
        <w:rPr>
          <w:rFonts w:ascii="Times New Roman" w:hAnsi="Times New Roman" w:cs="Times New Roman"/>
          <w:sz w:val="24"/>
          <w:szCs w:val="24"/>
        </w:rPr>
        <w:t>development</w:t>
      </w:r>
      <w:commentRangeEnd w:id="244"/>
      <w:r w:rsidR="002D63CD">
        <w:rPr>
          <w:rStyle w:val="CommentReference"/>
        </w:rPr>
        <w:commentReference w:id="244"/>
      </w:r>
      <w:r w:rsidR="00F61D20">
        <w:rPr>
          <w:rFonts w:ascii="Times New Roman" w:hAnsi="Times New Roman" w:cs="Times New Roman"/>
          <w:sz w:val="24"/>
          <w:szCs w:val="24"/>
        </w:rPr>
        <w:t xml:space="preserve">, reflected in the size structure and dominating </w:t>
      </w:r>
      <w:r w:rsidR="00F61D20">
        <w:rPr>
          <w:rFonts w:ascii="Times New Roman" w:hAnsi="Times New Roman" w:cs="Times New Roman"/>
          <w:sz w:val="24"/>
          <w:szCs w:val="24"/>
        </w:rPr>
        <w:lastRenderedPageBreak/>
        <w:t xml:space="preserve">developmental stages, was observed north of the </w:t>
      </w:r>
      <w:del w:id="245" w:author="Florian Lüskow" w:date="2024-08-05T10:21:00Z" w16du:dateUtc="2024-08-05T08:21:00Z">
        <w:r w:rsidR="00F61D20" w:rsidDel="00BE2E0E">
          <w:rPr>
            <w:rFonts w:ascii="Times New Roman" w:hAnsi="Times New Roman" w:cs="Times New Roman"/>
            <w:sz w:val="24"/>
            <w:szCs w:val="24"/>
          </w:rPr>
          <w:delText>A</w:delText>
        </w:r>
      </w:del>
      <w:r w:rsidR="00F61D20">
        <w:rPr>
          <w:rFonts w:ascii="Times New Roman" w:hAnsi="Times New Roman" w:cs="Times New Roman"/>
          <w:sz w:val="24"/>
          <w:szCs w:val="24"/>
        </w:rPr>
        <w:t xml:space="preserve">PF at </w:t>
      </w:r>
      <w:r w:rsidR="002C3C82">
        <w:rPr>
          <w:rFonts w:ascii="Times New Roman" w:hAnsi="Times New Roman" w:cs="Times New Roman"/>
          <w:sz w:val="24"/>
          <w:szCs w:val="24"/>
        </w:rPr>
        <w:t>Stns.</w:t>
      </w:r>
      <w:r w:rsidR="00F61D20">
        <w:rPr>
          <w:rFonts w:ascii="Times New Roman" w:hAnsi="Times New Roman" w:cs="Times New Roman"/>
          <w:sz w:val="24"/>
          <w:szCs w:val="24"/>
        </w:rPr>
        <w:t xml:space="preserve"> 3 and 8. At both stations</w:t>
      </w:r>
      <w:ins w:id="246" w:author="Florian Lüskow" w:date="2024-08-05T10:22:00Z" w16du:dateUtc="2024-08-05T08:22:00Z">
        <w:r w:rsidR="008873CF">
          <w:rPr>
            <w:rFonts w:ascii="Times New Roman" w:hAnsi="Times New Roman" w:cs="Times New Roman"/>
            <w:sz w:val="24"/>
            <w:szCs w:val="24"/>
          </w:rPr>
          <w:t>,</w:t>
        </w:r>
      </w:ins>
      <w:r w:rsidR="00F61D20">
        <w:rPr>
          <w:rFonts w:ascii="Times New Roman" w:hAnsi="Times New Roman" w:cs="Times New Roman"/>
          <w:sz w:val="24"/>
          <w:szCs w:val="24"/>
        </w:rPr>
        <w:t xml:space="preserve"> blastozooids as large as 26</w:t>
      </w:r>
      <w:del w:id="247" w:author="Florian Lüskow" w:date="2024-08-05T10:23:00Z" w16du:dateUtc="2024-08-05T08:23:00Z">
        <w:r w:rsidR="00F61D20" w:rsidDel="008873CF">
          <w:rPr>
            <w:rFonts w:ascii="Times New Roman" w:hAnsi="Times New Roman" w:cs="Times New Roman"/>
            <w:sz w:val="24"/>
            <w:szCs w:val="24"/>
          </w:rPr>
          <w:delText>-</w:delText>
        </w:r>
      </w:del>
      <w:ins w:id="248" w:author="Florian Lüskow" w:date="2024-08-05T10:23:00Z" w16du:dateUtc="2024-08-05T08:23:00Z">
        <w:r w:rsidR="008873CF">
          <w:rPr>
            <w:rFonts w:ascii="Times New Roman" w:hAnsi="Times New Roman" w:cs="Times New Roman"/>
            <w:sz w:val="24"/>
            <w:szCs w:val="24"/>
          </w:rPr>
          <w:t>–</w:t>
        </w:r>
      </w:ins>
      <w:r w:rsidR="00F61D20">
        <w:rPr>
          <w:rFonts w:ascii="Times New Roman" w:hAnsi="Times New Roman" w:cs="Times New Roman"/>
          <w:sz w:val="24"/>
          <w:szCs w:val="24"/>
        </w:rPr>
        <w:t>27 mm OAL were present</w:t>
      </w:r>
      <w:r w:rsidR="00BB6D2A">
        <w:rPr>
          <w:rFonts w:ascii="Times New Roman" w:hAnsi="Times New Roman" w:cs="Times New Roman"/>
          <w:sz w:val="24"/>
          <w:szCs w:val="24"/>
        </w:rPr>
        <w:t>,</w:t>
      </w:r>
      <w:r w:rsidR="00F61D20">
        <w:rPr>
          <w:rFonts w:ascii="Times New Roman" w:hAnsi="Times New Roman" w:cs="Times New Roman"/>
          <w:sz w:val="24"/>
          <w:szCs w:val="24"/>
        </w:rPr>
        <w:t xml:space="preserve"> but while it was a clear bimodal</w:t>
      </w:r>
      <w:r w:rsidR="00BB6D2A">
        <w:rPr>
          <w:rFonts w:ascii="Times New Roman" w:hAnsi="Times New Roman" w:cs="Times New Roman"/>
          <w:sz w:val="24"/>
          <w:szCs w:val="24"/>
        </w:rPr>
        <w:t xml:space="preserve"> (</w:t>
      </w:r>
      <w:r w:rsidR="00BB6D2A" w:rsidRPr="000B20F3">
        <w:rPr>
          <w:rFonts w:ascii="Times New Roman" w:hAnsi="Times New Roman" w:cs="Times New Roman"/>
          <w:sz w:val="24"/>
          <w:szCs w:val="24"/>
        </w:rPr>
        <w:t>9</w:t>
      </w:r>
      <w:del w:id="249" w:author="Florian Lüskow" w:date="2024-08-05T10:24:00Z" w16du:dateUtc="2024-08-05T08:24:00Z">
        <w:r w:rsidR="00BB6D2A" w:rsidRPr="000B20F3" w:rsidDel="008873CF">
          <w:rPr>
            <w:rFonts w:ascii="Times New Roman" w:hAnsi="Times New Roman" w:cs="Times New Roman"/>
            <w:sz w:val="24"/>
            <w:szCs w:val="24"/>
          </w:rPr>
          <w:delText>-</w:delText>
        </w:r>
      </w:del>
      <w:ins w:id="250" w:author="Florian Lüskow" w:date="2024-08-05T10:24:00Z" w16du:dateUtc="2024-08-05T08:24:00Z">
        <w:r w:rsidR="008873CF">
          <w:rPr>
            <w:rFonts w:ascii="Times New Roman" w:hAnsi="Times New Roman" w:cs="Times New Roman"/>
            <w:sz w:val="24"/>
            <w:szCs w:val="24"/>
          </w:rPr>
          <w:t>–</w:t>
        </w:r>
      </w:ins>
      <w:r w:rsidR="00BB6D2A" w:rsidRPr="000B20F3">
        <w:rPr>
          <w:rFonts w:ascii="Times New Roman" w:hAnsi="Times New Roman" w:cs="Times New Roman"/>
          <w:sz w:val="24"/>
          <w:szCs w:val="24"/>
        </w:rPr>
        <w:t>11 and 17</w:t>
      </w:r>
      <w:ins w:id="251" w:author="Florian Lüskow" w:date="2024-08-05T10:24:00Z" w16du:dateUtc="2024-08-05T08:24:00Z">
        <w:r w:rsidR="008873CF">
          <w:rPr>
            <w:rFonts w:ascii="Times New Roman" w:hAnsi="Times New Roman" w:cs="Times New Roman"/>
            <w:sz w:val="24"/>
            <w:szCs w:val="24"/>
          </w:rPr>
          <w:t>–</w:t>
        </w:r>
      </w:ins>
      <w:del w:id="252" w:author="Florian Lüskow" w:date="2024-08-05T10:24:00Z" w16du:dateUtc="2024-08-05T08:24:00Z">
        <w:r w:rsidR="00BB6D2A" w:rsidRPr="000B20F3" w:rsidDel="008873CF">
          <w:rPr>
            <w:rFonts w:ascii="Times New Roman" w:hAnsi="Times New Roman" w:cs="Times New Roman"/>
            <w:sz w:val="24"/>
            <w:szCs w:val="24"/>
          </w:rPr>
          <w:delText>-</w:delText>
        </w:r>
      </w:del>
      <w:r w:rsidR="00BB6D2A" w:rsidRPr="000B20F3">
        <w:rPr>
          <w:rFonts w:ascii="Times New Roman" w:hAnsi="Times New Roman" w:cs="Times New Roman"/>
          <w:sz w:val="24"/>
          <w:szCs w:val="24"/>
        </w:rPr>
        <w:t>21 mm OAL</w:t>
      </w:r>
      <w:r w:rsidR="00BB6D2A">
        <w:rPr>
          <w:rFonts w:ascii="Times New Roman" w:hAnsi="Times New Roman" w:cs="Times New Roman"/>
          <w:sz w:val="24"/>
          <w:szCs w:val="24"/>
        </w:rPr>
        <w:t>)</w:t>
      </w:r>
      <w:r w:rsidR="00F61D20">
        <w:rPr>
          <w:rFonts w:ascii="Times New Roman" w:hAnsi="Times New Roman" w:cs="Times New Roman"/>
          <w:sz w:val="24"/>
          <w:szCs w:val="24"/>
        </w:rPr>
        <w:t xml:space="preserve"> distribution at St</w:t>
      </w:r>
      <w:r w:rsidR="002C3C82">
        <w:rPr>
          <w:rFonts w:ascii="Times New Roman" w:hAnsi="Times New Roman" w:cs="Times New Roman"/>
          <w:sz w:val="24"/>
          <w:szCs w:val="24"/>
        </w:rPr>
        <w:t>n</w:t>
      </w:r>
      <w:r w:rsidR="00F61D20">
        <w:rPr>
          <w:rFonts w:ascii="Times New Roman" w:hAnsi="Times New Roman" w:cs="Times New Roman"/>
          <w:sz w:val="24"/>
          <w:szCs w:val="24"/>
        </w:rPr>
        <w:t>. 3</w:t>
      </w:r>
      <w:r w:rsidR="00BB6D2A">
        <w:rPr>
          <w:rFonts w:ascii="Times New Roman" w:hAnsi="Times New Roman" w:cs="Times New Roman"/>
          <w:sz w:val="24"/>
          <w:szCs w:val="24"/>
        </w:rPr>
        <w:t xml:space="preserve">, </w:t>
      </w:r>
      <w:r w:rsidR="00F61D20">
        <w:rPr>
          <w:rFonts w:ascii="Times New Roman" w:hAnsi="Times New Roman" w:cs="Times New Roman"/>
          <w:sz w:val="24"/>
          <w:szCs w:val="24"/>
        </w:rPr>
        <w:t>at St</w:t>
      </w:r>
      <w:r w:rsidR="002C3C82">
        <w:rPr>
          <w:rFonts w:ascii="Times New Roman" w:hAnsi="Times New Roman" w:cs="Times New Roman"/>
          <w:sz w:val="24"/>
          <w:szCs w:val="24"/>
        </w:rPr>
        <w:t>n</w:t>
      </w:r>
      <w:r w:rsidR="00F61D20">
        <w:rPr>
          <w:rFonts w:ascii="Times New Roman" w:hAnsi="Times New Roman" w:cs="Times New Roman"/>
          <w:sz w:val="24"/>
          <w:szCs w:val="24"/>
        </w:rPr>
        <w:t xml:space="preserve">. 8, salps were slightly smaller with one strong </w:t>
      </w:r>
      <w:r w:rsidR="0029120A">
        <w:rPr>
          <w:rFonts w:ascii="Times New Roman" w:hAnsi="Times New Roman" w:cs="Times New Roman"/>
          <w:sz w:val="24"/>
          <w:szCs w:val="24"/>
        </w:rPr>
        <w:t xml:space="preserve">dominant </w:t>
      </w:r>
      <w:r w:rsidR="00F61D20">
        <w:rPr>
          <w:rFonts w:ascii="Times New Roman" w:hAnsi="Times New Roman" w:cs="Times New Roman"/>
          <w:sz w:val="24"/>
          <w:szCs w:val="24"/>
        </w:rPr>
        <w:t>mode (Fig</w:t>
      </w:r>
      <w:del w:id="253" w:author="Florian Lüskow" w:date="2024-08-05T10:25:00Z" w16du:dateUtc="2024-08-05T08:25:00Z">
        <w:r w:rsidR="002C3C82" w:rsidDel="002E48D8">
          <w:rPr>
            <w:rFonts w:ascii="Times New Roman" w:hAnsi="Times New Roman" w:cs="Times New Roman"/>
            <w:sz w:val="24"/>
            <w:szCs w:val="24"/>
          </w:rPr>
          <w:delText>s</w:delText>
        </w:r>
      </w:del>
      <w:r w:rsidR="00F61D20">
        <w:rPr>
          <w:rFonts w:ascii="Times New Roman" w:hAnsi="Times New Roman" w:cs="Times New Roman"/>
          <w:sz w:val="24"/>
          <w:szCs w:val="24"/>
        </w:rPr>
        <w:t>. 3</w:t>
      </w:r>
      <w:del w:id="254" w:author="Florian Lüskow" w:date="2024-08-05T10:24:00Z" w16du:dateUtc="2024-08-05T08:24:00Z">
        <w:r w:rsidR="00F61D20" w:rsidDel="00B83A16">
          <w:rPr>
            <w:rFonts w:ascii="Times New Roman" w:hAnsi="Times New Roman" w:cs="Times New Roman"/>
            <w:sz w:val="24"/>
            <w:szCs w:val="24"/>
          </w:rPr>
          <w:delText xml:space="preserve"> </w:delText>
        </w:r>
      </w:del>
      <w:r w:rsidR="00F61D20">
        <w:rPr>
          <w:rFonts w:ascii="Times New Roman" w:hAnsi="Times New Roman" w:cs="Times New Roman"/>
          <w:sz w:val="24"/>
          <w:szCs w:val="24"/>
        </w:rPr>
        <w:t>A</w:t>
      </w:r>
      <w:ins w:id="255" w:author="Florian Lüskow" w:date="2024-08-05T10:24:00Z" w16du:dateUtc="2024-08-05T08:24:00Z">
        <w:r w:rsidR="00B83A16">
          <w:rPr>
            <w:rFonts w:ascii="Times New Roman" w:hAnsi="Times New Roman" w:cs="Times New Roman"/>
            <w:sz w:val="24"/>
            <w:szCs w:val="24"/>
          </w:rPr>
          <w:t xml:space="preserve"> and</w:t>
        </w:r>
      </w:ins>
      <w:del w:id="256" w:author="Florian Lüskow" w:date="2024-08-05T10:24:00Z" w16du:dateUtc="2024-08-05T08:24:00Z">
        <w:r w:rsidR="00F61D20" w:rsidDel="00B83A16">
          <w:rPr>
            <w:rFonts w:ascii="Times New Roman" w:hAnsi="Times New Roman" w:cs="Times New Roman"/>
            <w:sz w:val="24"/>
            <w:szCs w:val="24"/>
          </w:rPr>
          <w:delText>,</w:delText>
        </w:r>
      </w:del>
      <w:r w:rsidR="00F61D20">
        <w:rPr>
          <w:rFonts w:ascii="Times New Roman" w:hAnsi="Times New Roman" w:cs="Times New Roman"/>
          <w:sz w:val="24"/>
          <w:szCs w:val="24"/>
        </w:rPr>
        <w:t xml:space="preserve"> C). It also appears that blastozooids were at more advanced stages of development at St</w:t>
      </w:r>
      <w:r w:rsidR="002C3C82">
        <w:rPr>
          <w:rFonts w:ascii="Times New Roman" w:hAnsi="Times New Roman" w:cs="Times New Roman"/>
          <w:sz w:val="24"/>
          <w:szCs w:val="24"/>
        </w:rPr>
        <w:t>n</w:t>
      </w:r>
      <w:r w:rsidR="00F61D20">
        <w:rPr>
          <w:rFonts w:ascii="Times New Roman" w:hAnsi="Times New Roman" w:cs="Times New Roman"/>
          <w:sz w:val="24"/>
          <w:szCs w:val="24"/>
        </w:rPr>
        <w:t>. 3, where all stages</w:t>
      </w:r>
      <w:r w:rsidR="00760CBE">
        <w:rPr>
          <w:rFonts w:ascii="Times New Roman" w:hAnsi="Times New Roman" w:cs="Times New Roman"/>
          <w:sz w:val="24"/>
          <w:szCs w:val="24"/>
        </w:rPr>
        <w:t>,</w:t>
      </w:r>
      <w:r w:rsidR="00F61D20">
        <w:rPr>
          <w:rFonts w:ascii="Times New Roman" w:hAnsi="Times New Roman" w:cs="Times New Roman"/>
          <w:sz w:val="24"/>
          <w:szCs w:val="24"/>
        </w:rPr>
        <w:t xml:space="preserve"> f</w:t>
      </w:r>
      <w:r w:rsidR="001A4E85">
        <w:rPr>
          <w:rFonts w:ascii="Times New Roman" w:hAnsi="Times New Roman" w:cs="Times New Roman"/>
          <w:sz w:val="24"/>
          <w:szCs w:val="24"/>
        </w:rPr>
        <w:t>r</w:t>
      </w:r>
      <w:r w:rsidR="00F61D20">
        <w:rPr>
          <w:rFonts w:ascii="Times New Roman" w:hAnsi="Times New Roman" w:cs="Times New Roman"/>
          <w:sz w:val="24"/>
          <w:szCs w:val="24"/>
        </w:rPr>
        <w:t>om 0 to M</w:t>
      </w:r>
      <w:r w:rsidR="00760CBE">
        <w:rPr>
          <w:rFonts w:ascii="Times New Roman" w:hAnsi="Times New Roman" w:cs="Times New Roman"/>
          <w:sz w:val="24"/>
          <w:szCs w:val="24"/>
        </w:rPr>
        <w:t>,</w:t>
      </w:r>
      <w:r w:rsidR="00F61D20">
        <w:rPr>
          <w:rFonts w:ascii="Times New Roman" w:hAnsi="Times New Roman" w:cs="Times New Roman"/>
          <w:sz w:val="24"/>
          <w:szCs w:val="24"/>
        </w:rPr>
        <w:t xml:space="preserve"> were </w:t>
      </w:r>
      <w:r w:rsidR="001A4E85">
        <w:rPr>
          <w:rFonts w:ascii="Times New Roman" w:hAnsi="Times New Roman" w:cs="Times New Roman"/>
          <w:sz w:val="24"/>
          <w:szCs w:val="24"/>
        </w:rPr>
        <w:t>caught</w:t>
      </w:r>
      <w:r w:rsidR="00F61D20">
        <w:rPr>
          <w:rFonts w:ascii="Times New Roman" w:hAnsi="Times New Roman" w:cs="Times New Roman"/>
          <w:sz w:val="24"/>
          <w:szCs w:val="24"/>
        </w:rPr>
        <w:t xml:space="preserve"> (Fig. </w:t>
      </w:r>
      <w:r w:rsidR="00783D74">
        <w:rPr>
          <w:rFonts w:ascii="Times New Roman" w:hAnsi="Times New Roman" w:cs="Times New Roman"/>
          <w:sz w:val="24"/>
          <w:szCs w:val="24"/>
        </w:rPr>
        <w:t>3</w:t>
      </w:r>
      <w:r w:rsidR="00F61D20">
        <w:rPr>
          <w:rFonts w:ascii="Times New Roman" w:hAnsi="Times New Roman" w:cs="Times New Roman"/>
          <w:sz w:val="24"/>
          <w:szCs w:val="24"/>
        </w:rPr>
        <w:t xml:space="preserve">A). </w:t>
      </w:r>
      <w:r w:rsidR="00D10C3B">
        <w:rPr>
          <w:rFonts w:ascii="Times New Roman" w:hAnsi="Times New Roman" w:cs="Times New Roman"/>
          <w:sz w:val="24"/>
          <w:szCs w:val="24"/>
        </w:rPr>
        <w:t>At St</w:t>
      </w:r>
      <w:r w:rsidR="002C3C82">
        <w:rPr>
          <w:rFonts w:ascii="Times New Roman" w:hAnsi="Times New Roman" w:cs="Times New Roman"/>
          <w:sz w:val="24"/>
          <w:szCs w:val="24"/>
        </w:rPr>
        <w:t>n</w:t>
      </w:r>
      <w:r w:rsidR="00D10C3B">
        <w:rPr>
          <w:rFonts w:ascii="Times New Roman" w:hAnsi="Times New Roman" w:cs="Times New Roman"/>
          <w:sz w:val="24"/>
          <w:szCs w:val="24"/>
        </w:rPr>
        <w:t>. 8, mostly early stages (0</w:t>
      </w:r>
      <w:ins w:id="257" w:author="Florian Lüskow" w:date="2024-08-05T10:24:00Z" w16du:dateUtc="2024-08-05T08:24:00Z">
        <w:r w:rsidR="00F95777">
          <w:rPr>
            <w:rFonts w:ascii="Times New Roman" w:hAnsi="Times New Roman" w:cs="Times New Roman"/>
            <w:sz w:val="24"/>
            <w:szCs w:val="24"/>
          </w:rPr>
          <w:t>–</w:t>
        </w:r>
      </w:ins>
      <w:del w:id="258" w:author="Florian Lüskow" w:date="2024-08-05T10:24:00Z" w16du:dateUtc="2024-08-05T08:24:00Z">
        <w:r w:rsidR="00D10C3B" w:rsidDel="00F95777">
          <w:rPr>
            <w:rFonts w:ascii="Times New Roman" w:hAnsi="Times New Roman" w:cs="Times New Roman"/>
            <w:sz w:val="24"/>
            <w:szCs w:val="24"/>
          </w:rPr>
          <w:delText>-</w:delText>
        </w:r>
      </w:del>
      <w:r w:rsidR="00D10C3B">
        <w:rPr>
          <w:rFonts w:ascii="Times New Roman" w:hAnsi="Times New Roman" w:cs="Times New Roman"/>
          <w:sz w:val="24"/>
          <w:szCs w:val="24"/>
        </w:rPr>
        <w:t xml:space="preserve">2) were encountered (Fig. </w:t>
      </w:r>
      <w:r w:rsidR="00783D74">
        <w:rPr>
          <w:rFonts w:ascii="Times New Roman" w:hAnsi="Times New Roman" w:cs="Times New Roman"/>
          <w:sz w:val="24"/>
          <w:szCs w:val="24"/>
        </w:rPr>
        <w:t>3</w:t>
      </w:r>
      <w:r w:rsidR="00D10C3B">
        <w:rPr>
          <w:rFonts w:ascii="Times New Roman" w:hAnsi="Times New Roman" w:cs="Times New Roman"/>
          <w:sz w:val="24"/>
          <w:szCs w:val="24"/>
        </w:rPr>
        <w:t>C). It is noteworthy that at St</w:t>
      </w:r>
      <w:r w:rsidR="002C3C82">
        <w:rPr>
          <w:rFonts w:ascii="Times New Roman" w:hAnsi="Times New Roman" w:cs="Times New Roman"/>
          <w:sz w:val="24"/>
          <w:szCs w:val="24"/>
        </w:rPr>
        <w:t>n</w:t>
      </w:r>
      <w:r w:rsidR="00D10C3B">
        <w:rPr>
          <w:rFonts w:ascii="Times New Roman" w:hAnsi="Times New Roman" w:cs="Times New Roman"/>
          <w:sz w:val="24"/>
          <w:szCs w:val="24"/>
        </w:rPr>
        <w:t>. 8, blastozooids at stage X were as numerous as at stage 0 (~ 38% each)</w:t>
      </w:r>
      <w:r w:rsidR="002908E1" w:rsidRPr="002908E1">
        <w:rPr>
          <w:rFonts w:ascii="Times New Roman" w:hAnsi="Times New Roman" w:cs="Times New Roman"/>
          <w:sz w:val="24"/>
          <w:szCs w:val="24"/>
        </w:rPr>
        <w:t xml:space="preserve"> </w:t>
      </w:r>
      <w:r w:rsidR="002908E1" w:rsidRPr="000B20F3">
        <w:rPr>
          <w:rFonts w:ascii="Times New Roman" w:hAnsi="Times New Roman" w:cs="Times New Roman"/>
          <w:sz w:val="24"/>
          <w:szCs w:val="24"/>
        </w:rPr>
        <w:t xml:space="preserve">signalling </w:t>
      </w:r>
      <w:r w:rsidR="002908E1">
        <w:rPr>
          <w:rFonts w:ascii="Times New Roman" w:hAnsi="Times New Roman" w:cs="Times New Roman"/>
          <w:sz w:val="24"/>
          <w:szCs w:val="24"/>
        </w:rPr>
        <w:t xml:space="preserve">to </w:t>
      </w:r>
      <w:r w:rsidR="002908E1" w:rsidRPr="000B20F3">
        <w:rPr>
          <w:rFonts w:ascii="Times New Roman" w:hAnsi="Times New Roman" w:cs="Times New Roman"/>
          <w:sz w:val="24"/>
          <w:szCs w:val="24"/>
        </w:rPr>
        <w:t xml:space="preserve">low overall </w:t>
      </w:r>
      <w:r w:rsidR="00030DA1">
        <w:rPr>
          <w:rFonts w:ascii="Times New Roman" w:hAnsi="Times New Roman" w:cs="Times New Roman"/>
          <w:sz w:val="24"/>
          <w:szCs w:val="24"/>
        </w:rPr>
        <w:t xml:space="preserve">salp </w:t>
      </w:r>
      <w:r w:rsidR="002908E1" w:rsidRPr="000B20F3">
        <w:rPr>
          <w:rFonts w:ascii="Times New Roman" w:hAnsi="Times New Roman" w:cs="Times New Roman"/>
          <w:sz w:val="24"/>
          <w:szCs w:val="24"/>
        </w:rPr>
        <w:t>abundance and males in particular</w:t>
      </w:r>
      <w:r w:rsidR="00D10C3B">
        <w:rPr>
          <w:rFonts w:ascii="Times New Roman" w:hAnsi="Times New Roman" w:cs="Times New Roman"/>
          <w:sz w:val="24"/>
          <w:szCs w:val="24"/>
        </w:rPr>
        <w:t>. At both stations, only large (&gt; 65 mm OAL, Fig</w:t>
      </w:r>
      <w:del w:id="259" w:author="Florian Lüskow" w:date="2024-08-05T10:25:00Z" w16du:dateUtc="2024-08-05T08:25:00Z">
        <w:r w:rsidR="002C3C82" w:rsidDel="00F95777">
          <w:rPr>
            <w:rFonts w:ascii="Times New Roman" w:hAnsi="Times New Roman" w:cs="Times New Roman"/>
            <w:sz w:val="24"/>
            <w:szCs w:val="24"/>
          </w:rPr>
          <w:delText>s</w:delText>
        </w:r>
      </w:del>
      <w:r w:rsidR="00D10C3B">
        <w:rPr>
          <w:rFonts w:ascii="Times New Roman" w:hAnsi="Times New Roman" w:cs="Times New Roman"/>
          <w:sz w:val="24"/>
          <w:szCs w:val="24"/>
        </w:rPr>
        <w:t xml:space="preserve">. </w:t>
      </w:r>
      <w:r w:rsidR="00783D74">
        <w:rPr>
          <w:rFonts w:ascii="Times New Roman" w:hAnsi="Times New Roman" w:cs="Times New Roman"/>
          <w:sz w:val="24"/>
          <w:szCs w:val="24"/>
        </w:rPr>
        <w:t>4</w:t>
      </w:r>
      <w:r w:rsidR="00D10C3B">
        <w:rPr>
          <w:rFonts w:ascii="Times New Roman" w:hAnsi="Times New Roman" w:cs="Times New Roman"/>
          <w:sz w:val="24"/>
          <w:szCs w:val="24"/>
        </w:rPr>
        <w:t>A</w:t>
      </w:r>
      <w:del w:id="260" w:author="Florian Lüskow" w:date="2024-08-05T10:25:00Z" w16du:dateUtc="2024-08-05T08:25:00Z">
        <w:r w:rsidR="00D10C3B" w:rsidDel="00F95777">
          <w:rPr>
            <w:rFonts w:ascii="Times New Roman" w:hAnsi="Times New Roman" w:cs="Times New Roman"/>
            <w:sz w:val="24"/>
            <w:szCs w:val="24"/>
          </w:rPr>
          <w:delText xml:space="preserve">, </w:delText>
        </w:r>
      </w:del>
      <w:ins w:id="261" w:author="Florian Lüskow" w:date="2024-08-05T10:25:00Z" w16du:dateUtc="2024-08-05T08:25:00Z">
        <w:r w:rsidR="00F95777">
          <w:rPr>
            <w:rFonts w:ascii="Times New Roman" w:hAnsi="Times New Roman" w:cs="Times New Roman"/>
            <w:sz w:val="24"/>
            <w:szCs w:val="24"/>
          </w:rPr>
          <w:t xml:space="preserve"> and </w:t>
        </w:r>
      </w:ins>
      <w:r w:rsidR="00D10C3B">
        <w:rPr>
          <w:rFonts w:ascii="Times New Roman" w:hAnsi="Times New Roman" w:cs="Times New Roman"/>
          <w:sz w:val="24"/>
          <w:szCs w:val="24"/>
        </w:rPr>
        <w:t>C) and reproducing oozooids were sampled (Fig</w:t>
      </w:r>
      <w:del w:id="262" w:author="Florian Lüskow" w:date="2024-08-05T10:25:00Z" w16du:dateUtc="2024-08-05T08:25:00Z">
        <w:r w:rsidR="002C3C82" w:rsidDel="002E48D8">
          <w:rPr>
            <w:rFonts w:ascii="Times New Roman" w:hAnsi="Times New Roman" w:cs="Times New Roman"/>
            <w:sz w:val="24"/>
            <w:szCs w:val="24"/>
          </w:rPr>
          <w:delText>s</w:delText>
        </w:r>
      </w:del>
      <w:r w:rsidR="00D10C3B">
        <w:rPr>
          <w:rFonts w:ascii="Times New Roman" w:hAnsi="Times New Roman" w:cs="Times New Roman"/>
          <w:sz w:val="24"/>
          <w:szCs w:val="24"/>
        </w:rPr>
        <w:t xml:space="preserve">. </w:t>
      </w:r>
      <w:r w:rsidR="00783D74">
        <w:rPr>
          <w:rFonts w:ascii="Times New Roman" w:hAnsi="Times New Roman" w:cs="Times New Roman"/>
          <w:sz w:val="24"/>
          <w:szCs w:val="24"/>
        </w:rPr>
        <w:t>4</w:t>
      </w:r>
      <w:r w:rsidR="00D10C3B">
        <w:rPr>
          <w:rFonts w:ascii="Times New Roman" w:hAnsi="Times New Roman" w:cs="Times New Roman"/>
          <w:sz w:val="24"/>
          <w:szCs w:val="24"/>
        </w:rPr>
        <w:t>A</w:t>
      </w:r>
      <w:ins w:id="263" w:author="Florian Lüskow" w:date="2024-08-05T10:25:00Z" w16du:dateUtc="2024-08-05T08:25:00Z">
        <w:r w:rsidR="002E48D8">
          <w:rPr>
            <w:rFonts w:ascii="Times New Roman" w:hAnsi="Times New Roman" w:cs="Times New Roman"/>
            <w:sz w:val="24"/>
            <w:szCs w:val="24"/>
          </w:rPr>
          <w:t xml:space="preserve"> and </w:t>
        </w:r>
      </w:ins>
      <w:del w:id="264" w:author="Florian Lüskow" w:date="2024-08-05T10:25:00Z" w16du:dateUtc="2024-08-05T08:25:00Z">
        <w:r w:rsidR="00D10C3B" w:rsidDel="002E48D8">
          <w:rPr>
            <w:rFonts w:ascii="Times New Roman" w:hAnsi="Times New Roman" w:cs="Times New Roman"/>
            <w:sz w:val="24"/>
            <w:szCs w:val="24"/>
          </w:rPr>
          <w:delText xml:space="preserve">, </w:delText>
        </w:r>
      </w:del>
      <w:r w:rsidR="00D10C3B">
        <w:rPr>
          <w:rFonts w:ascii="Times New Roman" w:hAnsi="Times New Roman" w:cs="Times New Roman"/>
          <w:sz w:val="24"/>
          <w:szCs w:val="24"/>
        </w:rPr>
        <w:t>C).</w:t>
      </w:r>
      <w:r w:rsidR="000535C7">
        <w:rPr>
          <w:rFonts w:ascii="Times New Roman" w:hAnsi="Times New Roman" w:cs="Times New Roman"/>
          <w:sz w:val="24"/>
          <w:szCs w:val="24"/>
        </w:rPr>
        <w:t xml:space="preserve"> </w:t>
      </w:r>
      <w:del w:id="265" w:author="Florian Lüskow" w:date="2024-08-05T09:39:00Z" w16du:dateUtc="2024-08-05T07:39:00Z">
        <w:r w:rsidR="00760CBE" w:rsidDel="004C74E0">
          <w:rPr>
            <w:rFonts w:ascii="Times New Roman" w:hAnsi="Times New Roman" w:cs="Times New Roman"/>
            <w:sz w:val="24"/>
            <w:szCs w:val="24"/>
          </w:rPr>
          <w:delText>Blastozooid</w:delText>
        </w:r>
      </w:del>
      <w:ins w:id="266" w:author="Florian Lüskow" w:date="2024-08-05T09:39:00Z" w16du:dateUtc="2024-08-05T07:39:00Z">
        <w:r w:rsidR="004C74E0">
          <w:rPr>
            <w:rFonts w:ascii="Times New Roman" w:hAnsi="Times New Roman" w:cs="Times New Roman"/>
            <w:sz w:val="24"/>
            <w:szCs w:val="24"/>
          </w:rPr>
          <w:t>The blastozooid</w:t>
        </w:r>
      </w:ins>
      <w:del w:id="267" w:author="Florian Lüskow" w:date="2024-08-05T10:26:00Z" w16du:dateUtc="2024-08-05T08:26:00Z">
        <w:r w:rsidR="00760CBE" w:rsidDel="002E48D8">
          <w:rPr>
            <w:rFonts w:ascii="Times New Roman" w:hAnsi="Times New Roman" w:cs="Times New Roman"/>
            <w:sz w:val="24"/>
            <w:szCs w:val="24"/>
          </w:rPr>
          <w:delText>/</w:delText>
        </w:r>
      </w:del>
      <w:ins w:id="268" w:author="Florian Lüskow" w:date="2024-08-05T10:26:00Z" w16du:dateUtc="2024-08-05T08:26:00Z">
        <w:r w:rsidR="002E48D8">
          <w:rPr>
            <w:rFonts w:ascii="Times New Roman" w:hAnsi="Times New Roman" w:cs="Times New Roman"/>
            <w:sz w:val="24"/>
            <w:szCs w:val="24"/>
          </w:rPr>
          <w:t>-to-</w:t>
        </w:r>
      </w:ins>
      <w:r w:rsidR="00760CBE">
        <w:rPr>
          <w:rFonts w:ascii="Times New Roman" w:hAnsi="Times New Roman" w:cs="Times New Roman"/>
          <w:sz w:val="24"/>
          <w:szCs w:val="24"/>
        </w:rPr>
        <w:t xml:space="preserve">oozooid ratio (BOR) ranged from 31 to 52, </w:t>
      </w:r>
      <w:ins w:id="269" w:author="Florian Lüskow" w:date="2024-08-05T10:26:00Z" w16du:dateUtc="2024-08-05T08:26:00Z">
        <w:r w:rsidR="002E48D8">
          <w:rPr>
            <w:rFonts w:ascii="Times New Roman" w:hAnsi="Times New Roman" w:cs="Times New Roman"/>
            <w:sz w:val="24"/>
            <w:szCs w:val="24"/>
          </w:rPr>
          <w:t xml:space="preserve">with a </w:t>
        </w:r>
      </w:ins>
      <w:r w:rsidR="00760CBE">
        <w:rPr>
          <w:rFonts w:ascii="Times New Roman" w:hAnsi="Times New Roman" w:cs="Times New Roman"/>
          <w:sz w:val="24"/>
          <w:szCs w:val="24"/>
        </w:rPr>
        <w:t xml:space="preserve">mean </w:t>
      </w:r>
      <w:ins w:id="270" w:author="Florian Lüskow" w:date="2024-08-05T09:39:00Z" w16du:dateUtc="2024-08-05T07:39:00Z">
        <w:r w:rsidR="004C74E0">
          <w:rPr>
            <w:rFonts w:ascii="Times New Roman" w:hAnsi="Times New Roman" w:cs="Times New Roman"/>
            <w:sz w:val="24"/>
            <w:szCs w:val="24"/>
          </w:rPr>
          <w:t xml:space="preserve">of </w:t>
        </w:r>
      </w:ins>
      <w:r w:rsidR="00760CBE">
        <w:rPr>
          <w:rFonts w:ascii="Times New Roman" w:hAnsi="Times New Roman" w:cs="Times New Roman"/>
          <w:sz w:val="24"/>
          <w:szCs w:val="24"/>
        </w:rPr>
        <w:t>42</w:t>
      </w:r>
      <w:r w:rsidR="00DE592E">
        <w:rPr>
          <w:rFonts w:ascii="Times New Roman" w:hAnsi="Times New Roman" w:cs="Times New Roman"/>
          <w:sz w:val="24"/>
          <w:szCs w:val="24"/>
        </w:rPr>
        <w:t xml:space="preserve"> (Table 1)</w:t>
      </w:r>
      <w:r w:rsidR="00760CBE">
        <w:rPr>
          <w:rFonts w:ascii="Times New Roman" w:hAnsi="Times New Roman" w:cs="Times New Roman"/>
          <w:sz w:val="24"/>
          <w:szCs w:val="24"/>
        </w:rPr>
        <w:t>.</w:t>
      </w:r>
    </w:p>
    <w:p w14:paraId="0EBDC466" w14:textId="77777777" w:rsidR="00D10C3B" w:rsidRDefault="00D10C3B" w:rsidP="00960CE2">
      <w:pPr>
        <w:spacing w:after="0" w:line="360" w:lineRule="auto"/>
        <w:rPr>
          <w:rFonts w:ascii="Times New Roman" w:hAnsi="Times New Roman" w:cs="Times New Roman"/>
          <w:sz w:val="24"/>
          <w:szCs w:val="24"/>
        </w:rPr>
      </w:pPr>
    </w:p>
    <w:p w14:paraId="7524FBA5" w14:textId="3A7B81C3" w:rsidR="00760CBE" w:rsidRDefault="00BB6D2A"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At </w:t>
      </w:r>
      <w:r w:rsidR="002C3C82">
        <w:rPr>
          <w:rFonts w:ascii="Times New Roman" w:hAnsi="Times New Roman" w:cs="Times New Roman"/>
          <w:sz w:val="24"/>
          <w:szCs w:val="24"/>
        </w:rPr>
        <w:t>Stns.</w:t>
      </w:r>
      <w:r w:rsidR="007411B7">
        <w:rPr>
          <w:rFonts w:ascii="Times New Roman" w:hAnsi="Times New Roman" w:cs="Times New Roman"/>
          <w:sz w:val="24"/>
          <w:szCs w:val="24"/>
        </w:rPr>
        <w:t xml:space="preserve"> </w:t>
      </w:r>
      <w:r w:rsidR="00A772DF">
        <w:rPr>
          <w:rFonts w:ascii="Times New Roman" w:hAnsi="Times New Roman" w:cs="Times New Roman"/>
          <w:sz w:val="24"/>
          <w:szCs w:val="24"/>
        </w:rPr>
        <w:t xml:space="preserve">6 and 14 </w:t>
      </w:r>
      <w:r w:rsidR="002C3C82">
        <w:rPr>
          <w:rFonts w:ascii="Times New Roman" w:hAnsi="Times New Roman" w:cs="Times New Roman"/>
          <w:sz w:val="24"/>
          <w:szCs w:val="24"/>
        </w:rPr>
        <w:t xml:space="preserve">that were </w:t>
      </w:r>
      <w:r w:rsidR="007411B7">
        <w:rPr>
          <w:rFonts w:ascii="Times New Roman" w:hAnsi="Times New Roman" w:cs="Times New Roman"/>
          <w:sz w:val="24"/>
          <w:szCs w:val="24"/>
        </w:rPr>
        <w:t>sand</w:t>
      </w:r>
      <w:r w:rsidR="00A772DF">
        <w:rPr>
          <w:rFonts w:ascii="Times New Roman" w:hAnsi="Times New Roman" w:cs="Times New Roman"/>
          <w:sz w:val="24"/>
          <w:szCs w:val="24"/>
        </w:rPr>
        <w:t xml:space="preserve">wiched </w:t>
      </w:r>
      <w:r w:rsidR="007411B7">
        <w:rPr>
          <w:rFonts w:ascii="Times New Roman" w:hAnsi="Times New Roman" w:cs="Times New Roman"/>
          <w:sz w:val="24"/>
          <w:szCs w:val="24"/>
        </w:rPr>
        <w:t xml:space="preserve">between the </w:t>
      </w:r>
      <w:del w:id="271" w:author="Florian Lüskow" w:date="2024-08-05T10:26:00Z" w16du:dateUtc="2024-08-05T08:26:00Z">
        <w:r w:rsidR="007411B7" w:rsidDel="00B26412">
          <w:rPr>
            <w:rFonts w:ascii="Times New Roman" w:hAnsi="Times New Roman" w:cs="Times New Roman"/>
            <w:sz w:val="24"/>
            <w:szCs w:val="24"/>
          </w:rPr>
          <w:delText>A</w:delText>
        </w:r>
      </w:del>
      <w:r w:rsidR="007411B7">
        <w:rPr>
          <w:rFonts w:ascii="Times New Roman" w:hAnsi="Times New Roman" w:cs="Times New Roman"/>
          <w:sz w:val="24"/>
          <w:szCs w:val="24"/>
        </w:rPr>
        <w:t>PF and SACCF</w:t>
      </w:r>
      <w:ins w:id="272" w:author="Florian Lüskow" w:date="2024-08-05T10:26:00Z" w16du:dateUtc="2024-08-05T08:26:00Z">
        <w:r w:rsidR="00B26412">
          <w:rPr>
            <w:rFonts w:ascii="Times New Roman" w:hAnsi="Times New Roman" w:cs="Times New Roman"/>
            <w:sz w:val="24"/>
            <w:szCs w:val="24"/>
          </w:rPr>
          <w:t>,</w:t>
        </w:r>
      </w:ins>
      <w:r w:rsidR="00A772DF">
        <w:rPr>
          <w:rFonts w:ascii="Times New Roman" w:hAnsi="Times New Roman" w:cs="Times New Roman"/>
          <w:sz w:val="24"/>
          <w:szCs w:val="24"/>
        </w:rPr>
        <w:t xml:space="preserve"> </w:t>
      </w:r>
      <w:del w:id="273" w:author="Florian Lüskow" w:date="2024-08-05T09:38:00Z" w16du:dateUtc="2024-08-05T07:38:00Z">
        <w:r w:rsidR="00A772DF" w:rsidDel="004C74E0">
          <w:rPr>
            <w:rFonts w:ascii="Times New Roman" w:hAnsi="Times New Roman" w:cs="Times New Roman"/>
            <w:sz w:val="24"/>
            <w:szCs w:val="24"/>
          </w:rPr>
          <w:delText>small sized</w:delText>
        </w:r>
      </w:del>
      <w:ins w:id="274" w:author="Florian Lüskow" w:date="2024-08-05T09:38:00Z" w16du:dateUtc="2024-08-05T07:38:00Z">
        <w:r w:rsidR="004C74E0">
          <w:rPr>
            <w:rFonts w:ascii="Times New Roman" w:hAnsi="Times New Roman" w:cs="Times New Roman"/>
            <w:sz w:val="24"/>
            <w:szCs w:val="24"/>
          </w:rPr>
          <w:t>small-sized</w:t>
        </w:r>
      </w:ins>
      <w:r w:rsidR="00A772DF">
        <w:rPr>
          <w:rFonts w:ascii="Times New Roman" w:hAnsi="Times New Roman" w:cs="Times New Roman"/>
          <w:sz w:val="24"/>
          <w:szCs w:val="24"/>
        </w:rPr>
        <w:t xml:space="preserve"> (5</w:t>
      </w:r>
      <w:del w:id="275" w:author="Florian Lüskow" w:date="2024-08-05T10:26:00Z" w16du:dateUtc="2024-08-05T08:26:00Z">
        <w:r w:rsidR="00A772DF" w:rsidDel="00B26412">
          <w:rPr>
            <w:rFonts w:ascii="Times New Roman" w:hAnsi="Times New Roman" w:cs="Times New Roman"/>
            <w:sz w:val="24"/>
            <w:szCs w:val="24"/>
          </w:rPr>
          <w:delText>-</w:delText>
        </w:r>
      </w:del>
      <w:ins w:id="276" w:author="Florian Lüskow" w:date="2024-08-05T10:26:00Z" w16du:dateUtc="2024-08-05T08:26:00Z">
        <w:r w:rsidR="00B26412">
          <w:rPr>
            <w:rFonts w:ascii="Times New Roman" w:hAnsi="Times New Roman" w:cs="Times New Roman"/>
            <w:sz w:val="24"/>
            <w:szCs w:val="24"/>
          </w:rPr>
          <w:t>–</w:t>
        </w:r>
      </w:ins>
      <w:r w:rsidR="00A772DF">
        <w:rPr>
          <w:rFonts w:ascii="Times New Roman" w:hAnsi="Times New Roman" w:cs="Times New Roman"/>
          <w:sz w:val="24"/>
          <w:szCs w:val="24"/>
        </w:rPr>
        <w:t xml:space="preserve">11 mm OAL) blastozooids </w:t>
      </w:r>
      <w:r>
        <w:rPr>
          <w:rFonts w:ascii="Times New Roman" w:hAnsi="Times New Roman" w:cs="Times New Roman"/>
          <w:sz w:val="24"/>
          <w:szCs w:val="24"/>
        </w:rPr>
        <w:t xml:space="preserve">dominated </w:t>
      </w:r>
      <w:r w:rsidR="00A772DF">
        <w:rPr>
          <w:rFonts w:ascii="Times New Roman" w:hAnsi="Times New Roman" w:cs="Times New Roman"/>
          <w:sz w:val="24"/>
          <w:szCs w:val="24"/>
        </w:rPr>
        <w:t>(Fig</w:t>
      </w:r>
      <w:del w:id="277" w:author="Florian Lüskow" w:date="2024-08-05T10:26:00Z" w16du:dateUtc="2024-08-05T08:26:00Z">
        <w:r w:rsidR="00220DF4" w:rsidDel="00B26412">
          <w:rPr>
            <w:rFonts w:ascii="Times New Roman" w:hAnsi="Times New Roman" w:cs="Times New Roman"/>
            <w:sz w:val="24"/>
            <w:szCs w:val="24"/>
          </w:rPr>
          <w:delText>s</w:delText>
        </w:r>
      </w:del>
      <w:r w:rsidR="00A772DF">
        <w:rPr>
          <w:rFonts w:ascii="Times New Roman" w:hAnsi="Times New Roman" w:cs="Times New Roman"/>
          <w:sz w:val="24"/>
          <w:szCs w:val="24"/>
        </w:rPr>
        <w:t>. 3B</w:t>
      </w:r>
      <w:del w:id="278" w:author="Florian Lüskow" w:date="2024-08-05T10:26:00Z" w16du:dateUtc="2024-08-05T08:26:00Z">
        <w:r w:rsidR="00A772DF" w:rsidDel="00B26412">
          <w:rPr>
            <w:rFonts w:ascii="Times New Roman" w:hAnsi="Times New Roman" w:cs="Times New Roman"/>
            <w:sz w:val="24"/>
            <w:szCs w:val="24"/>
          </w:rPr>
          <w:delText xml:space="preserve">, </w:delText>
        </w:r>
      </w:del>
      <w:ins w:id="279" w:author="Florian Lüskow" w:date="2024-08-05T10:26:00Z" w16du:dateUtc="2024-08-05T08:26:00Z">
        <w:r w:rsidR="00B26412">
          <w:rPr>
            <w:rFonts w:ascii="Times New Roman" w:hAnsi="Times New Roman" w:cs="Times New Roman"/>
            <w:sz w:val="24"/>
            <w:szCs w:val="24"/>
          </w:rPr>
          <w:t xml:space="preserve"> and </w:t>
        </w:r>
      </w:ins>
      <w:r w:rsidR="00A772DF">
        <w:rPr>
          <w:rFonts w:ascii="Times New Roman" w:hAnsi="Times New Roman" w:cs="Times New Roman"/>
          <w:sz w:val="24"/>
          <w:szCs w:val="24"/>
        </w:rPr>
        <w:t>F)</w:t>
      </w:r>
      <w:r>
        <w:rPr>
          <w:rFonts w:ascii="Times New Roman" w:hAnsi="Times New Roman" w:cs="Times New Roman"/>
          <w:sz w:val="24"/>
          <w:szCs w:val="24"/>
        </w:rPr>
        <w:t xml:space="preserve">, which </w:t>
      </w:r>
      <w:r w:rsidR="00A772DF">
        <w:rPr>
          <w:rFonts w:ascii="Times New Roman" w:hAnsi="Times New Roman" w:cs="Times New Roman"/>
          <w:sz w:val="24"/>
          <w:szCs w:val="24"/>
        </w:rPr>
        <w:t>were at early stages of development (Fig</w:t>
      </w:r>
      <w:del w:id="280" w:author="Florian Lüskow" w:date="2024-08-05T10:26:00Z" w16du:dateUtc="2024-08-05T08:26:00Z">
        <w:r w:rsidR="002C3C82" w:rsidDel="00B26412">
          <w:rPr>
            <w:rFonts w:ascii="Times New Roman" w:hAnsi="Times New Roman" w:cs="Times New Roman"/>
            <w:sz w:val="24"/>
            <w:szCs w:val="24"/>
          </w:rPr>
          <w:delText>s</w:delText>
        </w:r>
      </w:del>
      <w:r w:rsidR="00A772DF">
        <w:rPr>
          <w:rFonts w:ascii="Times New Roman" w:hAnsi="Times New Roman" w:cs="Times New Roman"/>
          <w:sz w:val="24"/>
          <w:szCs w:val="24"/>
        </w:rPr>
        <w:t xml:space="preserve">. </w:t>
      </w:r>
      <w:r w:rsidR="00783D74">
        <w:rPr>
          <w:rFonts w:ascii="Times New Roman" w:hAnsi="Times New Roman" w:cs="Times New Roman"/>
          <w:sz w:val="24"/>
          <w:szCs w:val="24"/>
        </w:rPr>
        <w:t>3</w:t>
      </w:r>
      <w:r w:rsidR="00A772DF">
        <w:rPr>
          <w:rFonts w:ascii="Times New Roman" w:hAnsi="Times New Roman" w:cs="Times New Roman"/>
          <w:sz w:val="24"/>
          <w:szCs w:val="24"/>
        </w:rPr>
        <w:t>B</w:t>
      </w:r>
      <w:ins w:id="281" w:author="Florian Lüskow" w:date="2024-08-05T10:26:00Z" w16du:dateUtc="2024-08-05T08:26:00Z">
        <w:r w:rsidR="00B26412">
          <w:rPr>
            <w:rFonts w:ascii="Times New Roman" w:hAnsi="Times New Roman" w:cs="Times New Roman"/>
            <w:sz w:val="24"/>
            <w:szCs w:val="24"/>
          </w:rPr>
          <w:t xml:space="preserve"> and </w:t>
        </w:r>
      </w:ins>
      <w:del w:id="282" w:author="Florian Lüskow" w:date="2024-08-05T10:26:00Z" w16du:dateUtc="2024-08-05T08:26:00Z">
        <w:r w:rsidR="00A772DF" w:rsidDel="00B26412">
          <w:rPr>
            <w:rFonts w:ascii="Times New Roman" w:hAnsi="Times New Roman" w:cs="Times New Roman"/>
            <w:sz w:val="24"/>
            <w:szCs w:val="24"/>
          </w:rPr>
          <w:delText xml:space="preserve">, </w:delText>
        </w:r>
      </w:del>
      <w:r w:rsidR="00A772DF">
        <w:rPr>
          <w:rFonts w:ascii="Times New Roman" w:hAnsi="Times New Roman" w:cs="Times New Roman"/>
          <w:sz w:val="24"/>
          <w:szCs w:val="24"/>
        </w:rPr>
        <w:t>F). Oozooids were rather small, mainly &lt; 50 mm OAL (Fig</w:t>
      </w:r>
      <w:del w:id="283" w:author="Florian Lüskow" w:date="2024-08-05T10:27:00Z" w16du:dateUtc="2024-08-05T08:27:00Z">
        <w:r w:rsidR="00220DF4" w:rsidDel="00980304">
          <w:rPr>
            <w:rFonts w:ascii="Times New Roman" w:hAnsi="Times New Roman" w:cs="Times New Roman"/>
            <w:sz w:val="24"/>
            <w:szCs w:val="24"/>
          </w:rPr>
          <w:delText>s</w:delText>
        </w:r>
      </w:del>
      <w:r w:rsidR="00A772DF">
        <w:rPr>
          <w:rFonts w:ascii="Times New Roman" w:hAnsi="Times New Roman" w:cs="Times New Roman"/>
          <w:sz w:val="24"/>
          <w:szCs w:val="24"/>
        </w:rPr>
        <w:t xml:space="preserve">. </w:t>
      </w:r>
      <w:r w:rsidR="00783D74">
        <w:rPr>
          <w:rFonts w:ascii="Times New Roman" w:hAnsi="Times New Roman" w:cs="Times New Roman"/>
          <w:sz w:val="24"/>
          <w:szCs w:val="24"/>
        </w:rPr>
        <w:t>4</w:t>
      </w:r>
      <w:r w:rsidR="00A772DF">
        <w:rPr>
          <w:rFonts w:ascii="Times New Roman" w:hAnsi="Times New Roman" w:cs="Times New Roman"/>
          <w:sz w:val="24"/>
          <w:szCs w:val="24"/>
        </w:rPr>
        <w:t>B</w:t>
      </w:r>
      <w:del w:id="284" w:author="Florian Lüskow" w:date="2024-08-05T10:27:00Z" w16du:dateUtc="2024-08-05T08:27:00Z">
        <w:r w:rsidR="00A772DF" w:rsidDel="00980304">
          <w:rPr>
            <w:rFonts w:ascii="Times New Roman" w:hAnsi="Times New Roman" w:cs="Times New Roman"/>
            <w:sz w:val="24"/>
            <w:szCs w:val="24"/>
          </w:rPr>
          <w:delText xml:space="preserve">, </w:delText>
        </w:r>
      </w:del>
      <w:ins w:id="285" w:author="Florian Lüskow" w:date="2024-08-05T10:27:00Z" w16du:dateUtc="2024-08-05T08:27:00Z">
        <w:r w:rsidR="00980304">
          <w:rPr>
            <w:rFonts w:ascii="Times New Roman" w:hAnsi="Times New Roman" w:cs="Times New Roman"/>
            <w:sz w:val="24"/>
            <w:szCs w:val="24"/>
          </w:rPr>
          <w:t xml:space="preserve"> and </w:t>
        </w:r>
      </w:ins>
      <w:r w:rsidR="00A772DF">
        <w:rPr>
          <w:rFonts w:ascii="Times New Roman" w:hAnsi="Times New Roman" w:cs="Times New Roman"/>
          <w:sz w:val="24"/>
          <w:szCs w:val="24"/>
        </w:rPr>
        <w:t>F) and developing (stages 1</w:t>
      </w:r>
      <w:ins w:id="286" w:author="Florian Lüskow" w:date="2024-08-05T10:27:00Z" w16du:dateUtc="2024-08-05T08:27:00Z">
        <w:r w:rsidR="00980304">
          <w:rPr>
            <w:rFonts w:ascii="Times New Roman" w:hAnsi="Times New Roman" w:cs="Times New Roman"/>
            <w:sz w:val="24"/>
            <w:szCs w:val="24"/>
          </w:rPr>
          <w:t>–</w:t>
        </w:r>
      </w:ins>
      <w:del w:id="287" w:author="Florian Lüskow" w:date="2024-08-05T10:27:00Z" w16du:dateUtc="2024-08-05T08:27:00Z">
        <w:r w:rsidR="00A772DF" w:rsidDel="00980304">
          <w:rPr>
            <w:rFonts w:ascii="Times New Roman" w:hAnsi="Times New Roman" w:cs="Times New Roman"/>
            <w:sz w:val="24"/>
            <w:szCs w:val="24"/>
          </w:rPr>
          <w:delText>-</w:delText>
        </w:r>
      </w:del>
      <w:r w:rsidR="00A772DF">
        <w:rPr>
          <w:rFonts w:ascii="Times New Roman" w:hAnsi="Times New Roman" w:cs="Times New Roman"/>
          <w:sz w:val="24"/>
          <w:szCs w:val="24"/>
        </w:rPr>
        <w:t>3, Fig</w:t>
      </w:r>
      <w:del w:id="288" w:author="Florian Lüskow" w:date="2024-08-05T10:27:00Z" w16du:dateUtc="2024-08-05T08:27:00Z">
        <w:r w:rsidR="002C3C82" w:rsidDel="00980304">
          <w:rPr>
            <w:rFonts w:ascii="Times New Roman" w:hAnsi="Times New Roman" w:cs="Times New Roman"/>
            <w:sz w:val="24"/>
            <w:szCs w:val="24"/>
          </w:rPr>
          <w:delText>s</w:delText>
        </w:r>
      </w:del>
      <w:r w:rsidR="00A772DF">
        <w:rPr>
          <w:rFonts w:ascii="Times New Roman" w:hAnsi="Times New Roman" w:cs="Times New Roman"/>
          <w:sz w:val="24"/>
          <w:szCs w:val="24"/>
        </w:rPr>
        <w:t xml:space="preserve">. </w:t>
      </w:r>
      <w:r w:rsidR="00783D74">
        <w:rPr>
          <w:rFonts w:ascii="Times New Roman" w:hAnsi="Times New Roman" w:cs="Times New Roman"/>
          <w:sz w:val="24"/>
          <w:szCs w:val="24"/>
        </w:rPr>
        <w:t>4</w:t>
      </w:r>
      <w:r w:rsidR="00A772DF">
        <w:rPr>
          <w:rFonts w:ascii="Times New Roman" w:hAnsi="Times New Roman" w:cs="Times New Roman"/>
          <w:sz w:val="24"/>
          <w:szCs w:val="24"/>
        </w:rPr>
        <w:t>B</w:t>
      </w:r>
      <w:del w:id="289" w:author="Florian Lüskow" w:date="2024-08-05T10:27:00Z" w16du:dateUtc="2024-08-05T08:27:00Z">
        <w:r w:rsidR="00A772DF" w:rsidDel="00980304">
          <w:rPr>
            <w:rFonts w:ascii="Times New Roman" w:hAnsi="Times New Roman" w:cs="Times New Roman"/>
            <w:sz w:val="24"/>
            <w:szCs w:val="24"/>
          </w:rPr>
          <w:delText xml:space="preserve">, </w:delText>
        </w:r>
      </w:del>
      <w:ins w:id="290" w:author="Florian Lüskow" w:date="2024-08-05T10:27:00Z" w16du:dateUtc="2024-08-05T08:27:00Z">
        <w:r w:rsidR="00980304">
          <w:rPr>
            <w:rFonts w:ascii="Times New Roman" w:hAnsi="Times New Roman" w:cs="Times New Roman"/>
            <w:sz w:val="24"/>
            <w:szCs w:val="24"/>
          </w:rPr>
          <w:t xml:space="preserve"> and </w:t>
        </w:r>
      </w:ins>
      <w:r w:rsidR="00A772DF">
        <w:rPr>
          <w:rFonts w:ascii="Times New Roman" w:hAnsi="Times New Roman" w:cs="Times New Roman"/>
          <w:sz w:val="24"/>
          <w:szCs w:val="24"/>
        </w:rPr>
        <w:t>F). However, at St</w:t>
      </w:r>
      <w:r w:rsidR="00220DF4">
        <w:rPr>
          <w:rFonts w:ascii="Times New Roman" w:hAnsi="Times New Roman" w:cs="Times New Roman"/>
          <w:sz w:val="24"/>
          <w:szCs w:val="24"/>
        </w:rPr>
        <w:t>n</w:t>
      </w:r>
      <w:r w:rsidR="00A772DF">
        <w:rPr>
          <w:rFonts w:ascii="Times New Roman" w:hAnsi="Times New Roman" w:cs="Times New Roman"/>
          <w:sz w:val="24"/>
          <w:szCs w:val="24"/>
        </w:rPr>
        <w:t xml:space="preserve">. 6, a few </w:t>
      </w:r>
      <w:del w:id="291" w:author="Florian Lüskow" w:date="2024-08-05T09:38:00Z" w16du:dateUtc="2024-08-05T07:38:00Z">
        <w:r w:rsidR="00A772DF" w:rsidDel="004C74E0">
          <w:rPr>
            <w:rFonts w:ascii="Times New Roman" w:hAnsi="Times New Roman" w:cs="Times New Roman"/>
            <w:sz w:val="24"/>
            <w:szCs w:val="24"/>
          </w:rPr>
          <w:delText>ready for reproduction</w:delText>
        </w:r>
      </w:del>
      <w:ins w:id="292" w:author="Florian Lüskow" w:date="2024-08-05T09:38:00Z" w16du:dateUtc="2024-08-05T07:38:00Z">
        <w:r w:rsidR="004C74E0">
          <w:rPr>
            <w:rFonts w:ascii="Times New Roman" w:hAnsi="Times New Roman" w:cs="Times New Roman"/>
            <w:sz w:val="24"/>
            <w:szCs w:val="24"/>
          </w:rPr>
          <w:t>ready-for-reproduction</w:t>
        </w:r>
      </w:ins>
      <w:r w:rsidR="00A772DF">
        <w:rPr>
          <w:rFonts w:ascii="Times New Roman" w:hAnsi="Times New Roman" w:cs="Times New Roman"/>
          <w:sz w:val="24"/>
          <w:szCs w:val="24"/>
        </w:rPr>
        <w:t xml:space="preserve"> oozooids were caught (Fig. </w:t>
      </w:r>
      <w:r w:rsidR="00783D74">
        <w:rPr>
          <w:rFonts w:ascii="Times New Roman" w:hAnsi="Times New Roman" w:cs="Times New Roman"/>
          <w:sz w:val="24"/>
          <w:szCs w:val="24"/>
        </w:rPr>
        <w:t>4</w:t>
      </w:r>
      <w:r w:rsidR="00F27F0F">
        <w:rPr>
          <w:rFonts w:ascii="Times New Roman" w:hAnsi="Times New Roman" w:cs="Times New Roman"/>
          <w:sz w:val="24"/>
          <w:szCs w:val="24"/>
        </w:rPr>
        <w:t xml:space="preserve">B). </w:t>
      </w:r>
      <w:r w:rsidR="00A772DF">
        <w:rPr>
          <w:rFonts w:ascii="Times New Roman" w:hAnsi="Times New Roman" w:cs="Times New Roman"/>
          <w:sz w:val="24"/>
          <w:szCs w:val="24"/>
        </w:rPr>
        <w:t xml:space="preserve">The </w:t>
      </w:r>
      <w:r w:rsidR="00F27F0F">
        <w:rPr>
          <w:rFonts w:ascii="Times New Roman" w:hAnsi="Times New Roman" w:cs="Times New Roman"/>
          <w:sz w:val="24"/>
          <w:szCs w:val="24"/>
        </w:rPr>
        <w:t xml:space="preserve">oozooid </w:t>
      </w:r>
      <w:r w:rsidR="00A772DF">
        <w:rPr>
          <w:rFonts w:ascii="Times New Roman" w:hAnsi="Times New Roman" w:cs="Times New Roman"/>
          <w:sz w:val="24"/>
          <w:szCs w:val="24"/>
        </w:rPr>
        <w:t>abundance was low</w:t>
      </w:r>
      <w:r w:rsidRPr="00BB6D2A">
        <w:rPr>
          <w:rFonts w:ascii="Times New Roman" w:hAnsi="Times New Roman" w:cs="Times New Roman"/>
          <w:sz w:val="24"/>
          <w:szCs w:val="24"/>
        </w:rPr>
        <w:t xml:space="preserve"> </w:t>
      </w:r>
      <w:r>
        <w:rPr>
          <w:rFonts w:ascii="Times New Roman" w:hAnsi="Times New Roman" w:cs="Times New Roman"/>
          <w:sz w:val="24"/>
          <w:szCs w:val="24"/>
        </w:rPr>
        <w:t>at St</w:t>
      </w:r>
      <w:r w:rsidR="00220DF4">
        <w:rPr>
          <w:rFonts w:ascii="Times New Roman" w:hAnsi="Times New Roman" w:cs="Times New Roman"/>
          <w:sz w:val="24"/>
          <w:szCs w:val="24"/>
        </w:rPr>
        <w:t>n</w:t>
      </w:r>
      <w:r>
        <w:rPr>
          <w:rFonts w:ascii="Times New Roman" w:hAnsi="Times New Roman" w:cs="Times New Roman"/>
          <w:sz w:val="24"/>
          <w:szCs w:val="24"/>
        </w:rPr>
        <w:t>. 14</w:t>
      </w:r>
      <w:r w:rsidR="00760CBE">
        <w:rPr>
          <w:rFonts w:ascii="Times New Roman" w:hAnsi="Times New Roman" w:cs="Times New Roman"/>
          <w:sz w:val="24"/>
          <w:szCs w:val="24"/>
        </w:rPr>
        <w:t xml:space="preserve">, which was sampled over the </w:t>
      </w:r>
      <w:del w:id="293" w:author="Florian Lüskow" w:date="2024-08-05T10:27:00Z" w16du:dateUtc="2024-08-05T08:27:00Z">
        <w:r w:rsidR="00760CBE" w:rsidDel="00980304">
          <w:rPr>
            <w:rFonts w:ascii="Times New Roman" w:hAnsi="Times New Roman" w:cs="Times New Roman"/>
            <w:sz w:val="24"/>
            <w:szCs w:val="24"/>
          </w:rPr>
          <w:delText>South Georgia</w:delText>
        </w:r>
      </w:del>
      <w:ins w:id="294" w:author="Florian Lüskow" w:date="2024-08-05T10:27:00Z" w16du:dateUtc="2024-08-05T08:27:00Z">
        <w:r w:rsidR="00980304">
          <w:rPr>
            <w:rFonts w:ascii="Times New Roman" w:hAnsi="Times New Roman" w:cs="Times New Roman"/>
            <w:sz w:val="24"/>
            <w:szCs w:val="24"/>
          </w:rPr>
          <w:t>SG</w:t>
        </w:r>
      </w:ins>
      <w:r w:rsidR="00760CBE">
        <w:rPr>
          <w:rFonts w:ascii="Times New Roman" w:hAnsi="Times New Roman" w:cs="Times New Roman"/>
          <w:sz w:val="24"/>
          <w:szCs w:val="24"/>
        </w:rPr>
        <w:t xml:space="preserve"> shelf,</w:t>
      </w:r>
      <w:r w:rsidR="00A772DF">
        <w:rPr>
          <w:rFonts w:ascii="Times New Roman" w:hAnsi="Times New Roman" w:cs="Times New Roman"/>
          <w:sz w:val="24"/>
          <w:szCs w:val="24"/>
        </w:rPr>
        <w:t xml:space="preserve"> and </w:t>
      </w:r>
      <w:r w:rsidR="00F27F0F">
        <w:rPr>
          <w:rFonts w:ascii="Times New Roman" w:hAnsi="Times New Roman" w:cs="Times New Roman"/>
          <w:sz w:val="24"/>
          <w:szCs w:val="24"/>
        </w:rPr>
        <w:t xml:space="preserve">we may have </w:t>
      </w:r>
      <w:del w:id="295" w:author="Florian Lüskow" w:date="2024-08-05T09:38:00Z" w16du:dateUtc="2024-08-05T07:38:00Z">
        <w:r w:rsidR="000535C7" w:rsidDel="004C74E0">
          <w:rPr>
            <w:rFonts w:ascii="Times New Roman" w:hAnsi="Times New Roman" w:cs="Times New Roman"/>
            <w:sz w:val="24"/>
            <w:szCs w:val="24"/>
          </w:rPr>
          <w:delText xml:space="preserve">a </w:delText>
        </w:r>
      </w:del>
      <w:r w:rsidR="00F27F0F">
        <w:rPr>
          <w:rFonts w:ascii="Times New Roman" w:hAnsi="Times New Roman" w:cs="Times New Roman"/>
          <w:sz w:val="24"/>
          <w:szCs w:val="24"/>
        </w:rPr>
        <w:t xml:space="preserve">limited confidence </w:t>
      </w:r>
      <w:del w:id="296" w:author="Florian Lüskow" w:date="2024-08-05T09:38:00Z" w16du:dateUtc="2024-08-05T07:38:00Z">
        <w:r w:rsidR="00F27F0F" w:rsidDel="004C74E0">
          <w:rPr>
            <w:rFonts w:ascii="Times New Roman" w:hAnsi="Times New Roman" w:cs="Times New Roman"/>
            <w:sz w:val="24"/>
            <w:szCs w:val="24"/>
          </w:rPr>
          <w:delText xml:space="preserve">on </w:delText>
        </w:r>
      </w:del>
      <w:ins w:id="297" w:author="Florian Lüskow" w:date="2024-08-05T09:38:00Z" w16du:dateUtc="2024-08-05T07:38:00Z">
        <w:r w:rsidR="004C74E0">
          <w:rPr>
            <w:rFonts w:ascii="Times New Roman" w:hAnsi="Times New Roman" w:cs="Times New Roman"/>
            <w:sz w:val="24"/>
            <w:szCs w:val="24"/>
          </w:rPr>
          <w:t xml:space="preserve">in </w:t>
        </w:r>
      </w:ins>
      <w:r w:rsidR="00F27F0F">
        <w:rPr>
          <w:rFonts w:ascii="Times New Roman" w:hAnsi="Times New Roman" w:cs="Times New Roman"/>
          <w:sz w:val="24"/>
          <w:szCs w:val="24"/>
        </w:rPr>
        <w:t>the oozooid development.</w:t>
      </w:r>
      <w:r w:rsidR="000535C7">
        <w:rPr>
          <w:rFonts w:ascii="Times New Roman" w:hAnsi="Times New Roman" w:cs="Times New Roman"/>
          <w:sz w:val="24"/>
          <w:szCs w:val="24"/>
        </w:rPr>
        <w:t xml:space="preserve"> </w:t>
      </w:r>
      <w:r w:rsidR="00760CBE">
        <w:rPr>
          <w:rFonts w:ascii="Times New Roman" w:hAnsi="Times New Roman" w:cs="Times New Roman"/>
          <w:sz w:val="24"/>
          <w:szCs w:val="24"/>
        </w:rPr>
        <w:t xml:space="preserve">BOR ranged from 4 to 27, </w:t>
      </w:r>
      <w:r w:rsidR="002C3C82">
        <w:rPr>
          <w:rFonts w:ascii="Times New Roman" w:hAnsi="Times New Roman" w:cs="Times New Roman"/>
          <w:sz w:val="24"/>
          <w:szCs w:val="24"/>
        </w:rPr>
        <w:t xml:space="preserve">with </w:t>
      </w:r>
      <w:del w:id="298" w:author="Florian Lüskow" w:date="2024-08-05T09:39:00Z" w16du:dateUtc="2024-08-05T07:39:00Z">
        <w:r w:rsidR="002C3C82" w:rsidDel="004C74E0">
          <w:rPr>
            <w:rFonts w:ascii="Times New Roman" w:hAnsi="Times New Roman" w:cs="Times New Roman"/>
            <w:sz w:val="24"/>
            <w:szCs w:val="24"/>
          </w:rPr>
          <w:delText xml:space="preserve">the </w:delText>
        </w:r>
      </w:del>
      <w:ins w:id="299" w:author="Florian Lüskow" w:date="2024-08-05T09:39:00Z" w16du:dateUtc="2024-08-05T07:39:00Z">
        <w:r w:rsidR="004C74E0">
          <w:rPr>
            <w:rFonts w:ascii="Times New Roman" w:hAnsi="Times New Roman" w:cs="Times New Roman"/>
            <w:sz w:val="24"/>
            <w:szCs w:val="24"/>
          </w:rPr>
          <w:t xml:space="preserve">a </w:t>
        </w:r>
      </w:ins>
      <w:r w:rsidR="00760CBE">
        <w:rPr>
          <w:rFonts w:ascii="Times New Roman" w:hAnsi="Times New Roman" w:cs="Times New Roman"/>
          <w:sz w:val="24"/>
          <w:szCs w:val="24"/>
        </w:rPr>
        <w:t xml:space="preserve">mean </w:t>
      </w:r>
      <w:r w:rsidR="002C3C82">
        <w:rPr>
          <w:rFonts w:ascii="Times New Roman" w:hAnsi="Times New Roman" w:cs="Times New Roman"/>
          <w:sz w:val="24"/>
          <w:szCs w:val="24"/>
        </w:rPr>
        <w:t xml:space="preserve">of </w:t>
      </w:r>
      <w:r w:rsidR="00760CBE">
        <w:rPr>
          <w:rFonts w:ascii="Times New Roman" w:hAnsi="Times New Roman" w:cs="Times New Roman"/>
          <w:sz w:val="24"/>
          <w:szCs w:val="24"/>
        </w:rPr>
        <w:t>13</w:t>
      </w:r>
      <w:r w:rsidR="00DE592E">
        <w:rPr>
          <w:rFonts w:ascii="Times New Roman" w:hAnsi="Times New Roman" w:cs="Times New Roman"/>
          <w:sz w:val="24"/>
          <w:szCs w:val="24"/>
        </w:rPr>
        <w:t xml:space="preserve"> (Table 1)</w:t>
      </w:r>
      <w:r w:rsidR="00760CBE">
        <w:rPr>
          <w:rFonts w:ascii="Times New Roman" w:hAnsi="Times New Roman" w:cs="Times New Roman"/>
          <w:sz w:val="24"/>
          <w:szCs w:val="24"/>
        </w:rPr>
        <w:t>.</w:t>
      </w:r>
    </w:p>
    <w:p w14:paraId="1E89F8E1" w14:textId="77777777" w:rsidR="00760CBE" w:rsidRDefault="00760CBE" w:rsidP="00960CE2">
      <w:pPr>
        <w:spacing w:after="0" w:line="360" w:lineRule="auto"/>
        <w:rPr>
          <w:rFonts w:ascii="Times New Roman" w:hAnsi="Times New Roman" w:cs="Times New Roman"/>
          <w:sz w:val="24"/>
          <w:szCs w:val="24"/>
        </w:rPr>
      </w:pPr>
    </w:p>
    <w:p w14:paraId="11542968" w14:textId="63D6EDF1" w:rsidR="00BB6D2A" w:rsidRDefault="00760CBE"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St</w:t>
      </w:r>
      <w:ins w:id="300" w:author="Florian Lüskow" w:date="2024-08-05T10:28:00Z" w16du:dateUtc="2024-08-05T08:28:00Z">
        <w:r w:rsidR="00B471AA">
          <w:rPr>
            <w:rFonts w:ascii="Times New Roman" w:hAnsi="Times New Roman" w:cs="Times New Roman"/>
            <w:sz w:val="24"/>
            <w:szCs w:val="24"/>
          </w:rPr>
          <w:t>ns.</w:t>
        </w:r>
      </w:ins>
      <w:del w:id="301" w:author="Florian Lüskow" w:date="2024-08-05T10:28:00Z" w16du:dateUtc="2024-08-05T08:28:00Z">
        <w:r w:rsidR="002C3C82" w:rsidDel="00B471AA">
          <w:rPr>
            <w:rFonts w:ascii="Times New Roman" w:hAnsi="Times New Roman" w:cs="Times New Roman"/>
            <w:sz w:val="24"/>
            <w:szCs w:val="24"/>
          </w:rPr>
          <w:delText>a</w:delText>
        </w:r>
        <w:r w:rsidDel="00B471AA">
          <w:rPr>
            <w:rFonts w:ascii="Times New Roman" w:hAnsi="Times New Roman" w:cs="Times New Roman"/>
            <w:sz w:val="24"/>
            <w:szCs w:val="24"/>
          </w:rPr>
          <w:delText>tions</w:delText>
        </w:r>
      </w:del>
      <w:r>
        <w:rPr>
          <w:rFonts w:ascii="Times New Roman" w:hAnsi="Times New Roman" w:cs="Times New Roman"/>
          <w:sz w:val="24"/>
          <w:szCs w:val="24"/>
        </w:rPr>
        <w:t xml:space="preserve"> 9 and 10 </w:t>
      </w:r>
      <w:r w:rsidR="00DE592E">
        <w:rPr>
          <w:rFonts w:ascii="Times New Roman" w:hAnsi="Times New Roman" w:cs="Times New Roman"/>
          <w:sz w:val="24"/>
          <w:szCs w:val="24"/>
        </w:rPr>
        <w:t xml:space="preserve">were </w:t>
      </w:r>
      <w:r>
        <w:rPr>
          <w:rFonts w:ascii="Times New Roman" w:hAnsi="Times New Roman" w:cs="Times New Roman"/>
          <w:sz w:val="24"/>
          <w:szCs w:val="24"/>
        </w:rPr>
        <w:t xml:space="preserve">geographically positioned </w:t>
      </w:r>
      <w:r w:rsidR="00DE592E">
        <w:rPr>
          <w:rFonts w:ascii="Times New Roman" w:hAnsi="Times New Roman" w:cs="Times New Roman"/>
          <w:sz w:val="24"/>
          <w:szCs w:val="24"/>
        </w:rPr>
        <w:t>in</w:t>
      </w:r>
      <w:r>
        <w:rPr>
          <w:rFonts w:ascii="Times New Roman" w:hAnsi="Times New Roman" w:cs="Times New Roman"/>
          <w:sz w:val="24"/>
          <w:szCs w:val="24"/>
        </w:rPr>
        <w:t xml:space="preserve"> the </w:t>
      </w:r>
      <w:del w:id="302" w:author="Florian Lüskow" w:date="2024-08-05T10:28:00Z" w16du:dateUtc="2024-08-05T08:28:00Z">
        <w:r w:rsidDel="00560A98">
          <w:rPr>
            <w:rFonts w:ascii="Times New Roman" w:hAnsi="Times New Roman" w:cs="Times New Roman"/>
            <w:sz w:val="24"/>
            <w:szCs w:val="24"/>
          </w:rPr>
          <w:delText>South Georgia</w:delText>
        </w:r>
      </w:del>
      <w:ins w:id="303" w:author="Florian Lüskow" w:date="2024-08-05T10:28:00Z" w16du:dateUtc="2024-08-05T08:28:00Z">
        <w:r w:rsidR="00560A98">
          <w:rPr>
            <w:rFonts w:ascii="Times New Roman" w:hAnsi="Times New Roman" w:cs="Times New Roman"/>
            <w:sz w:val="24"/>
            <w:szCs w:val="24"/>
          </w:rPr>
          <w:t>SG</w:t>
        </w:r>
      </w:ins>
      <w:r>
        <w:rPr>
          <w:rFonts w:ascii="Times New Roman" w:hAnsi="Times New Roman" w:cs="Times New Roman"/>
          <w:sz w:val="24"/>
          <w:szCs w:val="24"/>
        </w:rPr>
        <w:t xml:space="preserve"> basin (Fig. 2). Out of 4 trawls, at two only oozooids were sampled</w:t>
      </w:r>
      <w:ins w:id="304" w:author="Florian Lüskow" w:date="2024-08-05T09:39:00Z" w16du:dateUtc="2024-08-05T07:39:00Z">
        <w:r w:rsidR="004C74E0">
          <w:rPr>
            <w:rFonts w:ascii="Times New Roman" w:hAnsi="Times New Roman" w:cs="Times New Roman"/>
            <w:sz w:val="24"/>
            <w:szCs w:val="24"/>
          </w:rPr>
          <w:t>,</w:t>
        </w:r>
      </w:ins>
      <w:r>
        <w:rPr>
          <w:rFonts w:ascii="Times New Roman" w:hAnsi="Times New Roman" w:cs="Times New Roman"/>
          <w:sz w:val="24"/>
          <w:szCs w:val="24"/>
        </w:rPr>
        <w:t xml:space="preserve"> and in </w:t>
      </w:r>
      <w:ins w:id="305" w:author="Florian Lüskow" w:date="2024-08-05T09:39:00Z" w16du:dateUtc="2024-08-05T07:39:00Z">
        <w:r w:rsidR="004C74E0">
          <w:rPr>
            <w:rFonts w:ascii="Times New Roman" w:hAnsi="Times New Roman" w:cs="Times New Roman"/>
            <w:sz w:val="24"/>
            <w:szCs w:val="24"/>
          </w:rPr>
          <w:t xml:space="preserve">the </w:t>
        </w:r>
      </w:ins>
      <w:r>
        <w:rPr>
          <w:rFonts w:ascii="Times New Roman" w:hAnsi="Times New Roman" w:cs="Times New Roman"/>
          <w:sz w:val="24"/>
          <w:szCs w:val="24"/>
        </w:rPr>
        <w:t>remaining two</w:t>
      </w:r>
      <w:del w:id="306" w:author="Florian Lüskow" w:date="2024-08-05T10:29:00Z" w16du:dateUtc="2024-08-05T08:29:00Z">
        <w:r w:rsidDel="005520A5">
          <w:rPr>
            <w:rFonts w:ascii="Times New Roman" w:hAnsi="Times New Roman" w:cs="Times New Roman"/>
            <w:sz w:val="24"/>
            <w:szCs w:val="24"/>
          </w:rPr>
          <w:delText xml:space="preserve"> </w:delText>
        </w:r>
      </w:del>
      <w:ins w:id="307" w:author="Florian Lüskow" w:date="2024-08-05T10:28:00Z" w16du:dateUtc="2024-08-05T08:28:00Z">
        <w:r w:rsidR="005520A5">
          <w:rPr>
            <w:rFonts w:ascii="Times New Roman" w:hAnsi="Times New Roman" w:cs="Times New Roman"/>
            <w:sz w:val="24"/>
            <w:szCs w:val="24"/>
          </w:rPr>
          <w:t xml:space="preserve">, </w:t>
        </w:r>
      </w:ins>
      <w:del w:id="308" w:author="Florian Lüskow" w:date="2024-08-05T10:28:00Z" w16du:dateUtc="2024-08-05T08:28:00Z">
        <w:r w:rsidDel="005520A5">
          <w:rPr>
            <w:rFonts w:ascii="Times New Roman" w:hAnsi="Times New Roman" w:cs="Times New Roman"/>
            <w:sz w:val="24"/>
            <w:szCs w:val="24"/>
          </w:rPr>
          <w:delText xml:space="preserve">- </w:delText>
        </w:r>
      </w:del>
      <w:r w:rsidR="000535C7">
        <w:rPr>
          <w:rFonts w:ascii="Times New Roman" w:hAnsi="Times New Roman" w:cs="Times New Roman"/>
          <w:sz w:val="24"/>
          <w:szCs w:val="24"/>
        </w:rPr>
        <w:t xml:space="preserve">BOR ranged from 4 to 7, mean </w:t>
      </w:r>
      <w:r w:rsidR="00DE592E">
        <w:rPr>
          <w:rFonts w:ascii="Times New Roman" w:hAnsi="Times New Roman" w:cs="Times New Roman"/>
          <w:sz w:val="24"/>
          <w:szCs w:val="24"/>
        </w:rPr>
        <w:t xml:space="preserve">~ </w:t>
      </w:r>
      <w:r w:rsidR="000535C7">
        <w:rPr>
          <w:rFonts w:ascii="Times New Roman" w:hAnsi="Times New Roman" w:cs="Times New Roman"/>
          <w:sz w:val="24"/>
          <w:szCs w:val="24"/>
        </w:rPr>
        <w:t>6</w:t>
      </w:r>
      <w:r w:rsidR="00DE592E">
        <w:rPr>
          <w:rFonts w:ascii="Times New Roman" w:hAnsi="Times New Roman" w:cs="Times New Roman"/>
          <w:sz w:val="24"/>
          <w:szCs w:val="24"/>
        </w:rPr>
        <w:t xml:space="preserve"> (Table 1)</w:t>
      </w:r>
      <w:r w:rsidR="000535C7">
        <w:rPr>
          <w:rFonts w:ascii="Times New Roman" w:hAnsi="Times New Roman" w:cs="Times New Roman"/>
          <w:sz w:val="24"/>
          <w:szCs w:val="24"/>
        </w:rPr>
        <w:t>.</w:t>
      </w:r>
      <w:r w:rsidR="00DE592E">
        <w:rPr>
          <w:rFonts w:ascii="Times New Roman" w:hAnsi="Times New Roman" w:cs="Times New Roman"/>
          <w:sz w:val="24"/>
          <w:szCs w:val="24"/>
        </w:rPr>
        <w:t xml:space="preserve"> Only a few blastozooids with </w:t>
      </w:r>
      <w:del w:id="309" w:author="Florian Lüskow" w:date="2024-08-05T09:39:00Z" w16du:dateUtc="2024-08-05T07:39:00Z">
        <w:r w:rsidR="00DE592E" w:rsidDel="004C74E0">
          <w:rPr>
            <w:rFonts w:ascii="Times New Roman" w:hAnsi="Times New Roman" w:cs="Times New Roman"/>
            <w:sz w:val="24"/>
            <w:szCs w:val="24"/>
          </w:rPr>
          <w:delText xml:space="preserve">length </w:delText>
        </w:r>
      </w:del>
      <w:ins w:id="310" w:author="Florian Lüskow" w:date="2024-08-05T09:39:00Z" w16du:dateUtc="2024-08-05T07:39:00Z">
        <w:r w:rsidR="004C74E0">
          <w:rPr>
            <w:rFonts w:ascii="Times New Roman" w:hAnsi="Times New Roman" w:cs="Times New Roman"/>
            <w:sz w:val="24"/>
            <w:szCs w:val="24"/>
          </w:rPr>
          <w:t xml:space="preserve">lengths </w:t>
        </w:r>
      </w:ins>
      <w:r w:rsidR="00DE592E">
        <w:rPr>
          <w:rFonts w:ascii="Times New Roman" w:hAnsi="Times New Roman" w:cs="Times New Roman"/>
          <w:sz w:val="24"/>
          <w:szCs w:val="24"/>
        </w:rPr>
        <w:t>8</w:t>
      </w:r>
      <w:ins w:id="311" w:author="Florian Lüskow" w:date="2024-08-05T10:29:00Z" w16du:dateUtc="2024-08-05T08:29:00Z">
        <w:r w:rsidR="005520A5">
          <w:rPr>
            <w:rFonts w:ascii="Times New Roman" w:hAnsi="Times New Roman" w:cs="Times New Roman"/>
            <w:sz w:val="24"/>
            <w:szCs w:val="24"/>
          </w:rPr>
          <w:t>–</w:t>
        </w:r>
      </w:ins>
      <w:del w:id="312" w:author="Florian Lüskow" w:date="2024-08-05T10:29:00Z" w16du:dateUtc="2024-08-05T08:29:00Z">
        <w:r w:rsidR="00DE592E" w:rsidDel="005520A5">
          <w:rPr>
            <w:rFonts w:ascii="Times New Roman" w:hAnsi="Times New Roman" w:cs="Times New Roman"/>
            <w:sz w:val="24"/>
            <w:szCs w:val="24"/>
          </w:rPr>
          <w:delText>-</w:delText>
        </w:r>
      </w:del>
      <w:r w:rsidR="00DE592E">
        <w:rPr>
          <w:rFonts w:ascii="Times New Roman" w:hAnsi="Times New Roman" w:cs="Times New Roman"/>
          <w:sz w:val="24"/>
          <w:szCs w:val="24"/>
        </w:rPr>
        <w:t xml:space="preserve">15 mm OAL and oozooids (OAL </w:t>
      </w:r>
      <w:ins w:id="313" w:author="Florian Lüskow" w:date="2024-08-05T10:29:00Z" w16du:dateUtc="2024-08-05T08:29:00Z">
        <w:r w:rsidR="005520A5">
          <w:rPr>
            <w:rFonts w:ascii="Times New Roman" w:hAnsi="Times New Roman" w:cs="Times New Roman"/>
            <w:sz w:val="24"/>
            <w:szCs w:val="24"/>
          </w:rPr>
          <w:t xml:space="preserve">= </w:t>
        </w:r>
      </w:ins>
      <w:r w:rsidR="00DE592E">
        <w:rPr>
          <w:rFonts w:ascii="Times New Roman" w:hAnsi="Times New Roman" w:cs="Times New Roman"/>
          <w:sz w:val="24"/>
          <w:szCs w:val="24"/>
        </w:rPr>
        <w:t>60</w:t>
      </w:r>
      <w:ins w:id="314" w:author="Florian Lüskow" w:date="2024-08-05T10:29:00Z" w16du:dateUtc="2024-08-05T08:29:00Z">
        <w:r w:rsidR="005520A5">
          <w:rPr>
            <w:rFonts w:ascii="Times New Roman" w:hAnsi="Times New Roman" w:cs="Times New Roman"/>
            <w:sz w:val="24"/>
            <w:szCs w:val="24"/>
          </w:rPr>
          <w:t>–</w:t>
        </w:r>
      </w:ins>
      <w:del w:id="315" w:author="Florian Lüskow" w:date="2024-08-05T10:29:00Z" w16du:dateUtc="2024-08-05T08:29:00Z">
        <w:r w:rsidR="00DE592E" w:rsidDel="005520A5">
          <w:rPr>
            <w:rFonts w:ascii="Times New Roman" w:hAnsi="Times New Roman" w:cs="Times New Roman"/>
            <w:sz w:val="24"/>
            <w:szCs w:val="24"/>
          </w:rPr>
          <w:delText>-</w:delText>
        </w:r>
      </w:del>
      <w:r w:rsidR="00DE592E">
        <w:rPr>
          <w:rFonts w:ascii="Times New Roman" w:hAnsi="Times New Roman" w:cs="Times New Roman"/>
          <w:sz w:val="24"/>
          <w:szCs w:val="24"/>
        </w:rPr>
        <w:t>70 mm) were caught (Fig</w:t>
      </w:r>
      <w:ins w:id="316" w:author="Florian Lüskow" w:date="2024-08-05T10:29:00Z" w16du:dateUtc="2024-08-05T08:29:00Z">
        <w:r w:rsidR="005520A5">
          <w:rPr>
            <w:rFonts w:ascii="Times New Roman" w:hAnsi="Times New Roman" w:cs="Times New Roman"/>
            <w:sz w:val="24"/>
            <w:szCs w:val="24"/>
          </w:rPr>
          <w:t>s</w:t>
        </w:r>
      </w:ins>
      <w:del w:id="317" w:author="Florian Lüskow" w:date="2024-08-05T10:29:00Z" w16du:dateUtc="2024-08-05T08:29:00Z">
        <w:r w:rsidR="002C3C82" w:rsidDel="005520A5">
          <w:rPr>
            <w:rFonts w:ascii="Times New Roman" w:hAnsi="Times New Roman" w:cs="Times New Roman"/>
            <w:sz w:val="24"/>
            <w:szCs w:val="24"/>
          </w:rPr>
          <w:delText>s</w:delText>
        </w:r>
      </w:del>
      <w:r w:rsidR="00DE592E">
        <w:rPr>
          <w:rFonts w:ascii="Times New Roman" w:hAnsi="Times New Roman" w:cs="Times New Roman"/>
          <w:sz w:val="24"/>
          <w:szCs w:val="24"/>
        </w:rPr>
        <w:t xml:space="preserve">. 3E and </w:t>
      </w:r>
      <w:r w:rsidR="00783D74">
        <w:rPr>
          <w:rFonts w:ascii="Times New Roman" w:hAnsi="Times New Roman" w:cs="Times New Roman"/>
          <w:sz w:val="24"/>
          <w:szCs w:val="24"/>
        </w:rPr>
        <w:t>4</w:t>
      </w:r>
      <w:r w:rsidR="00DE592E">
        <w:rPr>
          <w:rFonts w:ascii="Times New Roman" w:hAnsi="Times New Roman" w:cs="Times New Roman"/>
          <w:sz w:val="24"/>
          <w:szCs w:val="24"/>
        </w:rPr>
        <w:t xml:space="preserve">E). While blastozooids were at early stages of development, oozooids were </w:t>
      </w:r>
      <w:r w:rsidR="002908E1">
        <w:rPr>
          <w:rFonts w:ascii="Times New Roman" w:hAnsi="Times New Roman" w:cs="Times New Roman"/>
          <w:sz w:val="24"/>
          <w:szCs w:val="24"/>
        </w:rPr>
        <w:t xml:space="preserve">composed of </w:t>
      </w:r>
      <w:r w:rsidR="00DE592E">
        <w:rPr>
          <w:rFonts w:ascii="Times New Roman" w:hAnsi="Times New Roman" w:cs="Times New Roman"/>
          <w:sz w:val="24"/>
          <w:szCs w:val="24"/>
        </w:rPr>
        <w:t>first maturing specimens (Fig</w:t>
      </w:r>
      <w:r w:rsidR="002C3C82">
        <w:rPr>
          <w:rFonts w:ascii="Times New Roman" w:hAnsi="Times New Roman" w:cs="Times New Roman"/>
          <w:sz w:val="24"/>
          <w:szCs w:val="24"/>
        </w:rPr>
        <w:t>s</w:t>
      </w:r>
      <w:r w:rsidR="00DE592E">
        <w:rPr>
          <w:rFonts w:ascii="Times New Roman" w:hAnsi="Times New Roman" w:cs="Times New Roman"/>
          <w:sz w:val="24"/>
          <w:szCs w:val="24"/>
        </w:rPr>
        <w:t xml:space="preserve">. </w:t>
      </w:r>
      <w:r w:rsidR="00783D74">
        <w:rPr>
          <w:rFonts w:ascii="Times New Roman" w:hAnsi="Times New Roman" w:cs="Times New Roman"/>
          <w:sz w:val="24"/>
          <w:szCs w:val="24"/>
        </w:rPr>
        <w:t>3</w:t>
      </w:r>
      <w:r w:rsidR="00DE592E">
        <w:rPr>
          <w:rFonts w:ascii="Times New Roman" w:hAnsi="Times New Roman" w:cs="Times New Roman"/>
          <w:sz w:val="24"/>
          <w:szCs w:val="24"/>
        </w:rPr>
        <w:t xml:space="preserve">E and </w:t>
      </w:r>
      <w:r w:rsidR="00783D74">
        <w:rPr>
          <w:rFonts w:ascii="Times New Roman" w:hAnsi="Times New Roman" w:cs="Times New Roman"/>
          <w:sz w:val="24"/>
          <w:szCs w:val="24"/>
        </w:rPr>
        <w:t>4</w:t>
      </w:r>
      <w:r w:rsidR="00DE592E">
        <w:rPr>
          <w:rFonts w:ascii="Times New Roman" w:hAnsi="Times New Roman" w:cs="Times New Roman"/>
          <w:sz w:val="24"/>
          <w:szCs w:val="24"/>
        </w:rPr>
        <w:t>E).</w:t>
      </w:r>
      <w:r w:rsidR="002908E1">
        <w:rPr>
          <w:rFonts w:ascii="Times New Roman" w:hAnsi="Times New Roman" w:cs="Times New Roman"/>
          <w:sz w:val="24"/>
          <w:szCs w:val="24"/>
        </w:rPr>
        <w:t xml:space="preserve"> Finally, a</w:t>
      </w:r>
      <w:r w:rsidR="00BB6D2A">
        <w:rPr>
          <w:rFonts w:ascii="Times New Roman" w:hAnsi="Times New Roman" w:cs="Times New Roman"/>
          <w:sz w:val="24"/>
          <w:szCs w:val="24"/>
        </w:rPr>
        <w:t xml:space="preserve">t </w:t>
      </w:r>
      <w:r w:rsidR="002C3C82">
        <w:rPr>
          <w:rFonts w:ascii="Times New Roman" w:hAnsi="Times New Roman" w:cs="Times New Roman"/>
          <w:sz w:val="24"/>
          <w:szCs w:val="24"/>
        </w:rPr>
        <w:t>Stns.</w:t>
      </w:r>
      <w:r w:rsidR="00BB6D2A">
        <w:rPr>
          <w:rFonts w:ascii="Times New Roman" w:hAnsi="Times New Roman" w:cs="Times New Roman"/>
          <w:sz w:val="24"/>
          <w:szCs w:val="24"/>
        </w:rPr>
        <w:t xml:space="preserve"> 5 and 17</w:t>
      </w:r>
      <w:ins w:id="318" w:author="Florian Lüskow" w:date="2024-08-05T10:29:00Z" w16du:dateUtc="2024-08-05T08:29:00Z">
        <w:r w:rsidR="005520A5">
          <w:rPr>
            <w:rFonts w:ascii="Times New Roman" w:hAnsi="Times New Roman" w:cs="Times New Roman"/>
            <w:sz w:val="24"/>
            <w:szCs w:val="24"/>
          </w:rPr>
          <w:t>,</w:t>
        </w:r>
      </w:ins>
      <w:r w:rsidR="00BB6D2A">
        <w:rPr>
          <w:rFonts w:ascii="Times New Roman" w:hAnsi="Times New Roman" w:cs="Times New Roman"/>
          <w:sz w:val="24"/>
          <w:szCs w:val="24"/>
        </w:rPr>
        <w:t xml:space="preserve"> no blastozooids were </w:t>
      </w:r>
      <w:r w:rsidR="00462423">
        <w:rPr>
          <w:rFonts w:ascii="Times New Roman" w:hAnsi="Times New Roman" w:cs="Times New Roman"/>
          <w:sz w:val="24"/>
          <w:szCs w:val="24"/>
        </w:rPr>
        <w:t xml:space="preserve">caught </w:t>
      </w:r>
      <w:r w:rsidR="00BB6D2A">
        <w:rPr>
          <w:rFonts w:ascii="Times New Roman" w:hAnsi="Times New Roman" w:cs="Times New Roman"/>
          <w:sz w:val="24"/>
          <w:szCs w:val="24"/>
        </w:rPr>
        <w:t xml:space="preserve">and only single </w:t>
      </w:r>
      <w:r w:rsidR="00997469">
        <w:rPr>
          <w:rFonts w:ascii="Times New Roman" w:hAnsi="Times New Roman" w:cs="Times New Roman"/>
          <w:sz w:val="24"/>
          <w:szCs w:val="24"/>
        </w:rPr>
        <w:t>mid-sized (~</w:t>
      </w:r>
      <w:r w:rsidR="00462423">
        <w:rPr>
          <w:rFonts w:ascii="Times New Roman" w:hAnsi="Times New Roman" w:cs="Times New Roman"/>
          <w:sz w:val="24"/>
          <w:szCs w:val="24"/>
        </w:rPr>
        <w:t xml:space="preserve"> 65 mm OAL) developing </w:t>
      </w:r>
      <w:r w:rsidR="00BB6D2A">
        <w:rPr>
          <w:rFonts w:ascii="Times New Roman" w:hAnsi="Times New Roman" w:cs="Times New Roman"/>
          <w:sz w:val="24"/>
          <w:szCs w:val="24"/>
        </w:rPr>
        <w:t xml:space="preserve">oozooids </w:t>
      </w:r>
      <w:r w:rsidR="00462423">
        <w:rPr>
          <w:rFonts w:ascii="Times New Roman" w:hAnsi="Times New Roman" w:cs="Times New Roman"/>
          <w:sz w:val="24"/>
          <w:szCs w:val="24"/>
        </w:rPr>
        <w:t>were encountered (Fig</w:t>
      </w:r>
      <w:r w:rsidR="002C3C82">
        <w:rPr>
          <w:rFonts w:ascii="Times New Roman" w:hAnsi="Times New Roman" w:cs="Times New Roman"/>
          <w:sz w:val="24"/>
          <w:szCs w:val="24"/>
        </w:rPr>
        <w:t>s</w:t>
      </w:r>
      <w:r w:rsidR="00462423">
        <w:rPr>
          <w:rFonts w:ascii="Times New Roman" w:hAnsi="Times New Roman" w:cs="Times New Roman"/>
          <w:sz w:val="24"/>
          <w:szCs w:val="24"/>
        </w:rPr>
        <w:t xml:space="preserve">. </w:t>
      </w:r>
      <w:r w:rsidR="00783D74">
        <w:rPr>
          <w:rFonts w:ascii="Times New Roman" w:hAnsi="Times New Roman" w:cs="Times New Roman"/>
          <w:sz w:val="24"/>
          <w:szCs w:val="24"/>
        </w:rPr>
        <w:t>3</w:t>
      </w:r>
      <w:r w:rsidR="006E586F">
        <w:rPr>
          <w:rFonts w:ascii="Times New Roman" w:hAnsi="Times New Roman" w:cs="Times New Roman"/>
          <w:sz w:val="24"/>
          <w:szCs w:val="24"/>
        </w:rPr>
        <w:t xml:space="preserve">G and </w:t>
      </w:r>
      <w:r w:rsidR="00783D74">
        <w:rPr>
          <w:rFonts w:ascii="Times New Roman" w:hAnsi="Times New Roman" w:cs="Times New Roman"/>
          <w:sz w:val="24"/>
          <w:szCs w:val="24"/>
        </w:rPr>
        <w:t>4</w:t>
      </w:r>
      <w:r w:rsidR="006E586F">
        <w:rPr>
          <w:rFonts w:ascii="Times New Roman" w:hAnsi="Times New Roman" w:cs="Times New Roman"/>
          <w:sz w:val="24"/>
          <w:szCs w:val="24"/>
        </w:rPr>
        <w:t>G).</w:t>
      </w:r>
      <w:del w:id="319" w:author="Florian Lüskow" w:date="2024-08-05T10:30:00Z" w16du:dateUtc="2024-08-05T08:30:00Z">
        <w:r w:rsidR="006E586F" w:rsidDel="005520A5">
          <w:rPr>
            <w:rFonts w:ascii="Times New Roman" w:hAnsi="Times New Roman" w:cs="Times New Roman"/>
            <w:sz w:val="24"/>
            <w:szCs w:val="24"/>
          </w:rPr>
          <w:delText xml:space="preserve"> </w:delText>
        </w:r>
      </w:del>
    </w:p>
    <w:p w14:paraId="7D352AD9" w14:textId="70B412EF" w:rsidR="000535C7" w:rsidRDefault="000535C7" w:rsidP="00960CE2">
      <w:pPr>
        <w:spacing w:after="0" w:line="360" w:lineRule="auto"/>
        <w:rPr>
          <w:rFonts w:ascii="Times New Roman" w:hAnsi="Times New Roman" w:cs="Times New Roman"/>
          <w:sz w:val="24"/>
          <w:szCs w:val="24"/>
        </w:rPr>
      </w:pPr>
    </w:p>
    <w:p w14:paraId="4747411A" w14:textId="05018637" w:rsidR="00326E4E" w:rsidRPr="00326E4E" w:rsidRDefault="00326E4E" w:rsidP="00960CE2">
      <w:pPr>
        <w:spacing w:after="0" w:line="360" w:lineRule="auto"/>
        <w:rPr>
          <w:rFonts w:ascii="Times New Roman" w:hAnsi="Times New Roman" w:cs="Times New Roman"/>
          <w:b/>
          <w:sz w:val="24"/>
          <w:szCs w:val="24"/>
        </w:rPr>
      </w:pPr>
      <w:r w:rsidRPr="00326E4E">
        <w:rPr>
          <w:rFonts w:ascii="Times New Roman" w:hAnsi="Times New Roman" w:cs="Times New Roman"/>
          <w:b/>
          <w:sz w:val="24"/>
          <w:szCs w:val="24"/>
        </w:rPr>
        <w:t>Discussion</w:t>
      </w:r>
    </w:p>
    <w:p w14:paraId="1090F9BC" w14:textId="77777777" w:rsidR="00433628" w:rsidRDefault="00433628" w:rsidP="00960CE2">
      <w:pPr>
        <w:spacing w:after="0" w:line="360" w:lineRule="auto"/>
        <w:rPr>
          <w:rFonts w:ascii="Times New Roman" w:hAnsi="Times New Roman" w:cs="Times New Roman"/>
          <w:sz w:val="24"/>
          <w:szCs w:val="24"/>
        </w:rPr>
      </w:pPr>
    </w:p>
    <w:p w14:paraId="6CAE8176" w14:textId="77F1FADD" w:rsidR="00403ACD" w:rsidRDefault="009432E6"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After analysing the Discovery Expedition</w:t>
      </w:r>
      <w:r w:rsidRPr="009432E6">
        <w:rPr>
          <w:rFonts w:ascii="Times New Roman" w:hAnsi="Times New Roman" w:cs="Times New Roman"/>
          <w:sz w:val="24"/>
          <w:szCs w:val="24"/>
        </w:rPr>
        <w:t xml:space="preserve"> </w:t>
      </w:r>
      <w:r>
        <w:rPr>
          <w:rFonts w:ascii="Times New Roman" w:hAnsi="Times New Roman" w:cs="Times New Roman"/>
          <w:sz w:val="24"/>
          <w:szCs w:val="24"/>
        </w:rPr>
        <w:t>collections across different sectors of the Southern Ocean</w:t>
      </w:r>
      <w:ins w:id="320" w:author="Florian Lüskow" w:date="2024-08-05T14:05:00Z" w16du:dateUtc="2024-08-05T12:05:00Z">
        <w:r w:rsidR="00B56BBA">
          <w:rPr>
            <w:rFonts w:ascii="Times New Roman" w:hAnsi="Times New Roman" w:cs="Times New Roman"/>
            <w:sz w:val="24"/>
            <w:szCs w:val="24"/>
          </w:rPr>
          <w:t>,</w:t>
        </w:r>
      </w:ins>
      <w:r>
        <w:rPr>
          <w:rFonts w:ascii="Times New Roman" w:hAnsi="Times New Roman" w:cs="Times New Roman"/>
          <w:sz w:val="24"/>
          <w:szCs w:val="24"/>
        </w:rPr>
        <w:t xml:space="preserve"> Foxton (1966) first proposed a one-year life cycle of </w:t>
      </w:r>
      <w:r w:rsidRPr="000E2010">
        <w:rPr>
          <w:rFonts w:ascii="Times New Roman" w:hAnsi="Times New Roman" w:cs="Times New Roman"/>
          <w:i/>
          <w:sz w:val="24"/>
          <w:szCs w:val="24"/>
        </w:rPr>
        <w:t>S. thompsoni</w:t>
      </w:r>
      <w:r>
        <w:rPr>
          <w:rFonts w:ascii="Times New Roman" w:hAnsi="Times New Roman" w:cs="Times New Roman"/>
          <w:sz w:val="24"/>
          <w:szCs w:val="24"/>
        </w:rPr>
        <w:t xml:space="preserve">. </w:t>
      </w:r>
      <w:r w:rsidR="00984E15">
        <w:rPr>
          <w:rFonts w:ascii="Times New Roman" w:hAnsi="Times New Roman" w:cs="Times New Roman"/>
          <w:sz w:val="24"/>
          <w:szCs w:val="24"/>
        </w:rPr>
        <w:t xml:space="preserve">In </w:t>
      </w:r>
      <w:del w:id="321" w:author="Florian Lüskow" w:date="2024-08-05T14:05:00Z" w16du:dateUtc="2024-08-05T12:05:00Z">
        <w:r w:rsidR="00984E15" w:rsidDel="00B56BBA">
          <w:rPr>
            <w:rFonts w:ascii="Times New Roman" w:hAnsi="Times New Roman" w:cs="Times New Roman"/>
            <w:sz w:val="24"/>
            <w:szCs w:val="24"/>
          </w:rPr>
          <w:delText>short</w:delText>
        </w:r>
      </w:del>
      <w:ins w:id="322" w:author="Florian Lüskow" w:date="2024-08-05T14:05:00Z" w16du:dateUtc="2024-08-05T12:05:00Z">
        <w:r w:rsidR="00B56BBA">
          <w:rPr>
            <w:rFonts w:ascii="Times New Roman" w:hAnsi="Times New Roman" w:cs="Times New Roman"/>
            <w:sz w:val="24"/>
            <w:szCs w:val="24"/>
          </w:rPr>
          <w:t>brief</w:t>
        </w:r>
      </w:ins>
      <w:r w:rsidR="00984E15">
        <w:rPr>
          <w:rFonts w:ascii="Times New Roman" w:hAnsi="Times New Roman" w:cs="Times New Roman"/>
          <w:sz w:val="24"/>
          <w:szCs w:val="24"/>
        </w:rPr>
        <w:t>, a n</w:t>
      </w:r>
      <w:r w:rsidR="00576945">
        <w:rPr>
          <w:rFonts w:ascii="Times New Roman" w:hAnsi="Times New Roman" w:cs="Times New Roman"/>
          <w:sz w:val="24"/>
          <w:szCs w:val="24"/>
        </w:rPr>
        <w:t>ighttime 0</w:t>
      </w:r>
      <w:del w:id="323" w:author="Florian Lüskow" w:date="2024-08-05T14:05:00Z" w16du:dateUtc="2024-08-05T12:05:00Z">
        <w:r w:rsidR="00576945" w:rsidDel="00B56BBA">
          <w:rPr>
            <w:rFonts w:ascii="Times New Roman" w:hAnsi="Times New Roman" w:cs="Times New Roman"/>
            <w:sz w:val="24"/>
            <w:szCs w:val="24"/>
          </w:rPr>
          <w:delText>-</w:delText>
        </w:r>
      </w:del>
      <w:ins w:id="324" w:author="Florian Lüskow" w:date="2024-08-05T14:05:00Z" w16du:dateUtc="2024-08-05T12:05:00Z">
        <w:r w:rsidR="00B56BBA">
          <w:rPr>
            <w:rFonts w:ascii="Times New Roman" w:hAnsi="Times New Roman" w:cs="Times New Roman"/>
            <w:sz w:val="24"/>
            <w:szCs w:val="24"/>
          </w:rPr>
          <w:t>–</w:t>
        </w:r>
      </w:ins>
      <w:r w:rsidR="00576945">
        <w:rPr>
          <w:rFonts w:ascii="Times New Roman" w:hAnsi="Times New Roman" w:cs="Times New Roman"/>
          <w:sz w:val="24"/>
          <w:szCs w:val="24"/>
        </w:rPr>
        <w:t>100 m sampling revealed the l</w:t>
      </w:r>
      <w:r>
        <w:rPr>
          <w:rFonts w:ascii="Times New Roman" w:hAnsi="Times New Roman" w:cs="Times New Roman"/>
          <w:sz w:val="24"/>
          <w:szCs w:val="24"/>
        </w:rPr>
        <w:t xml:space="preserve">owest blastozooid and oozooid </w:t>
      </w:r>
      <w:del w:id="325" w:author="Florian Lüskow" w:date="2024-08-05T14:05:00Z" w16du:dateUtc="2024-08-05T12:05:00Z">
        <w:r w:rsidDel="00B56BBA">
          <w:rPr>
            <w:rFonts w:ascii="Times New Roman" w:hAnsi="Times New Roman" w:cs="Times New Roman"/>
            <w:sz w:val="24"/>
            <w:szCs w:val="24"/>
          </w:rPr>
          <w:delText xml:space="preserve">densities </w:delText>
        </w:r>
      </w:del>
      <w:ins w:id="326" w:author="Florian Lüskow" w:date="2024-08-05T14:05:00Z" w16du:dateUtc="2024-08-05T12:05:00Z">
        <w:r w:rsidR="00B56BBA">
          <w:rPr>
            <w:rFonts w:ascii="Times New Roman" w:hAnsi="Times New Roman" w:cs="Times New Roman"/>
            <w:sz w:val="24"/>
            <w:szCs w:val="24"/>
          </w:rPr>
          <w:t>abundances</w:t>
        </w:r>
        <w:r w:rsidR="00B56BBA">
          <w:rPr>
            <w:rFonts w:ascii="Times New Roman" w:hAnsi="Times New Roman" w:cs="Times New Roman"/>
            <w:sz w:val="24"/>
            <w:szCs w:val="24"/>
          </w:rPr>
          <w:t xml:space="preserve"> </w:t>
        </w:r>
      </w:ins>
      <w:r>
        <w:rPr>
          <w:rFonts w:ascii="Times New Roman" w:hAnsi="Times New Roman" w:cs="Times New Roman"/>
          <w:sz w:val="24"/>
          <w:szCs w:val="24"/>
        </w:rPr>
        <w:t xml:space="preserve">between April and September with a sharp increase in blastozooid numbers during November suggesting the onset of the </w:t>
      </w:r>
      <w:r w:rsidR="00E8432A" w:rsidRPr="00E8432A">
        <w:rPr>
          <w:rFonts w:ascii="Times New Roman" w:hAnsi="Times New Roman" w:cs="Times New Roman"/>
          <w:i/>
          <w:sz w:val="24"/>
          <w:szCs w:val="24"/>
        </w:rPr>
        <w:t>S. thompsoni</w:t>
      </w:r>
      <w:r w:rsidR="00E8432A">
        <w:rPr>
          <w:rFonts w:ascii="Times New Roman" w:hAnsi="Times New Roman" w:cs="Times New Roman"/>
          <w:sz w:val="24"/>
          <w:szCs w:val="24"/>
        </w:rPr>
        <w:t xml:space="preserve"> </w:t>
      </w:r>
      <w:r>
        <w:rPr>
          <w:rFonts w:ascii="Times New Roman" w:hAnsi="Times New Roman" w:cs="Times New Roman"/>
          <w:sz w:val="24"/>
          <w:szCs w:val="24"/>
        </w:rPr>
        <w:t xml:space="preserve">asexual reproduction (budding). The blastozooid </w:t>
      </w:r>
      <w:del w:id="327" w:author="Florian Lüskow" w:date="2024-08-05T14:05:00Z" w16du:dateUtc="2024-08-05T12:05:00Z">
        <w:r w:rsidDel="00B56BBA">
          <w:rPr>
            <w:rFonts w:ascii="Times New Roman" w:hAnsi="Times New Roman" w:cs="Times New Roman"/>
            <w:sz w:val="24"/>
            <w:szCs w:val="24"/>
          </w:rPr>
          <w:lastRenderedPageBreak/>
          <w:delText xml:space="preserve">density </w:delText>
        </w:r>
      </w:del>
      <w:ins w:id="328" w:author="Florian Lüskow" w:date="2024-08-05T14:05:00Z" w16du:dateUtc="2024-08-05T12:05:00Z">
        <w:r w:rsidR="00B56BBA">
          <w:rPr>
            <w:rFonts w:ascii="Times New Roman" w:hAnsi="Times New Roman" w:cs="Times New Roman"/>
            <w:sz w:val="24"/>
            <w:szCs w:val="24"/>
          </w:rPr>
          <w:t>abundance</w:t>
        </w:r>
        <w:r w:rsidR="00B56BBA">
          <w:rPr>
            <w:rFonts w:ascii="Times New Roman" w:hAnsi="Times New Roman" w:cs="Times New Roman"/>
            <w:sz w:val="24"/>
            <w:szCs w:val="24"/>
          </w:rPr>
          <w:t xml:space="preserve"> </w:t>
        </w:r>
      </w:ins>
      <w:r>
        <w:rPr>
          <w:rFonts w:ascii="Times New Roman" w:hAnsi="Times New Roman" w:cs="Times New Roman"/>
          <w:sz w:val="24"/>
          <w:szCs w:val="24"/>
        </w:rPr>
        <w:t xml:space="preserve">remained high </w:t>
      </w:r>
      <w:del w:id="329" w:author="Florian Lüskow" w:date="2024-08-05T14:06:00Z" w16du:dateUtc="2024-08-05T12:06:00Z">
        <w:r w:rsidDel="00B56BBA">
          <w:rPr>
            <w:rFonts w:ascii="Times New Roman" w:hAnsi="Times New Roman" w:cs="Times New Roman"/>
            <w:sz w:val="24"/>
            <w:szCs w:val="24"/>
          </w:rPr>
          <w:delText xml:space="preserve">between </w:delText>
        </w:r>
      </w:del>
      <w:ins w:id="330" w:author="Florian Lüskow" w:date="2024-08-05T14:06:00Z" w16du:dateUtc="2024-08-05T12:06:00Z">
        <w:r w:rsidR="00B56BBA">
          <w:rPr>
            <w:rFonts w:ascii="Times New Roman" w:hAnsi="Times New Roman" w:cs="Times New Roman"/>
            <w:sz w:val="24"/>
            <w:szCs w:val="24"/>
          </w:rPr>
          <w:t>from</w:t>
        </w:r>
        <w:r w:rsidR="00B56BBA">
          <w:rPr>
            <w:rFonts w:ascii="Times New Roman" w:hAnsi="Times New Roman" w:cs="Times New Roman"/>
            <w:sz w:val="24"/>
            <w:szCs w:val="24"/>
          </w:rPr>
          <w:t xml:space="preserve"> </w:t>
        </w:r>
      </w:ins>
      <w:r>
        <w:rPr>
          <w:rFonts w:ascii="Times New Roman" w:hAnsi="Times New Roman" w:cs="Times New Roman"/>
          <w:sz w:val="24"/>
          <w:szCs w:val="24"/>
        </w:rPr>
        <w:t xml:space="preserve">November </w:t>
      </w:r>
      <w:del w:id="331" w:author="Florian Lüskow" w:date="2024-08-05T14:05:00Z" w16du:dateUtc="2024-08-05T12:05:00Z">
        <w:r w:rsidDel="00B56BBA">
          <w:rPr>
            <w:rFonts w:ascii="Times New Roman" w:hAnsi="Times New Roman" w:cs="Times New Roman"/>
            <w:sz w:val="24"/>
            <w:szCs w:val="24"/>
          </w:rPr>
          <w:delText xml:space="preserve">and </w:delText>
        </w:r>
      </w:del>
      <w:ins w:id="332" w:author="Florian Lüskow" w:date="2024-08-05T14:05:00Z" w16du:dateUtc="2024-08-05T12:05:00Z">
        <w:r w:rsidR="00B56BBA">
          <w:rPr>
            <w:rFonts w:ascii="Times New Roman" w:hAnsi="Times New Roman" w:cs="Times New Roman"/>
            <w:sz w:val="24"/>
            <w:szCs w:val="24"/>
          </w:rPr>
          <w:t>to</w:t>
        </w:r>
        <w:r w:rsidR="00B56BBA">
          <w:rPr>
            <w:rFonts w:ascii="Times New Roman" w:hAnsi="Times New Roman" w:cs="Times New Roman"/>
            <w:sz w:val="24"/>
            <w:szCs w:val="24"/>
          </w:rPr>
          <w:t xml:space="preserve"> </w:t>
        </w:r>
      </w:ins>
      <w:r>
        <w:rPr>
          <w:rFonts w:ascii="Times New Roman" w:hAnsi="Times New Roman" w:cs="Times New Roman"/>
          <w:sz w:val="24"/>
          <w:szCs w:val="24"/>
        </w:rPr>
        <w:t xml:space="preserve">March with the second abundance peak in February (Foxton 1966). While </w:t>
      </w:r>
      <w:ins w:id="333" w:author="Florian Lüskow" w:date="2024-08-05T09:39:00Z" w16du:dateUtc="2024-08-05T07:39:00Z">
        <w:r w:rsidR="004C74E0">
          <w:rPr>
            <w:rFonts w:ascii="Times New Roman" w:hAnsi="Times New Roman" w:cs="Times New Roman"/>
            <w:sz w:val="24"/>
            <w:szCs w:val="24"/>
          </w:rPr>
          <w:t xml:space="preserve">the </w:t>
        </w:r>
      </w:ins>
      <w:r>
        <w:rPr>
          <w:rFonts w:ascii="Times New Roman" w:hAnsi="Times New Roman" w:cs="Times New Roman"/>
          <w:sz w:val="24"/>
          <w:szCs w:val="24"/>
        </w:rPr>
        <w:t xml:space="preserve">February abundance maximum was more prominent, it </w:t>
      </w:r>
      <w:r w:rsidR="009A66A8">
        <w:rPr>
          <w:rFonts w:ascii="Times New Roman" w:hAnsi="Times New Roman" w:cs="Times New Roman"/>
          <w:sz w:val="24"/>
          <w:szCs w:val="24"/>
        </w:rPr>
        <w:t>may</w:t>
      </w:r>
      <w:r>
        <w:rPr>
          <w:rFonts w:ascii="Times New Roman" w:hAnsi="Times New Roman" w:cs="Times New Roman"/>
          <w:sz w:val="24"/>
          <w:szCs w:val="24"/>
        </w:rPr>
        <w:t xml:space="preserve"> re</w:t>
      </w:r>
      <w:r w:rsidR="00984E15">
        <w:rPr>
          <w:rFonts w:ascii="Times New Roman" w:hAnsi="Times New Roman" w:cs="Times New Roman"/>
          <w:sz w:val="24"/>
          <w:szCs w:val="24"/>
        </w:rPr>
        <w:t xml:space="preserve">flect the </w:t>
      </w:r>
      <w:r>
        <w:rPr>
          <w:rFonts w:ascii="Times New Roman" w:hAnsi="Times New Roman" w:cs="Times New Roman"/>
          <w:sz w:val="24"/>
          <w:szCs w:val="24"/>
        </w:rPr>
        <w:t xml:space="preserve">regional </w:t>
      </w:r>
      <w:r w:rsidR="00576945">
        <w:rPr>
          <w:rFonts w:ascii="Times New Roman" w:hAnsi="Times New Roman" w:cs="Times New Roman"/>
          <w:sz w:val="24"/>
          <w:szCs w:val="24"/>
        </w:rPr>
        <w:t xml:space="preserve">population dynamics </w:t>
      </w:r>
      <w:r>
        <w:rPr>
          <w:rFonts w:ascii="Times New Roman" w:hAnsi="Times New Roman" w:cs="Times New Roman"/>
          <w:sz w:val="24"/>
          <w:szCs w:val="24"/>
        </w:rPr>
        <w:t xml:space="preserve">because November </w:t>
      </w:r>
      <w:r w:rsidR="00576945">
        <w:rPr>
          <w:rFonts w:ascii="Times New Roman" w:hAnsi="Times New Roman" w:cs="Times New Roman"/>
          <w:sz w:val="24"/>
          <w:szCs w:val="24"/>
        </w:rPr>
        <w:t xml:space="preserve">and February maximums were based on sampling the </w:t>
      </w:r>
      <w:r w:rsidR="005E47CC">
        <w:rPr>
          <w:rFonts w:ascii="Times New Roman" w:hAnsi="Times New Roman" w:cs="Times New Roman"/>
          <w:sz w:val="24"/>
          <w:szCs w:val="24"/>
        </w:rPr>
        <w:t xml:space="preserve">adjacent </w:t>
      </w:r>
      <w:r w:rsidR="00576945">
        <w:rPr>
          <w:rFonts w:ascii="Times New Roman" w:hAnsi="Times New Roman" w:cs="Times New Roman"/>
          <w:sz w:val="24"/>
          <w:szCs w:val="24"/>
        </w:rPr>
        <w:t xml:space="preserve">Atlantic and </w:t>
      </w:r>
      <w:r w:rsidR="00AC5D5F">
        <w:rPr>
          <w:rFonts w:ascii="Times New Roman" w:hAnsi="Times New Roman" w:cs="Times New Roman"/>
          <w:sz w:val="24"/>
          <w:szCs w:val="24"/>
        </w:rPr>
        <w:t xml:space="preserve">Indian </w:t>
      </w:r>
      <w:r w:rsidR="00576945">
        <w:rPr>
          <w:rFonts w:ascii="Times New Roman" w:hAnsi="Times New Roman" w:cs="Times New Roman"/>
          <w:sz w:val="24"/>
          <w:szCs w:val="24"/>
        </w:rPr>
        <w:t xml:space="preserve">sectors of the Southern Ocean, </w:t>
      </w:r>
      <w:r w:rsidR="00A45D1B">
        <w:rPr>
          <w:rFonts w:ascii="Times New Roman" w:hAnsi="Times New Roman" w:cs="Times New Roman"/>
          <w:sz w:val="24"/>
          <w:szCs w:val="24"/>
        </w:rPr>
        <w:t>at different latitudes and years</w:t>
      </w:r>
      <w:r w:rsidR="00576945">
        <w:rPr>
          <w:rFonts w:ascii="Times New Roman" w:hAnsi="Times New Roman" w:cs="Times New Roman"/>
          <w:sz w:val="24"/>
          <w:szCs w:val="24"/>
        </w:rPr>
        <w:t xml:space="preserve"> (Foxton 1966). </w:t>
      </w:r>
      <w:del w:id="334" w:author="Florian Lüskow" w:date="2024-08-05T14:06:00Z" w16du:dateUtc="2024-08-05T12:06:00Z">
        <w:r w:rsidR="00576945" w:rsidDel="00B56BBA">
          <w:rPr>
            <w:rFonts w:ascii="Times New Roman" w:hAnsi="Times New Roman" w:cs="Times New Roman"/>
            <w:sz w:val="24"/>
            <w:szCs w:val="24"/>
          </w:rPr>
          <w:delText>On the other hand, i</w:delText>
        </w:r>
      </w:del>
      <w:ins w:id="335" w:author="Florian Lüskow" w:date="2024-08-05T14:06:00Z" w16du:dateUtc="2024-08-05T12:06:00Z">
        <w:r w:rsidR="00B56BBA">
          <w:rPr>
            <w:rFonts w:ascii="Times New Roman" w:hAnsi="Times New Roman" w:cs="Times New Roman"/>
            <w:sz w:val="24"/>
            <w:szCs w:val="24"/>
          </w:rPr>
          <w:t>I</w:t>
        </w:r>
      </w:ins>
      <w:r w:rsidR="00576945">
        <w:rPr>
          <w:rFonts w:ascii="Times New Roman" w:hAnsi="Times New Roman" w:cs="Times New Roman"/>
          <w:sz w:val="24"/>
          <w:szCs w:val="24"/>
        </w:rPr>
        <w:t xml:space="preserve">f we assume that an oozooid can release up to six blastozooid chains </w:t>
      </w:r>
      <w:r w:rsidR="00984E15">
        <w:rPr>
          <w:rFonts w:ascii="Times New Roman" w:hAnsi="Times New Roman" w:cs="Times New Roman"/>
          <w:sz w:val="24"/>
          <w:szCs w:val="24"/>
        </w:rPr>
        <w:t>(Daponte et al. 2001) and a chain liberation may occur every 6</w:t>
      </w:r>
      <w:del w:id="336" w:author="Florian Lüskow" w:date="2024-08-05T14:06:00Z" w16du:dateUtc="2024-08-05T12:06:00Z">
        <w:r w:rsidR="00984E15" w:rsidDel="009703EC">
          <w:rPr>
            <w:rFonts w:ascii="Times New Roman" w:hAnsi="Times New Roman" w:cs="Times New Roman"/>
            <w:sz w:val="24"/>
            <w:szCs w:val="24"/>
          </w:rPr>
          <w:delText>-</w:delText>
        </w:r>
      </w:del>
      <w:ins w:id="337" w:author="Florian Lüskow" w:date="2024-08-05T14:06:00Z" w16du:dateUtc="2024-08-05T12:06:00Z">
        <w:r w:rsidR="009703EC">
          <w:rPr>
            <w:rFonts w:ascii="Times New Roman" w:hAnsi="Times New Roman" w:cs="Times New Roman"/>
            <w:sz w:val="24"/>
            <w:szCs w:val="24"/>
          </w:rPr>
          <w:t>–</w:t>
        </w:r>
      </w:ins>
      <w:r w:rsidR="00984E15">
        <w:rPr>
          <w:rFonts w:ascii="Times New Roman" w:hAnsi="Times New Roman" w:cs="Times New Roman"/>
          <w:sz w:val="24"/>
          <w:szCs w:val="24"/>
        </w:rPr>
        <w:t>10 days (Pakhomov and Hunt 2017)</w:t>
      </w:r>
      <w:ins w:id="338" w:author="Florian Lüskow" w:date="2024-08-05T14:06:00Z" w16du:dateUtc="2024-08-05T12:06:00Z">
        <w:r w:rsidR="009703EC">
          <w:rPr>
            <w:rFonts w:ascii="Times New Roman" w:hAnsi="Times New Roman" w:cs="Times New Roman"/>
            <w:sz w:val="24"/>
            <w:szCs w:val="24"/>
          </w:rPr>
          <w:t>,</w:t>
        </w:r>
      </w:ins>
      <w:r w:rsidR="00984E15">
        <w:rPr>
          <w:rFonts w:ascii="Times New Roman" w:hAnsi="Times New Roman" w:cs="Times New Roman"/>
          <w:sz w:val="24"/>
          <w:szCs w:val="24"/>
        </w:rPr>
        <w:t xml:space="preserve"> it is plausible that two abundance peaks may potentially provide evidence for several, or semi-perpetual food permitting, asexual reproduction events across the salp circum-Antarctic habitat. If we superimpose the oozooid annual dynamics, it </w:t>
      </w:r>
      <w:del w:id="339" w:author="Florian Lüskow" w:date="2024-08-05T09:39:00Z" w16du:dateUtc="2024-08-05T07:39:00Z">
        <w:r w:rsidR="00984E15" w:rsidDel="004C74E0">
          <w:rPr>
            <w:rFonts w:ascii="Times New Roman" w:hAnsi="Times New Roman" w:cs="Times New Roman"/>
            <w:sz w:val="24"/>
            <w:szCs w:val="24"/>
          </w:rPr>
          <w:delText xml:space="preserve">become </w:delText>
        </w:r>
      </w:del>
      <w:ins w:id="340" w:author="Florian Lüskow" w:date="2024-08-05T09:39:00Z" w16du:dateUtc="2024-08-05T07:39:00Z">
        <w:r w:rsidR="004C74E0">
          <w:rPr>
            <w:rFonts w:ascii="Times New Roman" w:hAnsi="Times New Roman" w:cs="Times New Roman"/>
            <w:sz w:val="24"/>
            <w:szCs w:val="24"/>
          </w:rPr>
          <w:t xml:space="preserve">becomes </w:t>
        </w:r>
      </w:ins>
      <w:r w:rsidR="00984E15">
        <w:rPr>
          <w:rFonts w:ascii="Times New Roman" w:hAnsi="Times New Roman" w:cs="Times New Roman"/>
          <w:sz w:val="24"/>
          <w:szCs w:val="24"/>
        </w:rPr>
        <w:t xml:space="preserve">evident that </w:t>
      </w:r>
      <w:r w:rsidR="00375C13">
        <w:rPr>
          <w:rFonts w:ascii="Times New Roman" w:hAnsi="Times New Roman" w:cs="Times New Roman"/>
          <w:sz w:val="24"/>
          <w:szCs w:val="24"/>
        </w:rPr>
        <w:t xml:space="preserve">an </w:t>
      </w:r>
      <w:r w:rsidR="00984E15">
        <w:rPr>
          <w:rFonts w:ascii="Times New Roman" w:hAnsi="Times New Roman" w:cs="Times New Roman"/>
          <w:sz w:val="24"/>
          <w:szCs w:val="24"/>
        </w:rPr>
        <w:t>increase</w:t>
      </w:r>
      <w:r w:rsidR="00004AB1">
        <w:rPr>
          <w:rFonts w:ascii="Times New Roman" w:hAnsi="Times New Roman" w:cs="Times New Roman"/>
          <w:sz w:val="24"/>
          <w:szCs w:val="24"/>
        </w:rPr>
        <w:t xml:space="preserve"> in their density was also initiated in November and reach</w:t>
      </w:r>
      <w:r w:rsidR="009A66A8">
        <w:rPr>
          <w:rFonts w:ascii="Times New Roman" w:hAnsi="Times New Roman" w:cs="Times New Roman"/>
          <w:sz w:val="24"/>
          <w:szCs w:val="24"/>
        </w:rPr>
        <w:t>ed</w:t>
      </w:r>
      <w:r w:rsidR="00004AB1">
        <w:rPr>
          <w:rFonts w:ascii="Times New Roman" w:hAnsi="Times New Roman" w:cs="Times New Roman"/>
          <w:sz w:val="24"/>
          <w:szCs w:val="24"/>
        </w:rPr>
        <w:t xml:space="preserve"> its maximum in March (Foxton 1966). Finally, the </w:t>
      </w:r>
      <w:r w:rsidR="005E47CC">
        <w:rPr>
          <w:rFonts w:ascii="Times New Roman" w:hAnsi="Times New Roman" w:cs="Times New Roman"/>
          <w:sz w:val="24"/>
          <w:szCs w:val="24"/>
        </w:rPr>
        <w:t xml:space="preserve">average </w:t>
      </w:r>
      <w:ins w:id="341" w:author="Florian Lüskow" w:date="2024-08-05T14:08:00Z" w16du:dateUtc="2024-08-05T12:08:00Z">
        <w:r w:rsidR="00EF1984">
          <w:rPr>
            <w:rFonts w:ascii="Times New Roman" w:hAnsi="Times New Roman" w:cs="Times New Roman"/>
            <w:sz w:val="24"/>
            <w:szCs w:val="24"/>
          </w:rPr>
          <w:t>blastozooid-to-oozooid ratio (</w:t>
        </w:r>
      </w:ins>
      <w:r w:rsidR="00004AB1">
        <w:rPr>
          <w:rFonts w:ascii="Times New Roman" w:hAnsi="Times New Roman" w:cs="Times New Roman"/>
          <w:sz w:val="24"/>
          <w:szCs w:val="24"/>
        </w:rPr>
        <w:t>BOR</w:t>
      </w:r>
      <w:ins w:id="342" w:author="Florian Lüskow" w:date="2024-08-05T14:08:00Z" w16du:dateUtc="2024-08-05T12:08:00Z">
        <w:r w:rsidR="00EF1984">
          <w:rPr>
            <w:rFonts w:ascii="Times New Roman" w:hAnsi="Times New Roman" w:cs="Times New Roman"/>
            <w:sz w:val="24"/>
            <w:szCs w:val="24"/>
          </w:rPr>
          <w:t>)</w:t>
        </w:r>
      </w:ins>
      <w:r w:rsidR="00004AB1">
        <w:rPr>
          <w:rFonts w:ascii="Times New Roman" w:hAnsi="Times New Roman" w:cs="Times New Roman"/>
          <w:sz w:val="24"/>
          <w:szCs w:val="24"/>
        </w:rPr>
        <w:t xml:space="preserve"> i</w:t>
      </w:r>
      <w:r>
        <w:rPr>
          <w:rFonts w:ascii="Times New Roman" w:hAnsi="Times New Roman" w:cs="Times New Roman"/>
          <w:sz w:val="24"/>
          <w:szCs w:val="24"/>
        </w:rPr>
        <w:t>ncreas</w:t>
      </w:r>
      <w:r w:rsidR="00004AB1">
        <w:rPr>
          <w:rFonts w:ascii="Times New Roman" w:hAnsi="Times New Roman" w:cs="Times New Roman"/>
          <w:sz w:val="24"/>
          <w:szCs w:val="24"/>
        </w:rPr>
        <w:t>ed to</w:t>
      </w:r>
      <w:r>
        <w:rPr>
          <w:rFonts w:ascii="Times New Roman" w:hAnsi="Times New Roman" w:cs="Times New Roman"/>
          <w:sz w:val="24"/>
          <w:szCs w:val="24"/>
        </w:rPr>
        <w:t xml:space="preserve"> 72 </w:t>
      </w:r>
      <w:r w:rsidR="00004AB1">
        <w:rPr>
          <w:rFonts w:ascii="Times New Roman" w:hAnsi="Times New Roman" w:cs="Times New Roman"/>
          <w:sz w:val="24"/>
          <w:szCs w:val="24"/>
        </w:rPr>
        <w:t xml:space="preserve">and 140 </w:t>
      </w:r>
      <w:r>
        <w:rPr>
          <w:rFonts w:ascii="Times New Roman" w:hAnsi="Times New Roman" w:cs="Times New Roman"/>
          <w:sz w:val="24"/>
          <w:szCs w:val="24"/>
        </w:rPr>
        <w:t>during November</w:t>
      </w:r>
      <w:r w:rsidR="00004AB1">
        <w:rPr>
          <w:rFonts w:ascii="Times New Roman" w:hAnsi="Times New Roman" w:cs="Times New Roman"/>
          <w:sz w:val="24"/>
          <w:szCs w:val="24"/>
        </w:rPr>
        <w:t xml:space="preserve"> and December</w:t>
      </w:r>
      <w:r>
        <w:rPr>
          <w:rFonts w:ascii="Times New Roman" w:hAnsi="Times New Roman" w:cs="Times New Roman"/>
          <w:sz w:val="24"/>
          <w:szCs w:val="24"/>
        </w:rPr>
        <w:t xml:space="preserve"> from July</w:t>
      </w:r>
      <w:del w:id="343" w:author="Florian Lüskow" w:date="2024-08-05T14:08:00Z" w16du:dateUtc="2024-08-05T12:08:00Z">
        <w:r w:rsidDel="00EF1984">
          <w:rPr>
            <w:rFonts w:ascii="Times New Roman" w:hAnsi="Times New Roman" w:cs="Times New Roman"/>
            <w:sz w:val="24"/>
            <w:szCs w:val="24"/>
          </w:rPr>
          <w:delText>-</w:delText>
        </w:r>
      </w:del>
      <w:ins w:id="344" w:author="Florian Lüskow" w:date="2024-08-05T14:08:00Z" w16du:dateUtc="2024-08-05T12:08:00Z">
        <w:r w:rsidR="00EF1984">
          <w:rPr>
            <w:rFonts w:ascii="Times New Roman" w:hAnsi="Times New Roman" w:cs="Times New Roman"/>
            <w:sz w:val="24"/>
            <w:szCs w:val="24"/>
          </w:rPr>
          <w:t>–</w:t>
        </w:r>
      </w:ins>
      <w:r>
        <w:rPr>
          <w:rFonts w:ascii="Times New Roman" w:hAnsi="Times New Roman" w:cs="Times New Roman"/>
          <w:sz w:val="24"/>
          <w:szCs w:val="24"/>
        </w:rPr>
        <w:t xml:space="preserve">September ratios of ≤ 11 providing </w:t>
      </w:r>
      <w:del w:id="345" w:author="Florian Lüskow" w:date="2024-08-05T09:57:00Z" w16du:dateUtc="2024-08-05T07:57:00Z">
        <w:r w:rsidDel="00B30880">
          <w:rPr>
            <w:rFonts w:ascii="Times New Roman" w:hAnsi="Times New Roman" w:cs="Times New Roman"/>
            <w:sz w:val="24"/>
            <w:szCs w:val="24"/>
          </w:rPr>
          <w:delText>an additional evidence</w:delText>
        </w:r>
      </w:del>
      <w:ins w:id="346" w:author="Florian Lüskow" w:date="2024-08-05T09:57:00Z" w16du:dateUtc="2024-08-05T07:57:00Z">
        <w:r w:rsidR="00B30880">
          <w:rPr>
            <w:rFonts w:ascii="Times New Roman" w:hAnsi="Times New Roman" w:cs="Times New Roman"/>
            <w:sz w:val="24"/>
            <w:szCs w:val="24"/>
          </w:rPr>
          <w:t>additional evidence</w:t>
        </w:r>
      </w:ins>
      <w:r>
        <w:rPr>
          <w:rFonts w:ascii="Times New Roman" w:hAnsi="Times New Roman" w:cs="Times New Roman"/>
          <w:sz w:val="24"/>
          <w:szCs w:val="24"/>
        </w:rPr>
        <w:t xml:space="preserve"> for active budding (Foxton 1966).</w:t>
      </w:r>
      <w:r w:rsidR="00004AB1">
        <w:rPr>
          <w:rFonts w:ascii="Times New Roman" w:hAnsi="Times New Roman" w:cs="Times New Roman"/>
          <w:sz w:val="24"/>
          <w:szCs w:val="24"/>
        </w:rPr>
        <w:t xml:space="preserve"> It dropped to ~ 10 in March </w:t>
      </w:r>
      <w:r w:rsidR="009A66A8">
        <w:rPr>
          <w:rFonts w:ascii="Times New Roman" w:hAnsi="Times New Roman" w:cs="Times New Roman"/>
          <w:sz w:val="24"/>
          <w:szCs w:val="24"/>
        </w:rPr>
        <w:t xml:space="preserve">mostly </w:t>
      </w:r>
      <w:r w:rsidR="00004AB1">
        <w:rPr>
          <w:rFonts w:ascii="Times New Roman" w:hAnsi="Times New Roman" w:cs="Times New Roman"/>
          <w:sz w:val="24"/>
          <w:szCs w:val="24"/>
        </w:rPr>
        <w:t xml:space="preserve">due to </w:t>
      </w:r>
      <w:r w:rsidR="00300632">
        <w:rPr>
          <w:rFonts w:ascii="Times New Roman" w:hAnsi="Times New Roman" w:cs="Times New Roman"/>
          <w:sz w:val="24"/>
          <w:szCs w:val="24"/>
        </w:rPr>
        <w:t xml:space="preserve">a </w:t>
      </w:r>
      <w:r w:rsidR="00004AB1">
        <w:rPr>
          <w:rFonts w:ascii="Times New Roman" w:hAnsi="Times New Roman" w:cs="Times New Roman"/>
          <w:sz w:val="24"/>
          <w:szCs w:val="24"/>
        </w:rPr>
        <w:t>decline in</w:t>
      </w:r>
      <w:r w:rsidR="00300632">
        <w:rPr>
          <w:rFonts w:ascii="Times New Roman" w:hAnsi="Times New Roman" w:cs="Times New Roman"/>
          <w:sz w:val="24"/>
          <w:szCs w:val="24"/>
        </w:rPr>
        <w:t xml:space="preserve"> the</w:t>
      </w:r>
      <w:r w:rsidR="00004AB1">
        <w:rPr>
          <w:rFonts w:ascii="Times New Roman" w:hAnsi="Times New Roman" w:cs="Times New Roman"/>
          <w:sz w:val="24"/>
          <w:szCs w:val="24"/>
        </w:rPr>
        <w:t xml:space="preserve"> blastozooid density and </w:t>
      </w:r>
      <w:r w:rsidR="00300632">
        <w:rPr>
          <w:rFonts w:ascii="Times New Roman" w:hAnsi="Times New Roman" w:cs="Times New Roman"/>
          <w:sz w:val="24"/>
          <w:szCs w:val="24"/>
        </w:rPr>
        <w:t xml:space="preserve">an </w:t>
      </w:r>
      <w:r w:rsidR="00004AB1">
        <w:rPr>
          <w:rFonts w:ascii="Times New Roman" w:hAnsi="Times New Roman" w:cs="Times New Roman"/>
          <w:sz w:val="24"/>
          <w:szCs w:val="24"/>
        </w:rPr>
        <w:t>increase in</w:t>
      </w:r>
      <w:r w:rsidR="00300632">
        <w:rPr>
          <w:rFonts w:ascii="Times New Roman" w:hAnsi="Times New Roman" w:cs="Times New Roman"/>
          <w:sz w:val="24"/>
          <w:szCs w:val="24"/>
        </w:rPr>
        <w:t xml:space="preserve"> the</w:t>
      </w:r>
      <w:r w:rsidR="00004AB1">
        <w:rPr>
          <w:rFonts w:ascii="Times New Roman" w:hAnsi="Times New Roman" w:cs="Times New Roman"/>
          <w:sz w:val="24"/>
          <w:szCs w:val="24"/>
        </w:rPr>
        <w:t xml:space="preserve"> oozooid abundance. Indeed, recently it was shown that </w:t>
      </w:r>
      <w:del w:id="347" w:author="Florian Lüskow" w:date="2024-08-05T09:39:00Z" w16du:dateUtc="2024-08-05T07:39:00Z">
        <w:r w:rsidR="00300632" w:rsidDel="004C74E0">
          <w:rPr>
            <w:rFonts w:ascii="Times New Roman" w:hAnsi="Times New Roman" w:cs="Times New Roman"/>
            <w:sz w:val="24"/>
            <w:szCs w:val="24"/>
          </w:rPr>
          <w:delText xml:space="preserve">the </w:delText>
        </w:r>
      </w:del>
      <w:r w:rsidR="00004AB1">
        <w:rPr>
          <w:rFonts w:ascii="Times New Roman" w:hAnsi="Times New Roman" w:cs="Times New Roman"/>
          <w:sz w:val="24"/>
          <w:szCs w:val="24"/>
        </w:rPr>
        <w:t xml:space="preserve">blastozooid development, from stage 0 to 4, may occur within one to two months (Pakhomov and Hunt 2017, Lüskow et al. </w:t>
      </w:r>
      <w:r w:rsidR="000011D3">
        <w:rPr>
          <w:rFonts w:ascii="Times New Roman" w:hAnsi="Times New Roman" w:cs="Times New Roman"/>
          <w:sz w:val="24"/>
          <w:szCs w:val="24"/>
        </w:rPr>
        <w:t xml:space="preserve">2020). </w:t>
      </w:r>
      <w:r w:rsidR="009A66A8">
        <w:rPr>
          <w:rFonts w:ascii="Times New Roman" w:hAnsi="Times New Roman" w:cs="Times New Roman"/>
          <w:sz w:val="24"/>
          <w:szCs w:val="24"/>
        </w:rPr>
        <w:t>While aware of samples collected over many years in different sectors of the Southern Ocean, the r</w:t>
      </w:r>
      <w:r w:rsidR="000011D3">
        <w:rPr>
          <w:rFonts w:ascii="Times New Roman" w:hAnsi="Times New Roman" w:cs="Times New Roman"/>
          <w:sz w:val="24"/>
          <w:szCs w:val="24"/>
        </w:rPr>
        <w:t xml:space="preserve">egional variability in </w:t>
      </w:r>
      <w:r w:rsidR="009A66A8">
        <w:rPr>
          <w:rFonts w:ascii="Times New Roman" w:hAnsi="Times New Roman" w:cs="Times New Roman"/>
          <w:sz w:val="24"/>
          <w:szCs w:val="24"/>
        </w:rPr>
        <w:t xml:space="preserve">the </w:t>
      </w:r>
      <w:r w:rsidR="000011D3">
        <w:rPr>
          <w:rFonts w:ascii="Times New Roman" w:hAnsi="Times New Roman" w:cs="Times New Roman"/>
          <w:sz w:val="24"/>
          <w:szCs w:val="24"/>
        </w:rPr>
        <w:t xml:space="preserve">salp development </w:t>
      </w:r>
      <w:r w:rsidR="000D09D6">
        <w:rPr>
          <w:rFonts w:ascii="Times New Roman" w:hAnsi="Times New Roman" w:cs="Times New Roman"/>
          <w:sz w:val="24"/>
          <w:szCs w:val="24"/>
        </w:rPr>
        <w:t xml:space="preserve">was </w:t>
      </w:r>
      <w:r w:rsidR="009A66A8">
        <w:rPr>
          <w:rFonts w:ascii="Times New Roman" w:hAnsi="Times New Roman" w:cs="Times New Roman"/>
          <w:sz w:val="24"/>
          <w:szCs w:val="24"/>
        </w:rPr>
        <w:t xml:space="preserve">also </w:t>
      </w:r>
      <w:r w:rsidR="000D09D6">
        <w:rPr>
          <w:rFonts w:ascii="Times New Roman" w:hAnsi="Times New Roman" w:cs="Times New Roman"/>
          <w:sz w:val="24"/>
          <w:szCs w:val="24"/>
        </w:rPr>
        <w:t xml:space="preserve">well </w:t>
      </w:r>
      <w:r w:rsidR="000011D3">
        <w:rPr>
          <w:rFonts w:ascii="Times New Roman" w:hAnsi="Times New Roman" w:cs="Times New Roman"/>
          <w:sz w:val="24"/>
          <w:szCs w:val="24"/>
        </w:rPr>
        <w:t xml:space="preserve">illustrated by </w:t>
      </w:r>
      <w:r w:rsidR="001F0702">
        <w:rPr>
          <w:rFonts w:ascii="Times New Roman" w:hAnsi="Times New Roman" w:cs="Times New Roman"/>
          <w:sz w:val="24"/>
          <w:szCs w:val="24"/>
        </w:rPr>
        <w:t xml:space="preserve">Foxton’s </w:t>
      </w:r>
      <w:r w:rsidR="000D09D6">
        <w:rPr>
          <w:rFonts w:ascii="Times New Roman" w:hAnsi="Times New Roman" w:cs="Times New Roman"/>
          <w:sz w:val="24"/>
          <w:szCs w:val="24"/>
        </w:rPr>
        <w:t xml:space="preserve">(1966) </w:t>
      </w:r>
      <w:r w:rsidR="001F0702">
        <w:rPr>
          <w:rFonts w:ascii="Times New Roman" w:hAnsi="Times New Roman" w:cs="Times New Roman"/>
          <w:sz w:val="24"/>
          <w:szCs w:val="24"/>
        </w:rPr>
        <w:t>data</w:t>
      </w:r>
      <w:r w:rsidR="009A66A8">
        <w:rPr>
          <w:rFonts w:ascii="Times New Roman" w:hAnsi="Times New Roman" w:cs="Times New Roman"/>
          <w:sz w:val="24"/>
          <w:szCs w:val="24"/>
        </w:rPr>
        <w:t>.</w:t>
      </w:r>
      <w:r w:rsidR="000D09D6">
        <w:rPr>
          <w:rFonts w:ascii="Times New Roman" w:hAnsi="Times New Roman" w:cs="Times New Roman"/>
          <w:sz w:val="24"/>
          <w:szCs w:val="24"/>
        </w:rPr>
        <w:t xml:space="preserve"> For example, </w:t>
      </w:r>
      <w:r w:rsidR="001F0702">
        <w:rPr>
          <w:rFonts w:ascii="Times New Roman" w:hAnsi="Times New Roman" w:cs="Times New Roman"/>
          <w:sz w:val="24"/>
          <w:szCs w:val="24"/>
        </w:rPr>
        <w:t>October</w:t>
      </w:r>
      <w:r w:rsidR="009A66A8">
        <w:rPr>
          <w:rFonts w:ascii="Times New Roman" w:hAnsi="Times New Roman" w:cs="Times New Roman"/>
          <w:sz w:val="24"/>
          <w:szCs w:val="24"/>
        </w:rPr>
        <w:t xml:space="preserve"> </w:t>
      </w:r>
      <w:r w:rsidR="00EA4AE9">
        <w:rPr>
          <w:rFonts w:ascii="Times New Roman" w:hAnsi="Times New Roman" w:cs="Times New Roman"/>
          <w:sz w:val="24"/>
          <w:szCs w:val="24"/>
        </w:rPr>
        <w:t xml:space="preserve">observations </w:t>
      </w:r>
      <w:r w:rsidR="001F0702">
        <w:rPr>
          <w:rFonts w:ascii="Times New Roman" w:hAnsi="Times New Roman" w:cs="Times New Roman"/>
          <w:sz w:val="24"/>
          <w:szCs w:val="24"/>
        </w:rPr>
        <w:t>show</w:t>
      </w:r>
      <w:r w:rsidR="000D09D6">
        <w:rPr>
          <w:rFonts w:ascii="Times New Roman" w:hAnsi="Times New Roman" w:cs="Times New Roman"/>
          <w:sz w:val="24"/>
          <w:szCs w:val="24"/>
        </w:rPr>
        <w:t>ed</w:t>
      </w:r>
      <w:r w:rsidR="001F0702">
        <w:rPr>
          <w:rFonts w:ascii="Times New Roman" w:hAnsi="Times New Roman" w:cs="Times New Roman"/>
          <w:sz w:val="24"/>
          <w:szCs w:val="24"/>
        </w:rPr>
        <w:t xml:space="preserve"> either uni- or b</w:t>
      </w:r>
      <w:r w:rsidR="00DE42DC">
        <w:rPr>
          <w:rFonts w:ascii="Times New Roman" w:hAnsi="Times New Roman" w:cs="Times New Roman"/>
          <w:sz w:val="24"/>
          <w:szCs w:val="24"/>
        </w:rPr>
        <w:t>i</w:t>
      </w:r>
      <w:r w:rsidR="001F0702">
        <w:rPr>
          <w:rFonts w:ascii="Times New Roman" w:hAnsi="Times New Roman" w:cs="Times New Roman"/>
          <w:sz w:val="24"/>
          <w:szCs w:val="24"/>
        </w:rPr>
        <w:t xml:space="preserve">-modal </w:t>
      </w:r>
      <w:r w:rsidR="009A66A8" w:rsidRPr="001F0702">
        <w:rPr>
          <w:rFonts w:ascii="Times New Roman" w:hAnsi="Times New Roman" w:cs="Times New Roman"/>
          <w:i/>
          <w:sz w:val="24"/>
          <w:szCs w:val="24"/>
        </w:rPr>
        <w:t>S. thompsoni</w:t>
      </w:r>
      <w:r w:rsidR="009A66A8">
        <w:rPr>
          <w:rFonts w:ascii="Times New Roman" w:hAnsi="Times New Roman" w:cs="Times New Roman"/>
          <w:sz w:val="24"/>
          <w:szCs w:val="24"/>
        </w:rPr>
        <w:t xml:space="preserve"> </w:t>
      </w:r>
      <w:r w:rsidR="001F0702">
        <w:rPr>
          <w:rFonts w:ascii="Times New Roman" w:hAnsi="Times New Roman" w:cs="Times New Roman"/>
          <w:sz w:val="24"/>
          <w:szCs w:val="24"/>
        </w:rPr>
        <w:t>size distribution</w:t>
      </w:r>
      <w:r w:rsidR="00EA4AE9">
        <w:rPr>
          <w:rFonts w:ascii="Times New Roman" w:hAnsi="Times New Roman" w:cs="Times New Roman"/>
          <w:sz w:val="24"/>
          <w:szCs w:val="24"/>
        </w:rPr>
        <w:t>s</w:t>
      </w:r>
      <w:r w:rsidR="001F0702">
        <w:rPr>
          <w:rFonts w:ascii="Times New Roman" w:hAnsi="Times New Roman" w:cs="Times New Roman"/>
          <w:sz w:val="24"/>
          <w:szCs w:val="24"/>
        </w:rPr>
        <w:t xml:space="preserve"> </w:t>
      </w:r>
      <w:r w:rsidR="009A66A8">
        <w:rPr>
          <w:rFonts w:ascii="Times New Roman" w:hAnsi="Times New Roman" w:cs="Times New Roman"/>
          <w:sz w:val="24"/>
          <w:szCs w:val="24"/>
        </w:rPr>
        <w:t xml:space="preserve">in geographically </w:t>
      </w:r>
      <w:commentRangeStart w:id="348"/>
      <w:r w:rsidR="00300632">
        <w:rPr>
          <w:rFonts w:ascii="Times New Roman" w:hAnsi="Times New Roman" w:cs="Times New Roman"/>
          <w:sz w:val="24"/>
          <w:szCs w:val="24"/>
        </w:rPr>
        <w:t>not so distant</w:t>
      </w:r>
      <w:commentRangeEnd w:id="348"/>
      <w:r w:rsidR="00813B6C">
        <w:rPr>
          <w:rStyle w:val="CommentReference"/>
        </w:rPr>
        <w:commentReference w:id="348"/>
      </w:r>
      <w:r w:rsidR="00300632">
        <w:rPr>
          <w:rFonts w:ascii="Times New Roman" w:hAnsi="Times New Roman" w:cs="Times New Roman"/>
          <w:sz w:val="24"/>
          <w:szCs w:val="24"/>
        </w:rPr>
        <w:t xml:space="preserve"> </w:t>
      </w:r>
      <w:r w:rsidR="005E47CC">
        <w:rPr>
          <w:rFonts w:ascii="Times New Roman" w:hAnsi="Times New Roman" w:cs="Times New Roman"/>
          <w:sz w:val="24"/>
          <w:szCs w:val="24"/>
        </w:rPr>
        <w:t xml:space="preserve">(but potentially hydrographically distant) </w:t>
      </w:r>
      <w:r w:rsidR="00300632">
        <w:rPr>
          <w:rFonts w:ascii="Times New Roman" w:hAnsi="Times New Roman" w:cs="Times New Roman"/>
          <w:sz w:val="24"/>
          <w:szCs w:val="24"/>
        </w:rPr>
        <w:t xml:space="preserve">Atlantic sector </w:t>
      </w:r>
      <w:r w:rsidR="009A66A8">
        <w:rPr>
          <w:rFonts w:ascii="Times New Roman" w:hAnsi="Times New Roman" w:cs="Times New Roman"/>
          <w:sz w:val="24"/>
          <w:szCs w:val="24"/>
        </w:rPr>
        <w:t xml:space="preserve">regions </w:t>
      </w:r>
      <w:r w:rsidR="00EA4AE9">
        <w:rPr>
          <w:rFonts w:ascii="Times New Roman" w:hAnsi="Times New Roman" w:cs="Times New Roman"/>
          <w:sz w:val="24"/>
          <w:szCs w:val="24"/>
        </w:rPr>
        <w:t xml:space="preserve">sampled </w:t>
      </w:r>
      <w:r w:rsidR="009A66A8">
        <w:rPr>
          <w:rFonts w:ascii="Times New Roman" w:hAnsi="Times New Roman" w:cs="Times New Roman"/>
          <w:sz w:val="24"/>
          <w:szCs w:val="24"/>
        </w:rPr>
        <w:t>during different years</w:t>
      </w:r>
      <w:r w:rsidR="001F0702">
        <w:rPr>
          <w:rFonts w:ascii="Times New Roman" w:hAnsi="Times New Roman" w:cs="Times New Roman"/>
          <w:sz w:val="24"/>
          <w:szCs w:val="24"/>
        </w:rPr>
        <w:t xml:space="preserve"> </w:t>
      </w:r>
      <w:r w:rsidR="000D09D6">
        <w:rPr>
          <w:rFonts w:ascii="Times New Roman" w:hAnsi="Times New Roman" w:cs="Times New Roman"/>
          <w:sz w:val="24"/>
          <w:szCs w:val="24"/>
        </w:rPr>
        <w:t>(Fig. 26 and Table 14 in Foxton 1966).</w:t>
      </w:r>
      <w:del w:id="349" w:author="Florian Lüskow" w:date="2024-08-05T14:10:00Z" w16du:dateUtc="2024-08-05T12:10:00Z">
        <w:r w:rsidR="00300632" w:rsidDel="00813B6C">
          <w:rPr>
            <w:rFonts w:ascii="Times New Roman" w:hAnsi="Times New Roman" w:cs="Times New Roman"/>
            <w:sz w:val="24"/>
            <w:szCs w:val="24"/>
          </w:rPr>
          <w:delText xml:space="preserve"> </w:delText>
        </w:r>
      </w:del>
    </w:p>
    <w:p w14:paraId="44BBAD9D" w14:textId="6F003800" w:rsidR="008B402F" w:rsidRDefault="008B402F" w:rsidP="00960CE2">
      <w:pPr>
        <w:spacing w:after="0" w:line="360" w:lineRule="auto"/>
        <w:rPr>
          <w:rFonts w:ascii="Times New Roman" w:hAnsi="Times New Roman" w:cs="Times New Roman"/>
          <w:sz w:val="24"/>
          <w:szCs w:val="24"/>
        </w:rPr>
      </w:pPr>
    </w:p>
    <w:p w14:paraId="76713B47" w14:textId="7A4BBD3F" w:rsidR="008B402F" w:rsidRDefault="008B402F" w:rsidP="00960CE2">
      <w:pPr>
        <w:spacing w:after="0" w:line="360" w:lineRule="auto"/>
        <w:rPr>
          <w:rFonts w:ascii="Times New Roman" w:hAnsi="Times New Roman" w:cs="Times New Roman"/>
          <w:sz w:val="24"/>
          <w:szCs w:val="24"/>
        </w:rPr>
      </w:pPr>
      <w:del w:id="350" w:author="Florian Lüskow" w:date="2024-08-05T09:39:00Z" w16du:dateUtc="2024-08-05T07:39:00Z">
        <w:r w:rsidDel="004C74E0">
          <w:rPr>
            <w:rFonts w:ascii="Times New Roman" w:hAnsi="Times New Roman" w:cs="Times New Roman"/>
            <w:sz w:val="24"/>
            <w:szCs w:val="24"/>
          </w:rPr>
          <w:delText xml:space="preserve">Increasing </w:delText>
        </w:r>
      </w:del>
      <w:ins w:id="351" w:author="Florian Lüskow" w:date="2024-08-05T09:39:00Z" w16du:dateUtc="2024-08-05T07:39:00Z">
        <w:r w:rsidR="004C74E0">
          <w:rPr>
            <w:rFonts w:ascii="Times New Roman" w:hAnsi="Times New Roman" w:cs="Times New Roman"/>
            <w:sz w:val="24"/>
            <w:szCs w:val="24"/>
          </w:rPr>
          <w:t xml:space="preserve">An increasing </w:t>
        </w:r>
      </w:ins>
      <w:r>
        <w:rPr>
          <w:rFonts w:ascii="Times New Roman" w:hAnsi="Times New Roman" w:cs="Times New Roman"/>
          <w:sz w:val="24"/>
          <w:szCs w:val="24"/>
        </w:rPr>
        <w:t xml:space="preserve">number of </w:t>
      </w:r>
      <w:r w:rsidR="00375C13">
        <w:rPr>
          <w:rFonts w:ascii="Times New Roman" w:hAnsi="Times New Roman" w:cs="Times New Roman"/>
          <w:sz w:val="24"/>
          <w:szCs w:val="24"/>
        </w:rPr>
        <w:t xml:space="preserve">recent </w:t>
      </w:r>
      <w:r>
        <w:rPr>
          <w:rFonts w:ascii="Times New Roman" w:hAnsi="Times New Roman" w:cs="Times New Roman"/>
          <w:sz w:val="24"/>
          <w:szCs w:val="24"/>
        </w:rPr>
        <w:t>observation</w:t>
      </w:r>
      <w:r w:rsidR="00375C13">
        <w:rPr>
          <w:rFonts w:ascii="Times New Roman" w:hAnsi="Times New Roman" w:cs="Times New Roman"/>
          <w:sz w:val="24"/>
          <w:szCs w:val="24"/>
        </w:rPr>
        <w:t>s</w:t>
      </w:r>
      <w:r>
        <w:rPr>
          <w:rFonts w:ascii="Times New Roman" w:hAnsi="Times New Roman" w:cs="Times New Roman"/>
          <w:sz w:val="24"/>
          <w:szCs w:val="24"/>
        </w:rPr>
        <w:t xml:space="preserve"> challenged some of </w:t>
      </w:r>
      <w:del w:id="352" w:author="Florian Lüskow" w:date="2024-08-05T09:39:00Z" w16du:dateUtc="2024-08-05T07:39:00Z">
        <w:r w:rsidDel="004C74E0">
          <w:rPr>
            <w:rFonts w:ascii="Times New Roman" w:hAnsi="Times New Roman" w:cs="Times New Roman"/>
            <w:sz w:val="24"/>
            <w:szCs w:val="24"/>
          </w:rPr>
          <w:delText xml:space="preserve">the </w:delText>
        </w:r>
      </w:del>
      <w:r>
        <w:rPr>
          <w:rFonts w:ascii="Times New Roman" w:hAnsi="Times New Roman" w:cs="Times New Roman"/>
          <w:sz w:val="24"/>
          <w:szCs w:val="24"/>
        </w:rPr>
        <w:t>Foxton’s statements. For example, it was suggested that oozooids may live longer than one year</w:t>
      </w:r>
      <w:r w:rsidR="000C79B8">
        <w:rPr>
          <w:rFonts w:ascii="Times New Roman" w:hAnsi="Times New Roman" w:cs="Times New Roman"/>
          <w:sz w:val="24"/>
          <w:szCs w:val="24"/>
        </w:rPr>
        <w:t xml:space="preserve">, surviving </w:t>
      </w:r>
      <w:ins w:id="353" w:author="Florian Lüskow" w:date="2024-08-05T09:39:00Z" w16du:dateUtc="2024-08-05T07:39:00Z">
        <w:r w:rsidR="004C74E0">
          <w:rPr>
            <w:rFonts w:ascii="Times New Roman" w:hAnsi="Times New Roman" w:cs="Times New Roman"/>
            <w:sz w:val="24"/>
            <w:szCs w:val="24"/>
          </w:rPr>
          <w:t xml:space="preserve">the </w:t>
        </w:r>
      </w:ins>
      <w:r w:rsidR="000C79B8">
        <w:rPr>
          <w:rFonts w:ascii="Times New Roman" w:hAnsi="Times New Roman" w:cs="Times New Roman"/>
          <w:sz w:val="24"/>
          <w:szCs w:val="24"/>
        </w:rPr>
        <w:t xml:space="preserve">second winter </w:t>
      </w:r>
      <w:r>
        <w:rPr>
          <w:rFonts w:ascii="Times New Roman" w:hAnsi="Times New Roman" w:cs="Times New Roman"/>
          <w:sz w:val="24"/>
          <w:szCs w:val="24"/>
        </w:rPr>
        <w:t xml:space="preserve">and thus </w:t>
      </w:r>
      <w:r w:rsidR="00CD10D9">
        <w:rPr>
          <w:rFonts w:ascii="Times New Roman" w:hAnsi="Times New Roman" w:cs="Times New Roman"/>
          <w:sz w:val="24"/>
          <w:szCs w:val="24"/>
        </w:rPr>
        <w:t xml:space="preserve">periodically occurring </w:t>
      </w:r>
      <w:r>
        <w:rPr>
          <w:rFonts w:ascii="Times New Roman" w:hAnsi="Times New Roman" w:cs="Times New Roman"/>
          <w:sz w:val="24"/>
          <w:szCs w:val="24"/>
        </w:rPr>
        <w:t xml:space="preserve">“salp years” </w:t>
      </w:r>
      <w:r w:rsidR="00375C13">
        <w:rPr>
          <w:rFonts w:ascii="Times New Roman" w:hAnsi="Times New Roman" w:cs="Times New Roman"/>
          <w:sz w:val="24"/>
          <w:szCs w:val="24"/>
        </w:rPr>
        <w:t xml:space="preserve">are </w:t>
      </w:r>
      <w:r>
        <w:rPr>
          <w:rFonts w:ascii="Times New Roman" w:hAnsi="Times New Roman" w:cs="Times New Roman"/>
          <w:sz w:val="24"/>
          <w:szCs w:val="24"/>
        </w:rPr>
        <w:t xml:space="preserve">a result of an oozooid </w:t>
      </w:r>
      <w:del w:id="354" w:author="Florian Lüskow" w:date="2024-08-05T09:39:00Z" w16du:dateUtc="2024-08-05T07:39:00Z">
        <w:r w:rsidDel="004C74E0">
          <w:rPr>
            <w:rFonts w:ascii="Times New Roman" w:hAnsi="Times New Roman" w:cs="Times New Roman"/>
            <w:sz w:val="24"/>
            <w:szCs w:val="24"/>
          </w:rPr>
          <w:delText>build up</w:delText>
        </w:r>
      </w:del>
      <w:ins w:id="355" w:author="Florian Lüskow" w:date="2024-08-05T09:39:00Z" w16du:dateUtc="2024-08-05T07:39:00Z">
        <w:r w:rsidR="004C74E0">
          <w:rPr>
            <w:rFonts w:ascii="Times New Roman" w:hAnsi="Times New Roman" w:cs="Times New Roman"/>
            <w:sz w:val="24"/>
            <w:szCs w:val="24"/>
          </w:rPr>
          <w:t>build-up</w:t>
        </w:r>
      </w:ins>
      <w:r>
        <w:rPr>
          <w:rFonts w:ascii="Times New Roman" w:hAnsi="Times New Roman" w:cs="Times New Roman"/>
          <w:sz w:val="24"/>
          <w:szCs w:val="24"/>
        </w:rPr>
        <w:t xml:space="preserve"> over a couple of years (Loeb and Santora 2012). There is </w:t>
      </w:r>
      <w:del w:id="356" w:author="Florian Lüskow" w:date="2024-08-05T09:39:00Z" w16du:dateUtc="2024-08-05T07:39:00Z">
        <w:r w:rsidDel="004C74E0">
          <w:rPr>
            <w:rFonts w:ascii="Times New Roman" w:hAnsi="Times New Roman" w:cs="Times New Roman"/>
            <w:sz w:val="24"/>
            <w:szCs w:val="24"/>
          </w:rPr>
          <w:delText>a growing evidence</w:delText>
        </w:r>
      </w:del>
      <w:ins w:id="357" w:author="Florian Lüskow" w:date="2024-08-05T09:39:00Z" w16du:dateUtc="2024-08-05T07:39:00Z">
        <w:r w:rsidR="004C74E0">
          <w:rPr>
            <w:rFonts w:ascii="Times New Roman" w:hAnsi="Times New Roman" w:cs="Times New Roman"/>
            <w:sz w:val="24"/>
            <w:szCs w:val="24"/>
          </w:rPr>
          <w:t>growing evidence</w:t>
        </w:r>
      </w:ins>
      <w:r>
        <w:rPr>
          <w:rFonts w:ascii="Times New Roman" w:hAnsi="Times New Roman" w:cs="Times New Roman"/>
          <w:sz w:val="24"/>
          <w:szCs w:val="24"/>
        </w:rPr>
        <w:t xml:space="preserve"> that </w:t>
      </w:r>
      <w:r w:rsidRPr="008B402F">
        <w:rPr>
          <w:rFonts w:ascii="Times New Roman" w:hAnsi="Times New Roman" w:cs="Times New Roman"/>
          <w:i/>
          <w:sz w:val="24"/>
          <w:szCs w:val="24"/>
        </w:rPr>
        <w:t>S. thompsoni</w:t>
      </w:r>
      <w:r>
        <w:rPr>
          <w:rFonts w:ascii="Times New Roman" w:hAnsi="Times New Roman" w:cs="Times New Roman"/>
          <w:sz w:val="24"/>
          <w:szCs w:val="24"/>
        </w:rPr>
        <w:t xml:space="preserve"> may develop from egg</w:t>
      </w:r>
      <w:ins w:id="358" w:author="Florian Lüskow" w:date="2024-08-05T14:12:00Z" w16du:dateUtc="2024-08-05T12:12:00Z">
        <w:r w:rsidR="0017744C">
          <w:rPr>
            <w:rFonts w:ascii="Times New Roman" w:hAnsi="Times New Roman" w:cs="Times New Roman"/>
            <w:sz w:val="24"/>
            <w:szCs w:val="24"/>
          </w:rPr>
          <w:t xml:space="preserve"> </w:t>
        </w:r>
      </w:ins>
      <w:del w:id="359" w:author="Florian Lüskow" w:date="2024-08-05T14:12:00Z" w16du:dateUtc="2024-08-05T12:12:00Z">
        <w:r w:rsidDel="0017744C">
          <w:rPr>
            <w:rFonts w:ascii="Times New Roman" w:hAnsi="Times New Roman" w:cs="Times New Roman"/>
            <w:sz w:val="24"/>
            <w:szCs w:val="24"/>
          </w:rPr>
          <w:delText>-</w:delText>
        </w:r>
      </w:del>
      <w:r>
        <w:rPr>
          <w:rFonts w:ascii="Times New Roman" w:hAnsi="Times New Roman" w:cs="Times New Roman"/>
          <w:sz w:val="24"/>
          <w:szCs w:val="24"/>
        </w:rPr>
        <w:t>to</w:t>
      </w:r>
      <w:ins w:id="360" w:author="Florian Lüskow" w:date="2024-08-05T14:12:00Z" w16du:dateUtc="2024-08-05T12:12:00Z">
        <w:r w:rsidR="0017744C">
          <w:rPr>
            <w:rFonts w:ascii="Times New Roman" w:hAnsi="Times New Roman" w:cs="Times New Roman"/>
            <w:sz w:val="24"/>
            <w:szCs w:val="24"/>
          </w:rPr>
          <w:t xml:space="preserve"> </w:t>
        </w:r>
      </w:ins>
      <w:del w:id="361" w:author="Florian Lüskow" w:date="2024-08-05T14:12:00Z" w16du:dateUtc="2024-08-05T12:12:00Z">
        <w:r w:rsidDel="0017744C">
          <w:rPr>
            <w:rFonts w:ascii="Times New Roman" w:hAnsi="Times New Roman" w:cs="Times New Roman"/>
            <w:sz w:val="24"/>
            <w:szCs w:val="24"/>
          </w:rPr>
          <w:delText>-</w:delText>
        </w:r>
      </w:del>
      <w:r>
        <w:rPr>
          <w:rFonts w:ascii="Times New Roman" w:hAnsi="Times New Roman" w:cs="Times New Roman"/>
          <w:sz w:val="24"/>
          <w:szCs w:val="24"/>
        </w:rPr>
        <w:t xml:space="preserve">egg </w:t>
      </w:r>
      <w:del w:id="362" w:author="Florian Lüskow" w:date="2024-08-05T09:39:00Z" w16du:dateUtc="2024-08-05T07:39:00Z">
        <w:r w:rsidDel="004C74E0">
          <w:rPr>
            <w:rFonts w:ascii="Times New Roman" w:hAnsi="Times New Roman" w:cs="Times New Roman"/>
            <w:sz w:val="24"/>
            <w:szCs w:val="24"/>
          </w:rPr>
          <w:delText xml:space="preserve">during </w:delText>
        </w:r>
      </w:del>
      <w:ins w:id="363" w:author="Florian Lüskow" w:date="2024-08-05T14:11:00Z" w16du:dateUtc="2024-08-05T12:11:00Z">
        <w:r w:rsidR="0017744C">
          <w:rPr>
            <w:rFonts w:ascii="Times New Roman" w:hAnsi="Times New Roman" w:cs="Times New Roman"/>
            <w:sz w:val="24"/>
            <w:szCs w:val="24"/>
          </w:rPr>
          <w:t>in</w:t>
        </w:r>
      </w:ins>
      <w:del w:id="364" w:author="Florian Lüskow" w:date="2024-08-05T14:11:00Z" w16du:dateUtc="2024-08-05T12:11:00Z">
        <w:r w:rsidR="00CD10D9" w:rsidDel="0017744C">
          <w:rPr>
            <w:rFonts w:ascii="Times New Roman" w:hAnsi="Times New Roman" w:cs="Times New Roman"/>
            <w:sz w:val="24"/>
            <w:szCs w:val="24"/>
          </w:rPr>
          <w:delText>a</w:delText>
        </w:r>
      </w:del>
      <w:r w:rsidR="00CD10D9">
        <w:rPr>
          <w:rFonts w:ascii="Times New Roman" w:hAnsi="Times New Roman" w:cs="Times New Roman"/>
          <w:sz w:val="24"/>
          <w:szCs w:val="24"/>
        </w:rPr>
        <w:t xml:space="preserve"> </w:t>
      </w:r>
      <w:r w:rsidR="00C35C6D">
        <w:rPr>
          <w:rFonts w:ascii="Times New Roman" w:hAnsi="Times New Roman" w:cs="Times New Roman"/>
          <w:sz w:val="24"/>
          <w:szCs w:val="24"/>
        </w:rPr>
        <w:t>two</w:t>
      </w:r>
      <w:del w:id="365" w:author="Florian Lüskow" w:date="2024-08-05T14:11:00Z" w16du:dateUtc="2024-08-05T12:11:00Z">
        <w:r w:rsidR="00C35C6D" w:rsidDel="0017744C">
          <w:rPr>
            <w:rFonts w:ascii="Times New Roman" w:hAnsi="Times New Roman" w:cs="Times New Roman"/>
            <w:sz w:val="24"/>
            <w:szCs w:val="24"/>
          </w:rPr>
          <w:delText>-</w:delText>
        </w:r>
      </w:del>
      <w:ins w:id="366" w:author="Florian Lüskow" w:date="2024-08-05T14:11:00Z" w16du:dateUtc="2024-08-05T12:11:00Z">
        <w:r w:rsidR="0017744C">
          <w:rPr>
            <w:rFonts w:ascii="Times New Roman" w:hAnsi="Times New Roman" w:cs="Times New Roman"/>
            <w:sz w:val="24"/>
            <w:szCs w:val="24"/>
          </w:rPr>
          <w:t xml:space="preserve"> to </w:t>
        </w:r>
      </w:ins>
      <w:r w:rsidR="00C35C6D">
        <w:rPr>
          <w:rFonts w:ascii="Times New Roman" w:hAnsi="Times New Roman" w:cs="Times New Roman"/>
          <w:sz w:val="24"/>
          <w:szCs w:val="24"/>
        </w:rPr>
        <w:t>three</w:t>
      </w:r>
      <w:r w:rsidR="00CD10D9">
        <w:rPr>
          <w:rFonts w:ascii="Times New Roman" w:hAnsi="Times New Roman" w:cs="Times New Roman"/>
          <w:sz w:val="24"/>
          <w:szCs w:val="24"/>
        </w:rPr>
        <w:t xml:space="preserve"> months</w:t>
      </w:r>
      <w:r>
        <w:rPr>
          <w:rFonts w:ascii="Times New Roman" w:hAnsi="Times New Roman" w:cs="Times New Roman"/>
          <w:sz w:val="24"/>
          <w:szCs w:val="24"/>
        </w:rPr>
        <w:t xml:space="preserve"> thus </w:t>
      </w:r>
      <w:r w:rsidR="000C79B8">
        <w:rPr>
          <w:rFonts w:ascii="Times New Roman" w:hAnsi="Times New Roman" w:cs="Times New Roman"/>
          <w:sz w:val="24"/>
          <w:szCs w:val="24"/>
        </w:rPr>
        <w:t xml:space="preserve">potentially </w:t>
      </w:r>
      <w:r>
        <w:rPr>
          <w:rFonts w:ascii="Times New Roman" w:hAnsi="Times New Roman" w:cs="Times New Roman"/>
          <w:sz w:val="24"/>
          <w:szCs w:val="24"/>
        </w:rPr>
        <w:t xml:space="preserve">turning over the population at least twice per year (Pakhomov and Hunt 2017, </w:t>
      </w:r>
      <w:r w:rsidR="002325E9">
        <w:rPr>
          <w:rFonts w:ascii="Times New Roman" w:hAnsi="Times New Roman" w:cs="Times New Roman"/>
          <w:sz w:val="24"/>
          <w:szCs w:val="24"/>
        </w:rPr>
        <w:t>Henschke et al. 2016, Gr</w:t>
      </w:r>
      <w:r w:rsidR="009D2EBB">
        <w:rPr>
          <w:rFonts w:ascii="Times New Roman" w:hAnsi="Times New Roman" w:cs="Times New Roman"/>
          <w:sz w:val="24"/>
          <w:szCs w:val="24"/>
        </w:rPr>
        <w:t>oe</w:t>
      </w:r>
      <w:r w:rsidR="002325E9">
        <w:rPr>
          <w:rFonts w:ascii="Times New Roman" w:hAnsi="Times New Roman" w:cs="Times New Roman"/>
          <w:sz w:val="24"/>
          <w:szCs w:val="24"/>
        </w:rPr>
        <w:t>n</w:t>
      </w:r>
      <w:r w:rsidR="009D2EBB">
        <w:rPr>
          <w:rFonts w:ascii="Times New Roman" w:hAnsi="Times New Roman" w:cs="Times New Roman"/>
          <w:sz w:val="24"/>
          <w:szCs w:val="24"/>
        </w:rPr>
        <w:t>e</w:t>
      </w:r>
      <w:r w:rsidR="002325E9">
        <w:rPr>
          <w:rFonts w:ascii="Times New Roman" w:hAnsi="Times New Roman" w:cs="Times New Roman"/>
          <w:sz w:val="24"/>
          <w:szCs w:val="24"/>
        </w:rPr>
        <w:t xml:space="preserve">veld et al. 2020, </w:t>
      </w:r>
      <w:r>
        <w:rPr>
          <w:rFonts w:ascii="Times New Roman" w:hAnsi="Times New Roman" w:cs="Times New Roman"/>
          <w:sz w:val="24"/>
          <w:szCs w:val="24"/>
        </w:rPr>
        <w:t>Lüskow et al. 2020)</w:t>
      </w:r>
      <w:r w:rsidR="009D2EBB">
        <w:rPr>
          <w:rFonts w:ascii="Times New Roman" w:hAnsi="Times New Roman" w:cs="Times New Roman"/>
          <w:sz w:val="24"/>
          <w:szCs w:val="24"/>
        </w:rPr>
        <w:t xml:space="preserve"> with high regional </w:t>
      </w:r>
      <w:r w:rsidR="000C79B8">
        <w:rPr>
          <w:rFonts w:ascii="Times New Roman" w:hAnsi="Times New Roman" w:cs="Times New Roman"/>
          <w:sz w:val="24"/>
          <w:szCs w:val="24"/>
        </w:rPr>
        <w:t xml:space="preserve">and water </w:t>
      </w:r>
      <w:del w:id="367" w:author="Florian Lüskow" w:date="2024-08-05T14:12:00Z" w16du:dateUtc="2024-08-05T12:12:00Z">
        <w:r w:rsidR="000C79B8" w:rsidDel="0017744C">
          <w:rPr>
            <w:rFonts w:ascii="Times New Roman" w:hAnsi="Times New Roman" w:cs="Times New Roman"/>
            <w:sz w:val="24"/>
            <w:szCs w:val="24"/>
          </w:rPr>
          <w:delText xml:space="preserve">mass </w:delText>
        </w:r>
      </w:del>
      <w:ins w:id="368" w:author="Florian Lüskow" w:date="2024-08-05T14:12:00Z" w16du:dateUtc="2024-08-05T12:12:00Z">
        <w:r w:rsidR="0017744C">
          <w:rPr>
            <w:rFonts w:ascii="Times New Roman" w:hAnsi="Times New Roman" w:cs="Times New Roman"/>
            <w:sz w:val="24"/>
            <w:szCs w:val="24"/>
          </w:rPr>
          <w:t>mass</w:t>
        </w:r>
        <w:r w:rsidR="0017744C">
          <w:rPr>
            <w:rFonts w:ascii="Times New Roman" w:hAnsi="Times New Roman" w:cs="Times New Roman"/>
            <w:sz w:val="24"/>
            <w:szCs w:val="24"/>
          </w:rPr>
          <w:t>-</w:t>
        </w:r>
      </w:ins>
      <w:r w:rsidR="009D2EBB">
        <w:rPr>
          <w:rFonts w:ascii="Times New Roman" w:hAnsi="Times New Roman" w:cs="Times New Roman"/>
          <w:sz w:val="24"/>
          <w:szCs w:val="24"/>
        </w:rPr>
        <w:t>specific</w:t>
      </w:r>
      <w:r w:rsidR="000C79B8">
        <w:rPr>
          <w:rFonts w:ascii="Times New Roman" w:hAnsi="Times New Roman" w:cs="Times New Roman"/>
          <w:sz w:val="24"/>
          <w:szCs w:val="24"/>
        </w:rPr>
        <w:t xml:space="preserve"> dynamics</w:t>
      </w:r>
      <w:r w:rsidR="009D2EBB">
        <w:rPr>
          <w:rFonts w:ascii="Times New Roman" w:hAnsi="Times New Roman" w:cs="Times New Roman"/>
          <w:sz w:val="24"/>
          <w:szCs w:val="24"/>
        </w:rPr>
        <w:t xml:space="preserve"> (Henschke et al. 2023). </w:t>
      </w:r>
      <w:r w:rsidR="000C79B8">
        <w:rPr>
          <w:rFonts w:ascii="Times New Roman" w:hAnsi="Times New Roman" w:cs="Times New Roman"/>
          <w:sz w:val="24"/>
          <w:szCs w:val="24"/>
        </w:rPr>
        <w:t xml:space="preserve">It is still </w:t>
      </w:r>
      <w:del w:id="369" w:author="Florian Lüskow" w:date="2024-08-05T14:12:00Z" w16du:dateUtc="2024-08-05T12:12:00Z">
        <w:r w:rsidR="000C79B8" w:rsidDel="0017744C">
          <w:rPr>
            <w:rFonts w:ascii="Times New Roman" w:hAnsi="Times New Roman" w:cs="Times New Roman"/>
            <w:sz w:val="24"/>
            <w:szCs w:val="24"/>
          </w:rPr>
          <w:delText xml:space="preserve">recognized </w:delText>
        </w:r>
      </w:del>
      <w:ins w:id="370" w:author="Florian Lüskow" w:date="2024-08-05T14:12:00Z" w16du:dateUtc="2024-08-05T12:12:00Z">
        <w:r w:rsidR="0017744C">
          <w:rPr>
            <w:rFonts w:ascii="Times New Roman" w:hAnsi="Times New Roman" w:cs="Times New Roman"/>
            <w:sz w:val="24"/>
            <w:szCs w:val="24"/>
          </w:rPr>
          <w:t>recogni</w:t>
        </w:r>
        <w:r w:rsidR="0017744C">
          <w:rPr>
            <w:rFonts w:ascii="Times New Roman" w:hAnsi="Times New Roman" w:cs="Times New Roman"/>
            <w:sz w:val="24"/>
            <w:szCs w:val="24"/>
          </w:rPr>
          <w:t>s</w:t>
        </w:r>
        <w:r w:rsidR="0017744C">
          <w:rPr>
            <w:rFonts w:ascii="Times New Roman" w:hAnsi="Times New Roman" w:cs="Times New Roman"/>
            <w:sz w:val="24"/>
            <w:szCs w:val="24"/>
          </w:rPr>
          <w:t xml:space="preserve">ed </w:t>
        </w:r>
      </w:ins>
      <w:r w:rsidR="000C79B8">
        <w:rPr>
          <w:rFonts w:ascii="Times New Roman" w:hAnsi="Times New Roman" w:cs="Times New Roman"/>
          <w:sz w:val="24"/>
          <w:szCs w:val="24"/>
        </w:rPr>
        <w:t xml:space="preserve">that </w:t>
      </w:r>
      <w:r w:rsidR="000C79B8" w:rsidRPr="000C79B8">
        <w:rPr>
          <w:rFonts w:ascii="Times New Roman" w:hAnsi="Times New Roman" w:cs="Times New Roman"/>
          <w:i/>
          <w:sz w:val="24"/>
          <w:szCs w:val="24"/>
        </w:rPr>
        <w:t>S. thompsoni</w:t>
      </w:r>
      <w:r w:rsidR="000C79B8">
        <w:rPr>
          <w:rFonts w:ascii="Times New Roman" w:hAnsi="Times New Roman" w:cs="Times New Roman"/>
          <w:sz w:val="24"/>
          <w:szCs w:val="24"/>
        </w:rPr>
        <w:t xml:space="preserve"> cannot yet successfully complete its life cycle in the high Antarctic </w:t>
      </w:r>
      <w:r w:rsidR="00CD10D9">
        <w:rPr>
          <w:rFonts w:ascii="Times New Roman" w:hAnsi="Times New Roman" w:cs="Times New Roman"/>
          <w:sz w:val="24"/>
          <w:szCs w:val="24"/>
        </w:rPr>
        <w:t xml:space="preserve">and salp populations are advected from the northern habitats </w:t>
      </w:r>
      <w:r w:rsidR="000C79B8">
        <w:rPr>
          <w:rFonts w:ascii="Times New Roman" w:hAnsi="Times New Roman" w:cs="Times New Roman"/>
          <w:sz w:val="24"/>
          <w:szCs w:val="24"/>
        </w:rPr>
        <w:t xml:space="preserve">(Chiba et al. 1998, Pakhomov et al. 2011, Henschke and Pakhomov 2019). </w:t>
      </w:r>
      <w:del w:id="371" w:author="Florian Lüskow" w:date="2024-08-05T09:40:00Z" w16du:dateUtc="2024-08-05T07:40:00Z">
        <w:r w:rsidR="000C79B8" w:rsidDel="004C74E0">
          <w:rPr>
            <w:rFonts w:ascii="Times New Roman" w:hAnsi="Times New Roman" w:cs="Times New Roman"/>
            <w:sz w:val="24"/>
            <w:szCs w:val="24"/>
          </w:rPr>
          <w:delText xml:space="preserve">In </w:delText>
        </w:r>
      </w:del>
      <w:ins w:id="372" w:author="Florian Lüskow" w:date="2024-08-05T09:40:00Z" w16du:dateUtc="2024-08-05T07:40:00Z">
        <w:r w:rsidR="004C74E0">
          <w:rPr>
            <w:rFonts w:ascii="Times New Roman" w:hAnsi="Times New Roman" w:cs="Times New Roman"/>
            <w:sz w:val="24"/>
            <w:szCs w:val="24"/>
          </w:rPr>
          <w:t xml:space="preserve">On the </w:t>
        </w:r>
      </w:ins>
      <w:r w:rsidR="000C79B8">
        <w:rPr>
          <w:rFonts w:ascii="Times New Roman" w:hAnsi="Times New Roman" w:cs="Times New Roman"/>
          <w:sz w:val="24"/>
          <w:szCs w:val="24"/>
        </w:rPr>
        <w:t xml:space="preserve">contrary, </w:t>
      </w:r>
      <w:del w:id="373" w:author="Florian Lüskow" w:date="2024-08-05T09:40:00Z" w16du:dateUtc="2024-08-05T07:40:00Z">
        <w:r w:rsidR="000C79B8" w:rsidDel="004C74E0">
          <w:rPr>
            <w:rFonts w:ascii="Times New Roman" w:hAnsi="Times New Roman" w:cs="Times New Roman"/>
            <w:sz w:val="24"/>
            <w:szCs w:val="24"/>
          </w:rPr>
          <w:delText>t</w:delText>
        </w:r>
        <w:r w:rsidR="00DE76D6" w:rsidDel="004C74E0">
          <w:rPr>
            <w:rFonts w:ascii="Times New Roman" w:hAnsi="Times New Roman" w:cs="Times New Roman"/>
            <w:sz w:val="24"/>
            <w:szCs w:val="24"/>
          </w:rPr>
          <w:delText xml:space="preserve">here </w:delText>
        </w:r>
        <w:r w:rsidR="000C79B8" w:rsidDel="004C74E0">
          <w:rPr>
            <w:rFonts w:ascii="Times New Roman" w:hAnsi="Times New Roman" w:cs="Times New Roman"/>
            <w:sz w:val="24"/>
            <w:szCs w:val="24"/>
          </w:rPr>
          <w:delText xml:space="preserve">are </w:delText>
        </w:r>
        <w:r w:rsidR="00DE76D6" w:rsidDel="004C74E0">
          <w:rPr>
            <w:rFonts w:ascii="Times New Roman" w:hAnsi="Times New Roman" w:cs="Times New Roman"/>
            <w:sz w:val="24"/>
            <w:szCs w:val="24"/>
          </w:rPr>
          <w:delText>limited observation</w:delText>
        </w:r>
        <w:r w:rsidR="000C79B8" w:rsidDel="004C74E0">
          <w:rPr>
            <w:rFonts w:ascii="Times New Roman" w:hAnsi="Times New Roman" w:cs="Times New Roman"/>
            <w:sz w:val="24"/>
            <w:szCs w:val="24"/>
          </w:rPr>
          <w:delText>s</w:delText>
        </w:r>
        <w:r w:rsidR="00DE76D6" w:rsidDel="004C74E0">
          <w:rPr>
            <w:rFonts w:ascii="Times New Roman" w:hAnsi="Times New Roman" w:cs="Times New Roman"/>
            <w:sz w:val="24"/>
            <w:szCs w:val="24"/>
          </w:rPr>
          <w:delText xml:space="preserve"> confirming</w:delText>
        </w:r>
      </w:del>
      <w:ins w:id="374" w:author="Florian Lüskow" w:date="2024-08-05T09:40:00Z" w16du:dateUtc="2024-08-05T07:40:00Z">
        <w:r w:rsidR="004C74E0">
          <w:rPr>
            <w:rFonts w:ascii="Times New Roman" w:hAnsi="Times New Roman" w:cs="Times New Roman"/>
            <w:sz w:val="24"/>
            <w:szCs w:val="24"/>
          </w:rPr>
          <w:t>limited observations confirm</w:t>
        </w:r>
      </w:ins>
      <w:r w:rsidR="00DE76D6">
        <w:rPr>
          <w:rFonts w:ascii="Times New Roman" w:hAnsi="Times New Roman" w:cs="Times New Roman"/>
          <w:sz w:val="24"/>
          <w:szCs w:val="24"/>
        </w:rPr>
        <w:t xml:space="preserve"> </w:t>
      </w:r>
      <w:r w:rsidR="00375C13">
        <w:rPr>
          <w:rFonts w:ascii="Times New Roman" w:hAnsi="Times New Roman" w:cs="Times New Roman"/>
          <w:sz w:val="24"/>
          <w:szCs w:val="24"/>
        </w:rPr>
        <w:t xml:space="preserve">the </w:t>
      </w:r>
      <w:r w:rsidR="00DE76D6">
        <w:rPr>
          <w:rFonts w:ascii="Times New Roman" w:hAnsi="Times New Roman" w:cs="Times New Roman"/>
          <w:sz w:val="24"/>
          <w:szCs w:val="24"/>
        </w:rPr>
        <w:t xml:space="preserve">winter </w:t>
      </w:r>
      <w:r w:rsidR="00DE76D6" w:rsidRPr="00DE76D6">
        <w:rPr>
          <w:rFonts w:ascii="Times New Roman" w:hAnsi="Times New Roman" w:cs="Times New Roman"/>
          <w:i/>
          <w:sz w:val="24"/>
          <w:szCs w:val="24"/>
        </w:rPr>
        <w:t>S. thompsoni</w:t>
      </w:r>
      <w:r w:rsidR="00DE76D6">
        <w:rPr>
          <w:rFonts w:ascii="Times New Roman" w:hAnsi="Times New Roman" w:cs="Times New Roman"/>
          <w:sz w:val="24"/>
          <w:szCs w:val="24"/>
        </w:rPr>
        <w:t xml:space="preserve"> reproduction </w:t>
      </w:r>
      <w:r w:rsidR="00375C13">
        <w:rPr>
          <w:rFonts w:ascii="Times New Roman" w:hAnsi="Times New Roman" w:cs="Times New Roman"/>
          <w:sz w:val="24"/>
          <w:szCs w:val="24"/>
        </w:rPr>
        <w:t xml:space="preserve">under the ice </w:t>
      </w:r>
      <w:r w:rsidR="00DE76D6">
        <w:rPr>
          <w:rFonts w:ascii="Times New Roman" w:hAnsi="Times New Roman" w:cs="Times New Roman"/>
          <w:sz w:val="24"/>
          <w:szCs w:val="24"/>
        </w:rPr>
        <w:t>in the northern part of the Weddell Sea (Pakhomov and Hunt 2014)</w:t>
      </w:r>
      <w:r w:rsidR="000C79B8">
        <w:rPr>
          <w:rFonts w:ascii="Times New Roman" w:hAnsi="Times New Roman" w:cs="Times New Roman"/>
          <w:sz w:val="24"/>
          <w:szCs w:val="24"/>
        </w:rPr>
        <w:t xml:space="preserve">. </w:t>
      </w:r>
      <w:r w:rsidR="009A66A8">
        <w:rPr>
          <w:rFonts w:ascii="Times New Roman" w:hAnsi="Times New Roman" w:cs="Times New Roman"/>
          <w:sz w:val="24"/>
          <w:szCs w:val="24"/>
        </w:rPr>
        <w:t>Th</w:t>
      </w:r>
      <w:r w:rsidR="000C79B8">
        <w:rPr>
          <w:rFonts w:ascii="Times New Roman" w:hAnsi="Times New Roman" w:cs="Times New Roman"/>
          <w:sz w:val="24"/>
          <w:szCs w:val="24"/>
        </w:rPr>
        <w:t xml:space="preserve">e above thus </w:t>
      </w:r>
      <w:r w:rsidR="009A66A8">
        <w:rPr>
          <w:rFonts w:ascii="Times New Roman" w:hAnsi="Times New Roman" w:cs="Times New Roman"/>
          <w:sz w:val="24"/>
          <w:szCs w:val="24"/>
        </w:rPr>
        <w:t xml:space="preserve">pose </w:t>
      </w:r>
      <w:r w:rsidR="000C79B8">
        <w:rPr>
          <w:rFonts w:ascii="Times New Roman" w:hAnsi="Times New Roman" w:cs="Times New Roman"/>
          <w:sz w:val="24"/>
          <w:szCs w:val="24"/>
        </w:rPr>
        <w:t>a</w:t>
      </w:r>
      <w:r w:rsidR="009A66A8">
        <w:rPr>
          <w:rFonts w:ascii="Times New Roman" w:hAnsi="Times New Roman" w:cs="Times New Roman"/>
          <w:sz w:val="24"/>
          <w:szCs w:val="24"/>
        </w:rPr>
        <w:t xml:space="preserve"> question</w:t>
      </w:r>
      <w:r w:rsidR="000C79B8">
        <w:rPr>
          <w:rFonts w:ascii="Times New Roman" w:hAnsi="Times New Roman" w:cs="Times New Roman"/>
          <w:sz w:val="24"/>
          <w:szCs w:val="24"/>
        </w:rPr>
        <w:t>,</w:t>
      </w:r>
      <w:r w:rsidR="009A66A8">
        <w:rPr>
          <w:rFonts w:ascii="Times New Roman" w:hAnsi="Times New Roman" w:cs="Times New Roman"/>
          <w:sz w:val="24"/>
          <w:szCs w:val="24"/>
        </w:rPr>
        <w:t xml:space="preserve"> what drives </w:t>
      </w:r>
      <w:r w:rsidR="009A66A8">
        <w:rPr>
          <w:rFonts w:ascii="Times New Roman" w:hAnsi="Times New Roman" w:cs="Times New Roman"/>
          <w:sz w:val="24"/>
          <w:szCs w:val="24"/>
        </w:rPr>
        <w:lastRenderedPageBreak/>
        <w:t>the salp development across the Southern Ocean and whether is it strongly seasonal or perpetual?</w:t>
      </w:r>
      <w:del w:id="375" w:author="Florian Lüskow" w:date="2024-08-05T14:13:00Z" w16du:dateUtc="2024-08-05T12:13:00Z">
        <w:r w:rsidR="00DE76D6" w:rsidDel="00946E0C">
          <w:rPr>
            <w:rFonts w:ascii="Times New Roman" w:hAnsi="Times New Roman" w:cs="Times New Roman"/>
            <w:sz w:val="24"/>
            <w:szCs w:val="24"/>
          </w:rPr>
          <w:delText xml:space="preserve"> </w:delText>
        </w:r>
      </w:del>
    </w:p>
    <w:p w14:paraId="6F40747B" w14:textId="533392E5" w:rsidR="009A66A8" w:rsidRDefault="009A66A8" w:rsidP="00960CE2">
      <w:pPr>
        <w:spacing w:after="0" w:line="360" w:lineRule="auto"/>
        <w:rPr>
          <w:rFonts w:ascii="Times New Roman" w:hAnsi="Times New Roman" w:cs="Times New Roman"/>
          <w:sz w:val="24"/>
          <w:szCs w:val="24"/>
        </w:rPr>
      </w:pPr>
    </w:p>
    <w:p w14:paraId="4F57B342" w14:textId="146D8388" w:rsidR="00AB1042" w:rsidRDefault="00890C10"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Sampling during austral spring </w:t>
      </w:r>
      <w:r w:rsidR="00375C13">
        <w:rPr>
          <w:rFonts w:ascii="Times New Roman" w:hAnsi="Times New Roman" w:cs="Times New Roman"/>
          <w:sz w:val="24"/>
          <w:szCs w:val="24"/>
        </w:rPr>
        <w:t xml:space="preserve">2022 has returned </w:t>
      </w:r>
      <w:r>
        <w:rPr>
          <w:rFonts w:ascii="Times New Roman" w:hAnsi="Times New Roman" w:cs="Times New Roman"/>
          <w:sz w:val="24"/>
          <w:szCs w:val="24"/>
        </w:rPr>
        <w:t xml:space="preserve">low </w:t>
      </w:r>
      <w:r w:rsidRPr="00890C10">
        <w:rPr>
          <w:rFonts w:ascii="Times New Roman" w:hAnsi="Times New Roman" w:cs="Times New Roman"/>
          <w:i/>
          <w:sz w:val="24"/>
          <w:szCs w:val="24"/>
        </w:rPr>
        <w:t>S. thompsoni</w:t>
      </w:r>
      <w:r>
        <w:rPr>
          <w:rFonts w:ascii="Times New Roman" w:hAnsi="Times New Roman" w:cs="Times New Roman"/>
          <w:sz w:val="24"/>
          <w:szCs w:val="24"/>
        </w:rPr>
        <w:t xml:space="preserve"> </w:t>
      </w:r>
      <w:del w:id="376" w:author="Florian Lüskow" w:date="2024-08-05T14:13:00Z" w16du:dateUtc="2024-08-05T12:13:00Z">
        <w:r w:rsidDel="00946E0C">
          <w:rPr>
            <w:rFonts w:ascii="Times New Roman" w:hAnsi="Times New Roman" w:cs="Times New Roman"/>
            <w:sz w:val="24"/>
            <w:szCs w:val="24"/>
          </w:rPr>
          <w:delText>concentrations</w:delText>
        </w:r>
      </w:del>
      <w:ins w:id="377" w:author="Florian Lüskow" w:date="2024-08-05T14:13:00Z" w16du:dateUtc="2024-08-05T12:13:00Z">
        <w:r w:rsidR="00946E0C">
          <w:rPr>
            <w:rFonts w:ascii="Times New Roman" w:hAnsi="Times New Roman" w:cs="Times New Roman"/>
            <w:sz w:val="24"/>
            <w:szCs w:val="24"/>
          </w:rPr>
          <w:t>abundances</w:t>
        </w:r>
      </w:ins>
      <w:r>
        <w:rPr>
          <w:rFonts w:ascii="Times New Roman" w:hAnsi="Times New Roman" w:cs="Times New Roman"/>
          <w:sz w:val="24"/>
          <w:szCs w:val="24"/>
        </w:rPr>
        <w:t xml:space="preserve">, </w:t>
      </w:r>
      <w:r w:rsidR="004D71C5">
        <w:rPr>
          <w:rFonts w:ascii="Times New Roman" w:hAnsi="Times New Roman" w:cs="Times New Roman"/>
          <w:sz w:val="24"/>
          <w:szCs w:val="24"/>
        </w:rPr>
        <w:t>which could not be explained by</w:t>
      </w:r>
      <w:r w:rsidR="00375C13">
        <w:rPr>
          <w:rFonts w:ascii="Times New Roman" w:hAnsi="Times New Roman" w:cs="Times New Roman"/>
          <w:sz w:val="24"/>
          <w:szCs w:val="24"/>
        </w:rPr>
        <w:t xml:space="preserve"> a</w:t>
      </w:r>
      <w:r w:rsidR="004D71C5">
        <w:rPr>
          <w:rFonts w:ascii="Times New Roman" w:hAnsi="Times New Roman" w:cs="Times New Roman"/>
          <w:sz w:val="24"/>
          <w:szCs w:val="24"/>
        </w:rPr>
        <w:t xml:space="preserve"> limited sampling volume</w:t>
      </w:r>
      <w:r w:rsidR="00375C13">
        <w:rPr>
          <w:rFonts w:ascii="Times New Roman" w:hAnsi="Times New Roman" w:cs="Times New Roman"/>
          <w:sz w:val="24"/>
          <w:szCs w:val="24"/>
        </w:rPr>
        <w:t xml:space="preserve"> and thus </w:t>
      </w:r>
      <w:r w:rsidR="00300632">
        <w:rPr>
          <w:rFonts w:ascii="Times New Roman" w:hAnsi="Times New Roman" w:cs="Times New Roman"/>
          <w:sz w:val="24"/>
          <w:szCs w:val="24"/>
        </w:rPr>
        <w:t xml:space="preserve">likely </w:t>
      </w:r>
      <w:r w:rsidR="00375C13">
        <w:rPr>
          <w:rFonts w:ascii="Times New Roman" w:hAnsi="Times New Roman" w:cs="Times New Roman"/>
          <w:sz w:val="24"/>
          <w:szCs w:val="24"/>
        </w:rPr>
        <w:t xml:space="preserve">reflect </w:t>
      </w:r>
      <w:r w:rsidR="00CD10D9">
        <w:rPr>
          <w:rFonts w:ascii="Times New Roman" w:hAnsi="Times New Roman" w:cs="Times New Roman"/>
          <w:sz w:val="24"/>
          <w:szCs w:val="24"/>
        </w:rPr>
        <w:t xml:space="preserve">the </w:t>
      </w:r>
      <w:r w:rsidR="00375C13">
        <w:rPr>
          <w:rFonts w:ascii="Times New Roman" w:hAnsi="Times New Roman" w:cs="Times New Roman"/>
          <w:sz w:val="24"/>
          <w:szCs w:val="24"/>
        </w:rPr>
        <w:t>natural salp population density in the area</w:t>
      </w:r>
      <w:r w:rsidR="004D71C5">
        <w:rPr>
          <w:rFonts w:ascii="Times New Roman" w:hAnsi="Times New Roman" w:cs="Times New Roman"/>
          <w:sz w:val="24"/>
          <w:szCs w:val="24"/>
        </w:rPr>
        <w:t xml:space="preserve">. </w:t>
      </w:r>
      <w:r w:rsidR="00D47CE5">
        <w:rPr>
          <w:rFonts w:ascii="Times New Roman" w:hAnsi="Times New Roman" w:cs="Times New Roman"/>
          <w:sz w:val="24"/>
          <w:szCs w:val="24"/>
        </w:rPr>
        <w:t xml:space="preserve">While being on </w:t>
      </w:r>
      <w:del w:id="378" w:author="Florian Lüskow" w:date="2024-08-05T09:40:00Z" w16du:dateUtc="2024-08-05T07:40:00Z">
        <w:r w:rsidR="00D47CE5" w:rsidDel="004C74E0">
          <w:rPr>
            <w:rFonts w:ascii="Times New Roman" w:hAnsi="Times New Roman" w:cs="Times New Roman"/>
            <w:sz w:val="24"/>
            <w:szCs w:val="24"/>
          </w:rPr>
          <w:delText xml:space="preserve">a </w:delText>
        </w:r>
      </w:del>
      <w:ins w:id="379" w:author="Florian Lüskow" w:date="2024-08-05T09:40:00Z" w16du:dateUtc="2024-08-05T07:40:00Z">
        <w:r w:rsidR="004C74E0">
          <w:rPr>
            <w:rFonts w:ascii="Times New Roman" w:hAnsi="Times New Roman" w:cs="Times New Roman"/>
            <w:sz w:val="24"/>
            <w:szCs w:val="24"/>
          </w:rPr>
          <w:t xml:space="preserve">the </w:t>
        </w:r>
      </w:ins>
      <w:r w:rsidR="00D47CE5">
        <w:rPr>
          <w:rFonts w:ascii="Times New Roman" w:hAnsi="Times New Roman" w:cs="Times New Roman"/>
          <w:sz w:val="24"/>
          <w:szCs w:val="24"/>
        </w:rPr>
        <w:t xml:space="preserve">lower side, </w:t>
      </w:r>
      <w:del w:id="380" w:author="Florian Lüskow" w:date="2024-08-05T14:14:00Z" w16du:dateUtc="2024-08-05T12:14:00Z">
        <w:r w:rsidR="00D47CE5" w:rsidDel="00AB478F">
          <w:rPr>
            <w:rFonts w:ascii="Times New Roman" w:hAnsi="Times New Roman" w:cs="Times New Roman"/>
            <w:sz w:val="24"/>
            <w:szCs w:val="24"/>
          </w:rPr>
          <w:delText>t</w:delText>
        </w:r>
        <w:r w:rsidR="004D71C5" w:rsidDel="00AB478F">
          <w:rPr>
            <w:rFonts w:ascii="Times New Roman" w:hAnsi="Times New Roman" w:cs="Times New Roman"/>
            <w:sz w:val="24"/>
            <w:szCs w:val="24"/>
          </w:rPr>
          <w:delText xml:space="preserve">hese </w:delText>
        </w:r>
      </w:del>
      <w:ins w:id="381" w:author="Florian Lüskow" w:date="2024-08-05T14:14:00Z" w16du:dateUtc="2024-08-05T12:14:00Z">
        <w:r w:rsidR="00AB478F">
          <w:rPr>
            <w:rFonts w:ascii="Times New Roman" w:hAnsi="Times New Roman" w:cs="Times New Roman"/>
            <w:sz w:val="24"/>
            <w:szCs w:val="24"/>
          </w:rPr>
          <w:t>our data</w:t>
        </w:r>
        <w:r w:rsidR="00AB478F">
          <w:rPr>
            <w:rFonts w:ascii="Times New Roman" w:hAnsi="Times New Roman" w:cs="Times New Roman"/>
            <w:sz w:val="24"/>
            <w:szCs w:val="24"/>
          </w:rPr>
          <w:t xml:space="preserve"> </w:t>
        </w:r>
      </w:ins>
      <w:r w:rsidR="003277BE">
        <w:rPr>
          <w:rFonts w:ascii="Times New Roman" w:hAnsi="Times New Roman" w:cs="Times New Roman"/>
          <w:sz w:val="24"/>
          <w:szCs w:val="24"/>
        </w:rPr>
        <w:t>compare</w:t>
      </w:r>
      <w:del w:id="382" w:author="Florian Lüskow" w:date="2024-08-05T14:14:00Z" w16du:dateUtc="2024-08-05T12:14:00Z">
        <w:r w:rsidR="003277BE" w:rsidDel="00AB478F">
          <w:rPr>
            <w:rFonts w:ascii="Times New Roman" w:hAnsi="Times New Roman" w:cs="Times New Roman"/>
            <w:sz w:val="24"/>
            <w:szCs w:val="24"/>
          </w:rPr>
          <w:delText>d</w:delText>
        </w:r>
      </w:del>
      <w:r w:rsidR="003277BE">
        <w:rPr>
          <w:rFonts w:ascii="Times New Roman" w:hAnsi="Times New Roman" w:cs="Times New Roman"/>
          <w:sz w:val="24"/>
          <w:szCs w:val="24"/>
        </w:rPr>
        <w:t xml:space="preserve"> well with </w:t>
      </w:r>
      <w:r w:rsidR="003277BE" w:rsidRPr="000B20F3">
        <w:rPr>
          <w:rFonts w:ascii="Times New Roman" w:hAnsi="Times New Roman" w:cs="Times New Roman"/>
          <w:sz w:val="24"/>
          <w:szCs w:val="24"/>
        </w:rPr>
        <w:t xml:space="preserve">limited spring </w:t>
      </w:r>
      <w:del w:id="383" w:author="Florian Lüskow" w:date="2024-08-05T14:14:00Z" w16du:dateUtc="2024-08-05T12:14:00Z">
        <w:r w:rsidR="00AB1042" w:rsidDel="00AB478F">
          <w:rPr>
            <w:rFonts w:ascii="Times New Roman" w:hAnsi="Times New Roman" w:cs="Times New Roman"/>
            <w:sz w:val="24"/>
            <w:szCs w:val="24"/>
          </w:rPr>
          <w:delText xml:space="preserve">density </w:delText>
        </w:r>
      </w:del>
      <w:ins w:id="384" w:author="Florian Lüskow" w:date="2024-08-05T14:14:00Z" w16du:dateUtc="2024-08-05T12:14:00Z">
        <w:r w:rsidR="00AB478F">
          <w:rPr>
            <w:rFonts w:ascii="Times New Roman" w:hAnsi="Times New Roman" w:cs="Times New Roman"/>
            <w:sz w:val="24"/>
            <w:szCs w:val="24"/>
          </w:rPr>
          <w:t>abundance</w:t>
        </w:r>
        <w:r w:rsidR="00AB478F">
          <w:rPr>
            <w:rFonts w:ascii="Times New Roman" w:hAnsi="Times New Roman" w:cs="Times New Roman"/>
            <w:sz w:val="24"/>
            <w:szCs w:val="24"/>
          </w:rPr>
          <w:t xml:space="preserve"> </w:t>
        </w:r>
      </w:ins>
      <w:r w:rsidR="003277BE" w:rsidRPr="000B20F3">
        <w:rPr>
          <w:rFonts w:ascii="Times New Roman" w:hAnsi="Times New Roman" w:cs="Times New Roman"/>
          <w:sz w:val="24"/>
          <w:szCs w:val="24"/>
        </w:rPr>
        <w:t>estimates varying between 0.1 and 34 ind.</w:t>
      </w:r>
      <w:ins w:id="385" w:author="Florian Lüskow" w:date="2024-08-05T14:14:00Z" w16du:dateUtc="2024-08-05T12:14:00Z">
        <w:r w:rsidR="00AB478F">
          <w:rPr>
            <w:rFonts w:ascii="Times New Roman" w:hAnsi="Times New Roman" w:cs="Times New Roman"/>
            <w:sz w:val="24"/>
            <w:szCs w:val="24"/>
          </w:rPr>
          <w:t xml:space="preserve"> </w:t>
        </w:r>
      </w:ins>
      <w:r w:rsidR="003277BE" w:rsidRPr="000B20F3">
        <w:rPr>
          <w:rFonts w:ascii="Times New Roman" w:hAnsi="Times New Roman" w:cs="Times New Roman"/>
          <w:sz w:val="24"/>
          <w:szCs w:val="24"/>
        </w:rPr>
        <w:t>m</w:t>
      </w:r>
      <w:r w:rsidR="003277BE" w:rsidRPr="003277BE">
        <w:rPr>
          <w:rFonts w:ascii="Times New Roman" w:hAnsi="Times New Roman" w:cs="Times New Roman"/>
          <w:sz w:val="24"/>
          <w:szCs w:val="24"/>
          <w:vertAlign w:val="superscript"/>
        </w:rPr>
        <w:t>-2</w:t>
      </w:r>
      <w:r w:rsidR="003277BE" w:rsidRPr="000B20F3">
        <w:rPr>
          <w:rFonts w:ascii="Times New Roman" w:hAnsi="Times New Roman" w:cs="Times New Roman"/>
          <w:sz w:val="24"/>
          <w:szCs w:val="24"/>
        </w:rPr>
        <w:t xml:space="preserve"> (</w:t>
      </w:r>
      <w:r w:rsidR="00BD7342">
        <w:rPr>
          <w:rFonts w:ascii="Times New Roman" w:hAnsi="Times New Roman" w:cs="Times New Roman"/>
          <w:sz w:val="24"/>
          <w:szCs w:val="24"/>
        </w:rPr>
        <w:t xml:space="preserve">Foxton 1966, </w:t>
      </w:r>
      <w:r w:rsidR="003277BE" w:rsidRPr="000B20F3">
        <w:rPr>
          <w:rFonts w:ascii="Times New Roman" w:hAnsi="Times New Roman" w:cs="Times New Roman"/>
          <w:sz w:val="24"/>
          <w:szCs w:val="24"/>
        </w:rPr>
        <w:t xml:space="preserve">Nast 1986, Lancraft et al. 1991). </w:t>
      </w:r>
      <w:r w:rsidR="003277BE">
        <w:rPr>
          <w:rFonts w:ascii="Times New Roman" w:hAnsi="Times New Roman" w:cs="Times New Roman"/>
          <w:sz w:val="24"/>
          <w:szCs w:val="24"/>
        </w:rPr>
        <w:t>For comparison, t</w:t>
      </w:r>
      <w:r w:rsidR="003277BE" w:rsidRPr="000B20F3">
        <w:rPr>
          <w:rFonts w:ascii="Times New Roman" w:hAnsi="Times New Roman" w:cs="Times New Roman"/>
          <w:sz w:val="24"/>
          <w:szCs w:val="24"/>
        </w:rPr>
        <w:t xml:space="preserve">hese </w:t>
      </w:r>
      <w:del w:id="386" w:author="Florian Lüskow" w:date="2024-08-05T14:15:00Z" w16du:dateUtc="2024-08-05T12:15:00Z">
        <w:r w:rsidR="003277BE" w:rsidDel="008F0A94">
          <w:rPr>
            <w:rFonts w:ascii="Times New Roman" w:hAnsi="Times New Roman" w:cs="Times New Roman"/>
            <w:sz w:val="24"/>
            <w:szCs w:val="24"/>
          </w:rPr>
          <w:delText xml:space="preserve">concentrations </w:delText>
        </w:r>
      </w:del>
      <w:ins w:id="387" w:author="Florian Lüskow" w:date="2024-08-05T14:15:00Z" w16du:dateUtc="2024-08-05T12:15:00Z">
        <w:r w:rsidR="008F0A94">
          <w:rPr>
            <w:rFonts w:ascii="Times New Roman" w:hAnsi="Times New Roman" w:cs="Times New Roman"/>
            <w:sz w:val="24"/>
            <w:szCs w:val="24"/>
          </w:rPr>
          <w:t>abundances</w:t>
        </w:r>
        <w:r w:rsidR="008F0A94">
          <w:rPr>
            <w:rFonts w:ascii="Times New Roman" w:hAnsi="Times New Roman" w:cs="Times New Roman"/>
            <w:sz w:val="24"/>
            <w:szCs w:val="24"/>
          </w:rPr>
          <w:t xml:space="preserve"> </w:t>
        </w:r>
      </w:ins>
      <w:r w:rsidR="003277BE" w:rsidRPr="000B20F3">
        <w:rPr>
          <w:rFonts w:ascii="Times New Roman" w:hAnsi="Times New Roman" w:cs="Times New Roman"/>
          <w:sz w:val="24"/>
          <w:szCs w:val="24"/>
        </w:rPr>
        <w:t>were</w:t>
      </w:r>
      <w:r w:rsidR="003277BE">
        <w:rPr>
          <w:rFonts w:ascii="Times New Roman" w:hAnsi="Times New Roman" w:cs="Times New Roman"/>
          <w:sz w:val="24"/>
          <w:szCs w:val="24"/>
        </w:rPr>
        <w:t xml:space="preserve"> </w:t>
      </w:r>
      <w:r w:rsidR="003277BE" w:rsidRPr="000B20F3">
        <w:rPr>
          <w:rFonts w:ascii="Times New Roman" w:hAnsi="Times New Roman" w:cs="Times New Roman"/>
          <w:sz w:val="24"/>
          <w:szCs w:val="24"/>
        </w:rPr>
        <w:t xml:space="preserve">at least one order of magnitude lower than </w:t>
      </w:r>
      <w:r w:rsidR="00BD7342">
        <w:rPr>
          <w:rFonts w:ascii="Times New Roman" w:hAnsi="Times New Roman" w:cs="Times New Roman"/>
          <w:sz w:val="24"/>
          <w:szCs w:val="24"/>
        </w:rPr>
        <w:t xml:space="preserve">mean </w:t>
      </w:r>
      <w:r w:rsidR="003277BE" w:rsidRPr="000B20F3">
        <w:rPr>
          <w:rFonts w:ascii="Times New Roman" w:hAnsi="Times New Roman" w:cs="Times New Roman"/>
          <w:sz w:val="24"/>
          <w:szCs w:val="24"/>
        </w:rPr>
        <w:t>summer-</w:t>
      </w:r>
      <w:del w:id="388" w:author="Florian Lüskow" w:date="2024-08-05T14:16:00Z" w16du:dateUtc="2024-08-05T12:16:00Z">
        <w:r w:rsidR="003277BE" w:rsidRPr="000B20F3" w:rsidDel="008F0A94">
          <w:rPr>
            <w:rFonts w:ascii="Times New Roman" w:hAnsi="Times New Roman" w:cs="Times New Roman"/>
            <w:sz w:val="24"/>
            <w:szCs w:val="24"/>
          </w:rPr>
          <w:delText xml:space="preserve">fall </w:delText>
        </w:r>
      </w:del>
      <w:ins w:id="389" w:author="Florian Lüskow" w:date="2024-08-05T14:16:00Z" w16du:dateUtc="2024-08-05T12:16:00Z">
        <w:r w:rsidR="008F0A94">
          <w:rPr>
            <w:rFonts w:ascii="Times New Roman" w:hAnsi="Times New Roman" w:cs="Times New Roman"/>
            <w:sz w:val="24"/>
            <w:szCs w:val="24"/>
          </w:rPr>
          <w:t>autumn</w:t>
        </w:r>
        <w:r w:rsidR="008F0A94" w:rsidRPr="000B20F3">
          <w:rPr>
            <w:rFonts w:ascii="Times New Roman" w:hAnsi="Times New Roman" w:cs="Times New Roman"/>
            <w:sz w:val="24"/>
            <w:szCs w:val="24"/>
          </w:rPr>
          <w:t xml:space="preserve"> </w:t>
        </w:r>
      </w:ins>
      <w:r w:rsidR="003277BE" w:rsidRPr="000B20F3">
        <w:rPr>
          <w:rFonts w:ascii="Times New Roman" w:hAnsi="Times New Roman" w:cs="Times New Roman"/>
          <w:sz w:val="24"/>
          <w:szCs w:val="24"/>
        </w:rPr>
        <w:t xml:space="preserve">values reported in the literature that normally </w:t>
      </w:r>
      <w:r w:rsidR="003277BE">
        <w:rPr>
          <w:rFonts w:ascii="Times New Roman" w:hAnsi="Times New Roman" w:cs="Times New Roman"/>
          <w:sz w:val="24"/>
          <w:szCs w:val="24"/>
        </w:rPr>
        <w:t>var</w:t>
      </w:r>
      <w:r w:rsidR="00D47CE5">
        <w:rPr>
          <w:rFonts w:ascii="Times New Roman" w:hAnsi="Times New Roman" w:cs="Times New Roman"/>
          <w:sz w:val="24"/>
          <w:szCs w:val="24"/>
        </w:rPr>
        <w:t>ied</w:t>
      </w:r>
      <w:r w:rsidR="003277BE">
        <w:rPr>
          <w:rFonts w:ascii="Times New Roman" w:hAnsi="Times New Roman" w:cs="Times New Roman"/>
          <w:sz w:val="24"/>
          <w:szCs w:val="24"/>
        </w:rPr>
        <w:t xml:space="preserve"> </w:t>
      </w:r>
      <w:r w:rsidR="003277BE" w:rsidRPr="000B20F3">
        <w:rPr>
          <w:rFonts w:ascii="Times New Roman" w:hAnsi="Times New Roman" w:cs="Times New Roman"/>
          <w:sz w:val="24"/>
          <w:szCs w:val="24"/>
        </w:rPr>
        <w:t>between 10s and 100s ind.</w:t>
      </w:r>
      <w:ins w:id="390" w:author="Florian Lüskow" w:date="2024-08-05T14:16:00Z" w16du:dateUtc="2024-08-05T12:16:00Z">
        <w:r w:rsidR="008F0A94">
          <w:rPr>
            <w:rFonts w:ascii="Times New Roman" w:hAnsi="Times New Roman" w:cs="Times New Roman"/>
            <w:sz w:val="24"/>
            <w:szCs w:val="24"/>
          </w:rPr>
          <w:t xml:space="preserve"> </w:t>
        </w:r>
      </w:ins>
      <w:r w:rsidR="003277BE" w:rsidRPr="000B20F3">
        <w:rPr>
          <w:rFonts w:ascii="Times New Roman" w:hAnsi="Times New Roman" w:cs="Times New Roman"/>
          <w:sz w:val="24"/>
          <w:szCs w:val="24"/>
        </w:rPr>
        <w:t>m</w:t>
      </w:r>
      <w:r w:rsidR="003277BE" w:rsidRPr="003277BE">
        <w:rPr>
          <w:rFonts w:ascii="Times New Roman" w:hAnsi="Times New Roman" w:cs="Times New Roman"/>
          <w:sz w:val="24"/>
          <w:szCs w:val="24"/>
          <w:vertAlign w:val="superscript"/>
        </w:rPr>
        <w:t>-2</w:t>
      </w:r>
      <w:r w:rsidR="003277BE" w:rsidRPr="000B20F3">
        <w:rPr>
          <w:rFonts w:ascii="Times New Roman" w:hAnsi="Times New Roman" w:cs="Times New Roman"/>
          <w:sz w:val="24"/>
          <w:szCs w:val="24"/>
        </w:rPr>
        <w:t xml:space="preserve"> and may </w:t>
      </w:r>
      <w:r w:rsidR="003277BE">
        <w:rPr>
          <w:rFonts w:ascii="Times New Roman" w:hAnsi="Times New Roman" w:cs="Times New Roman"/>
          <w:sz w:val="24"/>
          <w:szCs w:val="24"/>
        </w:rPr>
        <w:t xml:space="preserve">be as high as </w:t>
      </w:r>
      <w:r w:rsidR="003277BE" w:rsidRPr="000B20F3">
        <w:rPr>
          <w:rFonts w:ascii="Times New Roman" w:hAnsi="Times New Roman" w:cs="Times New Roman"/>
          <w:sz w:val="24"/>
          <w:szCs w:val="24"/>
        </w:rPr>
        <w:t>6000 ind.</w:t>
      </w:r>
      <w:ins w:id="391" w:author="Florian Lüskow" w:date="2024-08-05T14:16:00Z" w16du:dateUtc="2024-08-05T12:16:00Z">
        <w:r w:rsidR="008F0A94">
          <w:rPr>
            <w:rFonts w:ascii="Times New Roman" w:hAnsi="Times New Roman" w:cs="Times New Roman"/>
            <w:sz w:val="24"/>
            <w:szCs w:val="24"/>
          </w:rPr>
          <w:t xml:space="preserve"> </w:t>
        </w:r>
      </w:ins>
      <w:r w:rsidR="003277BE" w:rsidRPr="000B20F3">
        <w:rPr>
          <w:rFonts w:ascii="Times New Roman" w:hAnsi="Times New Roman" w:cs="Times New Roman"/>
          <w:sz w:val="24"/>
          <w:szCs w:val="24"/>
        </w:rPr>
        <w:t>m</w:t>
      </w:r>
      <w:r w:rsidR="003277BE" w:rsidRPr="00C90240">
        <w:rPr>
          <w:rFonts w:ascii="Times New Roman" w:hAnsi="Times New Roman" w:cs="Times New Roman"/>
          <w:sz w:val="24"/>
          <w:szCs w:val="24"/>
          <w:vertAlign w:val="superscript"/>
        </w:rPr>
        <w:t>-2</w:t>
      </w:r>
      <w:r w:rsidR="003277BE" w:rsidRPr="000B20F3">
        <w:rPr>
          <w:rFonts w:ascii="Times New Roman" w:hAnsi="Times New Roman" w:cs="Times New Roman"/>
          <w:sz w:val="24"/>
          <w:szCs w:val="24"/>
        </w:rPr>
        <w:t xml:space="preserve"> (Pakhomov et al. 2002).</w:t>
      </w:r>
      <w:del w:id="392" w:author="Florian Lüskow" w:date="2024-08-05T14:16:00Z" w16du:dateUtc="2024-08-05T12:16:00Z">
        <w:r w:rsidR="00BD7342" w:rsidDel="008F0A94">
          <w:rPr>
            <w:rFonts w:ascii="Times New Roman" w:hAnsi="Times New Roman" w:cs="Times New Roman"/>
            <w:sz w:val="24"/>
            <w:szCs w:val="24"/>
          </w:rPr>
          <w:delText xml:space="preserve"> </w:delText>
        </w:r>
      </w:del>
    </w:p>
    <w:p w14:paraId="3370A76C" w14:textId="77777777" w:rsidR="009A78F9" w:rsidRDefault="009A78F9" w:rsidP="00960CE2">
      <w:pPr>
        <w:spacing w:after="0" w:line="360" w:lineRule="auto"/>
        <w:rPr>
          <w:rFonts w:ascii="Times New Roman" w:hAnsi="Times New Roman" w:cs="Times New Roman"/>
          <w:sz w:val="24"/>
          <w:szCs w:val="24"/>
        </w:rPr>
      </w:pPr>
    </w:p>
    <w:p w14:paraId="6B17B0BE" w14:textId="088B8267" w:rsidR="00AB1042" w:rsidRDefault="009A78F9"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According to Foxton (1966), </w:t>
      </w:r>
      <w:r w:rsidR="00625D94">
        <w:rPr>
          <w:rFonts w:ascii="Times New Roman" w:hAnsi="Times New Roman" w:cs="Times New Roman"/>
          <w:sz w:val="24"/>
          <w:szCs w:val="24"/>
        </w:rPr>
        <w:t>our</w:t>
      </w:r>
      <w:r>
        <w:rPr>
          <w:rFonts w:ascii="Times New Roman" w:hAnsi="Times New Roman" w:cs="Times New Roman"/>
          <w:sz w:val="24"/>
          <w:szCs w:val="24"/>
        </w:rPr>
        <w:t xml:space="preserve"> early spring 2022 survey should </w:t>
      </w:r>
      <w:r w:rsidR="00625D94">
        <w:rPr>
          <w:rFonts w:ascii="Times New Roman" w:hAnsi="Times New Roman" w:cs="Times New Roman"/>
          <w:sz w:val="24"/>
          <w:szCs w:val="24"/>
        </w:rPr>
        <w:t xml:space="preserve">have </w:t>
      </w:r>
      <w:r>
        <w:rPr>
          <w:rFonts w:ascii="Times New Roman" w:hAnsi="Times New Roman" w:cs="Times New Roman"/>
          <w:sz w:val="24"/>
          <w:szCs w:val="24"/>
        </w:rPr>
        <w:t>coincide</w:t>
      </w:r>
      <w:r w:rsidR="00625D94">
        <w:rPr>
          <w:rFonts w:ascii="Times New Roman" w:hAnsi="Times New Roman" w:cs="Times New Roman"/>
          <w:sz w:val="24"/>
          <w:szCs w:val="24"/>
        </w:rPr>
        <w:t>d</w:t>
      </w:r>
      <w:r>
        <w:rPr>
          <w:rFonts w:ascii="Times New Roman" w:hAnsi="Times New Roman" w:cs="Times New Roman"/>
          <w:sz w:val="24"/>
          <w:szCs w:val="24"/>
        </w:rPr>
        <w:t xml:space="preserve"> with the initiation of the active </w:t>
      </w:r>
      <w:r w:rsidRPr="00A73A6A">
        <w:rPr>
          <w:rFonts w:ascii="Times New Roman" w:hAnsi="Times New Roman" w:cs="Times New Roman"/>
          <w:i/>
          <w:sz w:val="24"/>
          <w:szCs w:val="24"/>
        </w:rPr>
        <w:t>S. thompsoni</w:t>
      </w:r>
      <w:r>
        <w:rPr>
          <w:rFonts w:ascii="Times New Roman" w:hAnsi="Times New Roman" w:cs="Times New Roman"/>
          <w:sz w:val="24"/>
          <w:szCs w:val="24"/>
        </w:rPr>
        <w:t xml:space="preserve"> reproduction</w:t>
      </w:r>
      <w:r w:rsidR="00625D94">
        <w:rPr>
          <w:rFonts w:ascii="Times New Roman" w:hAnsi="Times New Roman" w:cs="Times New Roman"/>
          <w:sz w:val="24"/>
          <w:szCs w:val="24"/>
        </w:rPr>
        <w:t xml:space="preserve"> and thus fits well into </w:t>
      </w:r>
      <w:del w:id="393" w:author="Florian Lüskow" w:date="2024-08-05T09:40:00Z" w16du:dateUtc="2024-08-05T07:40:00Z">
        <w:r w:rsidR="00625D94" w:rsidDel="004C74E0">
          <w:rPr>
            <w:rFonts w:ascii="Times New Roman" w:hAnsi="Times New Roman" w:cs="Times New Roman"/>
            <w:sz w:val="24"/>
            <w:szCs w:val="24"/>
          </w:rPr>
          <w:delText xml:space="preserve">the </w:delText>
        </w:r>
      </w:del>
      <w:r w:rsidR="00625D94">
        <w:rPr>
          <w:rFonts w:ascii="Times New Roman" w:hAnsi="Times New Roman" w:cs="Times New Roman"/>
          <w:sz w:val="24"/>
          <w:szCs w:val="24"/>
        </w:rPr>
        <w:t>Foxton’s proposed life cycle</w:t>
      </w:r>
      <w:r>
        <w:rPr>
          <w:rFonts w:ascii="Times New Roman" w:hAnsi="Times New Roman" w:cs="Times New Roman"/>
          <w:sz w:val="24"/>
          <w:szCs w:val="24"/>
        </w:rPr>
        <w:t xml:space="preserve">. However, </w:t>
      </w:r>
      <w:r w:rsidR="00406987">
        <w:rPr>
          <w:rFonts w:ascii="Times New Roman" w:hAnsi="Times New Roman" w:cs="Times New Roman"/>
          <w:sz w:val="24"/>
          <w:szCs w:val="24"/>
        </w:rPr>
        <w:t>stations clustered into specific inter-frontal zones</w:t>
      </w:r>
      <w:r>
        <w:rPr>
          <w:rFonts w:ascii="Times New Roman" w:hAnsi="Times New Roman" w:cs="Times New Roman"/>
          <w:sz w:val="24"/>
          <w:szCs w:val="24"/>
        </w:rPr>
        <w:t xml:space="preserve"> showed population status from overwintering </w:t>
      </w:r>
      <w:r w:rsidR="00406987">
        <w:rPr>
          <w:rFonts w:ascii="Times New Roman" w:hAnsi="Times New Roman" w:cs="Times New Roman"/>
          <w:sz w:val="24"/>
          <w:szCs w:val="24"/>
        </w:rPr>
        <w:t xml:space="preserve">near </w:t>
      </w:r>
      <w:r>
        <w:rPr>
          <w:rFonts w:ascii="Times New Roman" w:hAnsi="Times New Roman" w:cs="Times New Roman"/>
          <w:sz w:val="24"/>
          <w:szCs w:val="24"/>
        </w:rPr>
        <w:t xml:space="preserve">the Southern Boundary </w:t>
      </w:r>
      <w:r w:rsidR="00406987">
        <w:rPr>
          <w:rFonts w:ascii="Times New Roman" w:hAnsi="Times New Roman" w:cs="Times New Roman"/>
          <w:sz w:val="24"/>
          <w:szCs w:val="24"/>
        </w:rPr>
        <w:t>(</w:t>
      </w:r>
      <w:r w:rsidR="00C35C6D">
        <w:rPr>
          <w:rFonts w:ascii="Times New Roman" w:hAnsi="Times New Roman" w:cs="Times New Roman"/>
          <w:sz w:val="24"/>
          <w:szCs w:val="24"/>
        </w:rPr>
        <w:t>Stn.</w:t>
      </w:r>
      <w:r w:rsidR="00406987">
        <w:rPr>
          <w:rFonts w:ascii="Times New Roman" w:hAnsi="Times New Roman" w:cs="Times New Roman"/>
          <w:sz w:val="24"/>
          <w:szCs w:val="24"/>
        </w:rPr>
        <w:t xml:space="preserve"> 17) </w:t>
      </w:r>
      <w:r>
        <w:rPr>
          <w:rFonts w:ascii="Times New Roman" w:hAnsi="Times New Roman" w:cs="Times New Roman"/>
          <w:sz w:val="24"/>
          <w:szCs w:val="24"/>
        </w:rPr>
        <w:t xml:space="preserve">to active reproduction in waters influenced by the </w:t>
      </w:r>
      <w:ins w:id="394" w:author="Florian Lüskow" w:date="2024-08-05T14:18:00Z" w16du:dateUtc="2024-08-05T12:18:00Z">
        <w:r w:rsidR="008417E0" w:rsidRPr="00AB2B87">
          <w:rPr>
            <w:rFonts w:ascii="Times New Roman" w:hAnsi="Times New Roman" w:cs="Times New Roman"/>
            <w:sz w:val="24"/>
            <w:szCs w:val="24"/>
          </w:rPr>
          <w:t>Antarctic Circumpolar Current</w:t>
        </w:r>
      </w:ins>
      <w:ins w:id="395" w:author="Florian Lüskow" w:date="2024-08-05T14:16:00Z" w16du:dateUtc="2024-08-05T12:16:00Z">
        <w:r w:rsidR="008417E0">
          <w:rPr>
            <w:rFonts w:ascii="Times New Roman" w:hAnsi="Times New Roman" w:cs="Times New Roman"/>
            <w:sz w:val="24"/>
            <w:szCs w:val="24"/>
          </w:rPr>
          <w:t xml:space="preserve"> (</w:t>
        </w:r>
      </w:ins>
      <w:commentRangeStart w:id="396"/>
      <w:r>
        <w:rPr>
          <w:rFonts w:ascii="Times New Roman" w:hAnsi="Times New Roman" w:cs="Times New Roman"/>
          <w:sz w:val="24"/>
          <w:szCs w:val="24"/>
        </w:rPr>
        <w:t>ACC</w:t>
      </w:r>
      <w:commentRangeEnd w:id="396"/>
      <w:r w:rsidR="008417E0">
        <w:rPr>
          <w:rStyle w:val="CommentReference"/>
        </w:rPr>
        <w:commentReference w:id="396"/>
      </w:r>
      <w:ins w:id="397" w:author="Florian Lüskow" w:date="2024-08-05T14:17:00Z" w16du:dateUtc="2024-08-05T12:17:00Z">
        <w:r w:rsidR="008417E0">
          <w:rPr>
            <w:rFonts w:ascii="Times New Roman" w:hAnsi="Times New Roman" w:cs="Times New Roman"/>
            <w:sz w:val="24"/>
            <w:szCs w:val="24"/>
          </w:rPr>
          <w:t>)</w:t>
        </w:r>
      </w:ins>
      <w:r>
        <w:rPr>
          <w:rFonts w:ascii="Times New Roman" w:hAnsi="Times New Roman" w:cs="Times New Roman"/>
          <w:sz w:val="24"/>
          <w:szCs w:val="24"/>
        </w:rPr>
        <w:t xml:space="preserve"> waters north of the </w:t>
      </w:r>
      <w:ins w:id="398" w:author="Florian Lüskow" w:date="2024-08-05T14:16:00Z" w16du:dateUtc="2024-08-05T12:16:00Z">
        <w:r w:rsidR="008417E0">
          <w:rPr>
            <w:rFonts w:ascii="Times New Roman" w:hAnsi="Times New Roman" w:cs="Times New Roman"/>
            <w:sz w:val="24"/>
            <w:szCs w:val="24"/>
          </w:rPr>
          <w:t>Polar Front (</w:t>
        </w:r>
      </w:ins>
      <w:del w:id="399" w:author="Florian Lüskow" w:date="2024-08-05T14:16:00Z" w16du:dateUtc="2024-08-05T12:16:00Z">
        <w:r w:rsidDel="008417E0">
          <w:rPr>
            <w:rFonts w:ascii="Times New Roman" w:hAnsi="Times New Roman" w:cs="Times New Roman"/>
            <w:sz w:val="24"/>
            <w:szCs w:val="24"/>
          </w:rPr>
          <w:delText>A</w:delText>
        </w:r>
      </w:del>
      <w:r>
        <w:rPr>
          <w:rFonts w:ascii="Times New Roman" w:hAnsi="Times New Roman" w:cs="Times New Roman"/>
          <w:sz w:val="24"/>
          <w:szCs w:val="24"/>
        </w:rPr>
        <w:t>PF</w:t>
      </w:r>
      <w:ins w:id="400" w:author="Florian Lüskow" w:date="2024-08-05T14:16:00Z" w16du:dateUtc="2024-08-05T12:16:00Z">
        <w:r w:rsidR="008417E0">
          <w:rPr>
            <w:rFonts w:ascii="Times New Roman" w:hAnsi="Times New Roman" w:cs="Times New Roman"/>
            <w:sz w:val="24"/>
            <w:szCs w:val="24"/>
          </w:rPr>
          <w:t>)</w:t>
        </w:r>
      </w:ins>
      <w:r>
        <w:rPr>
          <w:rFonts w:ascii="Times New Roman" w:hAnsi="Times New Roman" w:cs="Times New Roman"/>
          <w:sz w:val="24"/>
          <w:szCs w:val="24"/>
        </w:rPr>
        <w:t>. In our</w:t>
      </w:r>
      <w:r w:rsidR="004458CD">
        <w:rPr>
          <w:rFonts w:ascii="Times New Roman" w:hAnsi="Times New Roman" w:cs="Times New Roman"/>
          <w:sz w:val="24"/>
          <w:szCs w:val="24"/>
        </w:rPr>
        <w:t xml:space="preserve"> case, the</w:t>
      </w:r>
      <w:r>
        <w:rPr>
          <w:rFonts w:ascii="Times New Roman" w:hAnsi="Times New Roman" w:cs="Times New Roman"/>
          <w:sz w:val="24"/>
          <w:szCs w:val="24"/>
        </w:rPr>
        <w:t xml:space="preserve"> sequence of population development follow</w:t>
      </w:r>
      <w:r w:rsidR="004458CD">
        <w:rPr>
          <w:rFonts w:ascii="Times New Roman" w:hAnsi="Times New Roman" w:cs="Times New Roman"/>
          <w:sz w:val="24"/>
          <w:szCs w:val="24"/>
        </w:rPr>
        <w:t xml:space="preserve">ed </w:t>
      </w:r>
      <w:r w:rsidR="007A792B">
        <w:rPr>
          <w:rFonts w:ascii="Times New Roman" w:hAnsi="Times New Roman" w:cs="Times New Roman"/>
          <w:sz w:val="24"/>
          <w:szCs w:val="24"/>
        </w:rPr>
        <w:t>n</w:t>
      </w:r>
      <w:r w:rsidR="004458CD">
        <w:rPr>
          <w:rFonts w:ascii="Times New Roman" w:hAnsi="Times New Roman" w:cs="Times New Roman"/>
          <w:sz w:val="24"/>
          <w:szCs w:val="24"/>
        </w:rPr>
        <w:t xml:space="preserve">either a </w:t>
      </w:r>
      <w:r>
        <w:rPr>
          <w:rFonts w:ascii="Times New Roman" w:hAnsi="Times New Roman" w:cs="Times New Roman"/>
          <w:sz w:val="24"/>
          <w:szCs w:val="24"/>
        </w:rPr>
        <w:t xml:space="preserve">temporal </w:t>
      </w:r>
      <w:r w:rsidR="007A792B">
        <w:rPr>
          <w:rFonts w:ascii="Times New Roman" w:hAnsi="Times New Roman" w:cs="Times New Roman"/>
          <w:sz w:val="24"/>
          <w:szCs w:val="24"/>
        </w:rPr>
        <w:t xml:space="preserve">nor simple geographic </w:t>
      </w:r>
      <w:r>
        <w:rPr>
          <w:rFonts w:ascii="Times New Roman" w:hAnsi="Times New Roman" w:cs="Times New Roman"/>
          <w:sz w:val="24"/>
          <w:szCs w:val="24"/>
        </w:rPr>
        <w:t xml:space="preserve">pattern. </w:t>
      </w:r>
      <w:r w:rsidR="00F44D2A">
        <w:rPr>
          <w:rFonts w:ascii="Times New Roman" w:hAnsi="Times New Roman" w:cs="Times New Roman"/>
          <w:sz w:val="24"/>
          <w:szCs w:val="24"/>
        </w:rPr>
        <w:t xml:space="preserve">Instead, </w:t>
      </w:r>
      <w:r w:rsidR="007A792B">
        <w:rPr>
          <w:rFonts w:ascii="Times New Roman" w:hAnsi="Times New Roman" w:cs="Times New Roman"/>
          <w:sz w:val="24"/>
          <w:szCs w:val="24"/>
        </w:rPr>
        <w:t xml:space="preserve">the pattern of </w:t>
      </w:r>
      <w:r w:rsidR="00F44D2A">
        <w:rPr>
          <w:rFonts w:ascii="Times New Roman" w:hAnsi="Times New Roman" w:cs="Times New Roman"/>
          <w:sz w:val="24"/>
          <w:szCs w:val="24"/>
        </w:rPr>
        <w:t xml:space="preserve">salp </w:t>
      </w:r>
      <w:r>
        <w:rPr>
          <w:rFonts w:ascii="Times New Roman" w:hAnsi="Times New Roman" w:cs="Times New Roman"/>
          <w:sz w:val="24"/>
          <w:szCs w:val="24"/>
        </w:rPr>
        <w:t xml:space="preserve">population development </w:t>
      </w:r>
      <w:r w:rsidR="007A792B">
        <w:rPr>
          <w:rFonts w:ascii="Times New Roman" w:hAnsi="Times New Roman" w:cs="Times New Roman"/>
          <w:sz w:val="24"/>
          <w:szCs w:val="24"/>
        </w:rPr>
        <w:t xml:space="preserve">showed very strong hydrographic affiliation and only made sense by also considering the physical oceanographic </w:t>
      </w:r>
      <w:del w:id="401" w:author="Florian Lüskow" w:date="2024-08-05T14:19:00Z" w16du:dateUtc="2024-08-05T12:19:00Z">
        <w:r w:rsidR="007A792B" w:rsidDel="00651C7D">
          <w:rPr>
            <w:rFonts w:ascii="Times New Roman" w:hAnsi="Times New Roman" w:cs="Times New Roman"/>
            <w:sz w:val="24"/>
            <w:szCs w:val="24"/>
          </w:rPr>
          <w:delText>background</w:delText>
        </w:r>
      </w:del>
      <w:ins w:id="402" w:author="Florian Lüskow" w:date="2024-08-05T14:19:00Z" w16du:dateUtc="2024-08-05T12:19:00Z">
        <w:r w:rsidR="00651C7D">
          <w:rPr>
            <w:rFonts w:ascii="Times New Roman" w:hAnsi="Times New Roman" w:cs="Times New Roman"/>
            <w:sz w:val="24"/>
            <w:szCs w:val="24"/>
          </w:rPr>
          <w:t>environment</w:t>
        </w:r>
      </w:ins>
      <w:r>
        <w:rPr>
          <w:rFonts w:ascii="Times New Roman" w:hAnsi="Times New Roman" w:cs="Times New Roman"/>
          <w:sz w:val="24"/>
          <w:szCs w:val="24"/>
        </w:rPr>
        <w:t xml:space="preserve">. </w:t>
      </w:r>
      <w:r w:rsidR="00F44D2A">
        <w:rPr>
          <w:rFonts w:ascii="Times New Roman" w:hAnsi="Times New Roman" w:cs="Times New Roman"/>
          <w:sz w:val="24"/>
          <w:szCs w:val="24"/>
        </w:rPr>
        <w:t xml:space="preserve">The salp population in </w:t>
      </w:r>
      <w:r w:rsidR="00406987">
        <w:rPr>
          <w:rFonts w:ascii="Times New Roman" w:hAnsi="Times New Roman" w:cs="Times New Roman"/>
          <w:sz w:val="24"/>
          <w:szCs w:val="24"/>
        </w:rPr>
        <w:t xml:space="preserve">regions with colder surface waters </w:t>
      </w:r>
      <w:r w:rsidR="00F44D2A">
        <w:rPr>
          <w:rFonts w:ascii="Times New Roman" w:hAnsi="Times New Roman" w:cs="Times New Roman"/>
          <w:sz w:val="24"/>
          <w:szCs w:val="24"/>
        </w:rPr>
        <w:t xml:space="preserve">was represented </w:t>
      </w:r>
      <w:r>
        <w:rPr>
          <w:rFonts w:ascii="Times New Roman" w:hAnsi="Times New Roman" w:cs="Times New Roman"/>
          <w:sz w:val="24"/>
          <w:szCs w:val="24"/>
        </w:rPr>
        <w:t xml:space="preserve">only </w:t>
      </w:r>
      <w:r w:rsidR="00F44D2A">
        <w:rPr>
          <w:rFonts w:ascii="Times New Roman" w:hAnsi="Times New Roman" w:cs="Times New Roman"/>
          <w:sz w:val="24"/>
          <w:szCs w:val="24"/>
        </w:rPr>
        <w:t xml:space="preserve">by </w:t>
      </w:r>
      <w:r>
        <w:rPr>
          <w:rFonts w:ascii="Times New Roman" w:hAnsi="Times New Roman" w:cs="Times New Roman"/>
          <w:sz w:val="24"/>
          <w:szCs w:val="24"/>
        </w:rPr>
        <w:t xml:space="preserve">developing oozooids indicating </w:t>
      </w:r>
      <w:ins w:id="403" w:author="Florian Lüskow" w:date="2024-08-05T09:40:00Z" w16du:dateUtc="2024-08-05T07:40:00Z">
        <w:r w:rsidR="004C74E0">
          <w:rPr>
            <w:rFonts w:ascii="Times New Roman" w:hAnsi="Times New Roman" w:cs="Times New Roman"/>
            <w:sz w:val="24"/>
            <w:szCs w:val="24"/>
          </w:rPr>
          <w:t xml:space="preserve">the </w:t>
        </w:r>
      </w:ins>
      <w:r>
        <w:rPr>
          <w:rFonts w:ascii="Times New Roman" w:hAnsi="Times New Roman" w:cs="Times New Roman"/>
          <w:sz w:val="24"/>
          <w:szCs w:val="24"/>
        </w:rPr>
        <w:t xml:space="preserve">end of the winter interruption in </w:t>
      </w:r>
      <w:r w:rsidR="00F44D2A">
        <w:rPr>
          <w:rFonts w:ascii="Times New Roman" w:hAnsi="Times New Roman" w:cs="Times New Roman"/>
          <w:sz w:val="24"/>
          <w:szCs w:val="24"/>
        </w:rPr>
        <w:t xml:space="preserve">the </w:t>
      </w:r>
      <w:r>
        <w:rPr>
          <w:rFonts w:ascii="Times New Roman" w:hAnsi="Times New Roman" w:cs="Times New Roman"/>
          <w:sz w:val="24"/>
          <w:szCs w:val="24"/>
        </w:rPr>
        <w:t>reproduction.</w:t>
      </w:r>
      <w:r w:rsidR="00F44D2A">
        <w:rPr>
          <w:rFonts w:ascii="Times New Roman" w:hAnsi="Times New Roman" w:cs="Times New Roman"/>
          <w:sz w:val="24"/>
          <w:szCs w:val="24"/>
        </w:rPr>
        <w:t xml:space="preserve"> </w:t>
      </w:r>
      <w:del w:id="404" w:author="Florian Lüskow" w:date="2024-08-05T14:19:00Z" w16du:dateUtc="2024-08-05T12:19:00Z">
        <w:r w:rsidR="00F44D2A" w:rsidDel="00CD51AE">
          <w:rPr>
            <w:rFonts w:ascii="Times New Roman" w:hAnsi="Times New Roman" w:cs="Times New Roman"/>
            <w:sz w:val="24"/>
            <w:szCs w:val="24"/>
          </w:rPr>
          <w:delText>On the other hand</w:delText>
        </w:r>
      </w:del>
      <w:ins w:id="405" w:author="Florian Lüskow" w:date="2024-08-05T14:19:00Z" w16du:dateUtc="2024-08-05T12:19:00Z">
        <w:r w:rsidR="00CD51AE">
          <w:rPr>
            <w:rFonts w:ascii="Times New Roman" w:hAnsi="Times New Roman" w:cs="Times New Roman"/>
            <w:sz w:val="24"/>
            <w:szCs w:val="24"/>
          </w:rPr>
          <w:t>In contrast</w:t>
        </w:r>
      </w:ins>
      <w:r w:rsidR="00F44D2A">
        <w:rPr>
          <w:rFonts w:ascii="Times New Roman" w:hAnsi="Times New Roman" w:cs="Times New Roman"/>
          <w:sz w:val="24"/>
          <w:szCs w:val="24"/>
        </w:rPr>
        <w:t>,</w:t>
      </w:r>
      <w:r>
        <w:rPr>
          <w:rFonts w:ascii="Times New Roman" w:hAnsi="Times New Roman" w:cs="Times New Roman"/>
          <w:sz w:val="24"/>
          <w:szCs w:val="24"/>
        </w:rPr>
        <w:t xml:space="preserve"> </w:t>
      </w:r>
      <w:r w:rsidR="00F44D2A" w:rsidRPr="00F44D2A">
        <w:rPr>
          <w:rFonts w:ascii="Times New Roman" w:hAnsi="Times New Roman" w:cs="Times New Roman"/>
          <w:i/>
          <w:sz w:val="24"/>
          <w:szCs w:val="24"/>
        </w:rPr>
        <w:t>S. thompsoni</w:t>
      </w:r>
      <w:r w:rsidR="00F44D2A">
        <w:rPr>
          <w:rFonts w:ascii="Times New Roman" w:hAnsi="Times New Roman" w:cs="Times New Roman"/>
          <w:sz w:val="24"/>
          <w:szCs w:val="24"/>
        </w:rPr>
        <w:t xml:space="preserve"> </w:t>
      </w:r>
      <w:r>
        <w:rPr>
          <w:rFonts w:ascii="Times New Roman" w:hAnsi="Times New Roman" w:cs="Times New Roman"/>
          <w:sz w:val="24"/>
          <w:szCs w:val="24"/>
        </w:rPr>
        <w:t>population</w:t>
      </w:r>
      <w:ins w:id="406" w:author="Florian Lüskow" w:date="2024-08-05T14:19:00Z" w16du:dateUtc="2024-08-05T12:19:00Z">
        <w:r w:rsidR="00CD51AE">
          <w:rPr>
            <w:rFonts w:ascii="Times New Roman" w:hAnsi="Times New Roman" w:cs="Times New Roman"/>
            <w:sz w:val="24"/>
            <w:szCs w:val="24"/>
          </w:rPr>
          <w:t>s</w:t>
        </w:r>
      </w:ins>
      <w:r>
        <w:rPr>
          <w:rFonts w:ascii="Times New Roman" w:hAnsi="Times New Roman" w:cs="Times New Roman"/>
          <w:sz w:val="24"/>
          <w:szCs w:val="24"/>
        </w:rPr>
        <w:t xml:space="preserve"> </w:t>
      </w:r>
      <w:r w:rsidR="00F44D2A">
        <w:rPr>
          <w:rFonts w:ascii="Times New Roman" w:hAnsi="Times New Roman" w:cs="Times New Roman"/>
          <w:sz w:val="24"/>
          <w:szCs w:val="24"/>
        </w:rPr>
        <w:t xml:space="preserve">found south of the PF pointed to the onset of the reproduction, </w:t>
      </w:r>
      <w:commentRangeStart w:id="407"/>
      <w:r w:rsidR="00F44D2A">
        <w:rPr>
          <w:rFonts w:ascii="Times New Roman" w:hAnsi="Times New Roman" w:cs="Times New Roman"/>
          <w:sz w:val="24"/>
          <w:szCs w:val="24"/>
        </w:rPr>
        <w:t xml:space="preserve">while </w:t>
      </w:r>
      <w:r>
        <w:rPr>
          <w:rFonts w:ascii="Times New Roman" w:hAnsi="Times New Roman" w:cs="Times New Roman"/>
          <w:sz w:val="24"/>
          <w:szCs w:val="24"/>
        </w:rPr>
        <w:t xml:space="preserve">at stations </w:t>
      </w:r>
      <w:r w:rsidR="00433628">
        <w:rPr>
          <w:rFonts w:ascii="Times New Roman" w:hAnsi="Times New Roman" w:cs="Times New Roman"/>
          <w:sz w:val="24"/>
          <w:szCs w:val="24"/>
        </w:rPr>
        <w:t>within the ACC but north of the PF</w:t>
      </w:r>
      <w:commentRangeEnd w:id="407"/>
      <w:r w:rsidR="00CD51AE">
        <w:rPr>
          <w:rStyle w:val="CommentReference"/>
        </w:rPr>
        <w:commentReference w:id="407"/>
      </w:r>
      <w:ins w:id="408" w:author="Florian Lüskow" w:date="2024-08-05T14:20:00Z" w16du:dateUtc="2024-08-05T12:20:00Z">
        <w:r w:rsidR="00CD51AE">
          <w:rPr>
            <w:rFonts w:ascii="Times New Roman" w:hAnsi="Times New Roman" w:cs="Times New Roman"/>
            <w:sz w:val="24"/>
            <w:szCs w:val="24"/>
          </w:rPr>
          <w:t>,</w:t>
        </w:r>
      </w:ins>
      <w:r w:rsidR="00F44D2A">
        <w:rPr>
          <w:rFonts w:ascii="Times New Roman" w:hAnsi="Times New Roman" w:cs="Times New Roman"/>
          <w:sz w:val="24"/>
          <w:szCs w:val="24"/>
        </w:rPr>
        <w:t xml:space="preserve"> salps </w:t>
      </w:r>
      <w:r>
        <w:rPr>
          <w:rFonts w:ascii="Times New Roman" w:hAnsi="Times New Roman" w:cs="Times New Roman"/>
          <w:sz w:val="24"/>
          <w:szCs w:val="24"/>
        </w:rPr>
        <w:t>showed advanced development</w:t>
      </w:r>
      <w:r w:rsidR="00F44D2A">
        <w:rPr>
          <w:rFonts w:ascii="Times New Roman" w:hAnsi="Times New Roman" w:cs="Times New Roman"/>
          <w:sz w:val="24"/>
          <w:szCs w:val="24"/>
        </w:rPr>
        <w:t xml:space="preserve"> and </w:t>
      </w:r>
      <w:del w:id="409" w:author="Florian Lüskow" w:date="2024-08-05T09:40:00Z" w16du:dateUtc="2024-08-05T07:40:00Z">
        <w:r w:rsidR="00F44D2A" w:rsidDel="004C74E0">
          <w:rPr>
            <w:rFonts w:ascii="Times New Roman" w:hAnsi="Times New Roman" w:cs="Times New Roman"/>
            <w:sz w:val="24"/>
            <w:szCs w:val="24"/>
          </w:rPr>
          <w:delText xml:space="preserve">an </w:delText>
        </w:r>
      </w:del>
      <w:r w:rsidR="00F44D2A">
        <w:rPr>
          <w:rFonts w:ascii="Times New Roman" w:hAnsi="Times New Roman" w:cs="Times New Roman"/>
          <w:sz w:val="24"/>
          <w:szCs w:val="24"/>
        </w:rPr>
        <w:t>ongoing reproduction</w:t>
      </w:r>
      <w:r w:rsidR="00433628">
        <w:rPr>
          <w:rFonts w:ascii="Times New Roman" w:hAnsi="Times New Roman" w:cs="Times New Roman"/>
          <w:sz w:val="24"/>
          <w:szCs w:val="24"/>
        </w:rPr>
        <w:t>, po</w:t>
      </w:r>
      <w:r w:rsidR="00C42B31">
        <w:rPr>
          <w:rFonts w:ascii="Times New Roman" w:hAnsi="Times New Roman" w:cs="Times New Roman"/>
          <w:sz w:val="24"/>
          <w:szCs w:val="24"/>
        </w:rPr>
        <w:t>tentially</w:t>
      </w:r>
      <w:r w:rsidR="00433628">
        <w:rPr>
          <w:rFonts w:ascii="Times New Roman" w:hAnsi="Times New Roman" w:cs="Times New Roman"/>
          <w:sz w:val="24"/>
          <w:szCs w:val="24"/>
        </w:rPr>
        <w:t xml:space="preserve"> due to the milder wintertime conditions suggested by a warmer WW layer</w:t>
      </w:r>
      <w:r w:rsidR="00F44D2A">
        <w:rPr>
          <w:rFonts w:ascii="Times New Roman" w:hAnsi="Times New Roman" w:cs="Times New Roman"/>
          <w:sz w:val="24"/>
          <w:szCs w:val="24"/>
        </w:rPr>
        <w:t xml:space="preserve">. </w:t>
      </w:r>
      <w:r w:rsidR="00625D94">
        <w:rPr>
          <w:rFonts w:ascii="Times New Roman" w:hAnsi="Times New Roman" w:cs="Times New Roman"/>
          <w:sz w:val="24"/>
          <w:szCs w:val="24"/>
        </w:rPr>
        <w:t>T</w:t>
      </w:r>
      <w:r w:rsidR="00622981">
        <w:rPr>
          <w:rFonts w:ascii="Times New Roman" w:hAnsi="Times New Roman" w:cs="Times New Roman"/>
          <w:sz w:val="24"/>
          <w:szCs w:val="24"/>
        </w:rPr>
        <w:t>he latter</w:t>
      </w:r>
      <w:r w:rsidR="00625D94">
        <w:rPr>
          <w:rFonts w:ascii="Times New Roman" w:hAnsi="Times New Roman" w:cs="Times New Roman"/>
          <w:sz w:val="24"/>
          <w:szCs w:val="24"/>
        </w:rPr>
        <w:t xml:space="preserve"> </w:t>
      </w:r>
      <w:r w:rsidR="00622981">
        <w:rPr>
          <w:rFonts w:ascii="Times New Roman" w:hAnsi="Times New Roman" w:cs="Times New Roman"/>
          <w:sz w:val="24"/>
          <w:szCs w:val="24"/>
        </w:rPr>
        <w:t xml:space="preserve">salp population already </w:t>
      </w:r>
      <w:r>
        <w:rPr>
          <w:rFonts w:ascii="Times New Roman" w:hAnsi="Times New Roman" w:cs="Times New Roman"/>
          <w:sz w:val="24"/>
          <w:szCs w:val="24"/>
        </w:rPr>
        <w:t xml:space="preserve">had two </w:t>
      </w:r>
      <w:r w:rsidR="00625D94">
        <w:rPr>
          <w:rFonts w:ascii="Times New Roman" w:hAnsi="Times New Roman" w:cs="Times New Roman"/>
          <w:sz w:val="24"/>
          <w:szCs w:val="24"/>
        </w:rPr>
        <w:t xml:space="preserve">clear size </w:t>
      </w:r>
      <w:r>
        <w:rPr>
          <w:rFonts w:ascii="Times New Roman" w:hAnsi="Times New Roman" w:cs="Times New Roman"/>
          <w:sz w:val="24"/>
          <w:szCs w:val="24"/>
        </w:rPr>
        <w:t xml:space="preserve">modes separated by roughly 11 mm. Assuming </w:t>
      </w:r>
      <w:ins w:id="410" w:author="Florian Lüskow" w:date="2024-08-05T09:40:00Z" w16du:dateUtc="2024-08-05T07:40:00Z">
        <w:r w:rsidR="004C74E0">
          <w:rPr>
            <w:rFonts w:ascii="Times New Roman" w:hAnsi="Times New Roman" w:cs="Times New Roman"/>
            <w:sz w:val="24"/>
            <w:szCs w:val="24"/>
          </w:rPr>
          <w:t xml:space="preserve">a </w:t>
        </w:r>
      </w:ins>
      <w:r>
        <w:rPr>
          <w:rFonts w:ascii="Times New Roman" w:hAnsi="Times New Roman" w:cs="Times New Roman"/>
          <w:sz w:val="24"/>
          <w:szCs w:val="24"/>
        </w:rPr>
        <w:t>mean growth rate of 0.</w:t>
      </w:r>
      <w:r w:rsidR="00625D94">
        <w:rPr>
          <w:rFonts w:ascii="Times New Roman" w:hAnsi="Times New Roman" w:cs="Times New Roman"/>
          <w:sz w:val="24"/>
          <w:szCs w:val="24"/>
        </w:rPr>
        <w:t>3</w:t>
      </w:r>
      <w:del w:id="411" w:author="Florian Lüskow" w:date="2024-08-05T14:20:00Z" w16du:dateUtc="2024-08-05T12:20:00Z">
        <w:r w:rsidR="00625D94" w:rsidDel="00CD51AE">
          <w:rPr>
            <w:rFonts w:ascii="Times New Roman" w:hAnsi="Times New Roman" w:cs="Times New Roman"/>
            <w:sz w:val="24"/>
            <w:szCs w:val="24"/>
          </w:rPr>
          <w:delText>-</w:delText>
        </w:r>
      </w:del>
      <w:ins w:id="412" w:author="Florian Lüskow" w:date="2024-08-05T14:20:00Z" w16du:dateUtc="2024-08-05T12:20:00Z">
        <w:r w:rsidR="00CD51AE">
          <w:rPr>
            <w:rFonts w:ascii="Times New Roman" w:hAnsi="Times New Roman" w:cs="Times New Roman"/>
            <w:sz w:val="24"/>
            <w:szCs w:val="24"/>
          </w:rPr>
          <w:t>–</w:t>
        </w:r>
      </w:ins>
      <w:r w:rsidR="00625D94">
        <w:rPr>
          <w:rFonts w:ascii="Times New Roman" w:hAnsi="Times New Roman" w:cs="Times New Roman"/>
          <w:sz w:val="24"/>
          <w:szCs w:val="24"/>
        </w:rPr>
        <w:t>0.</w:t>
      </w:r>
      <w:r>
        <w:rPr>
          <w:rFonts w:ascii="Times New Roman" w:hAnsi="Times New Roman" w:cs="Times New Roman"/>
          <w:sz w:val="24"/>
          <w:szCs w:val="24"/>
        </w:rPr>
        <w:t>4 mm per day</w:t>
      </w:r>
      <w:r w:rsidR="000472A3">
        <w:rPr>
          <w:rFonts w:ascii="Times New Roman" w:hAnsi="Times New Roman" w:cs="Times New Roman"/>
          <w:sz w:val="24"/>
          <w:szCs w:val="24"/>
        </w:rPr>
        <w:t xml:space="preserve"> (</w:t>
      </w:r>
      <w:r w:rsidR="00625D94">
        <w:rPr>
          <w:rFonts w:ascii="Times New Roman" w:hAnsi="Times New Roman" w:cs="Times New Roman"/>
          <w:sz w:val="24"/>
          <w:szCs w:val="24"/>
        </w:rPr>
        <w:t xml:space="preserve">Foxton 1966, </w:t>
      </w:r>
      <w:r w:rsidR="000472A3">
        <w:rPr>
          <w:rFonts w:ascii="Times New Roman" w:hAnsi="Times New Roman" w:cs="Times New Roman"/>
          <w:sz w:val="24"/>
          <w:szCs w:val="24"/>
        </w:rPr>
        <w:t xml:space="preserve">Loeb and Santora 2012, </w:t>
      </w:r>
      <w:del w:id="413" w:author="Florian Lüskow" w:date="2024-08-05T14:20:00Z" w16du:dateUtc="2024-08-05T12:20:00Z">
        <w:r w:rsidR="000472A3" w:rsidDel="00CD51AE">
          <w:rPr>
            <w:rFonts w:ascii="Times New Roman" w:hAnsi="Times New Roman" w:cs="Times New Roman"/>
            <w:sz w:val="24"/>
            <w:szCs w:val="24"/>
          </w:rPr>
          <w:delText xml:space="preserve">Muller </w:delText>
        </w:r>
      </w:del>
      <w:ins w:id="414" w:author="Florian Lüskow" w:date="2024-08-05T14:20:00Z" w16du:dateUtc="2024-08-05T12:20:00Z">
        <w:r w:rsidR="00CD51AE">
          <w:rPr>
            <w:rFonts w:ascii="Times New Roman" w:hAnsi="Times New Roman" w:cs="Times New Roman"/>
            <w:sz w:val="24"/>
            <w:szCs w:val="24"/>
          </w:rPr>
          <w:t>M</w:t>
        </w:r>
      </w:ins>
      <w:ins w:id="415" w:author="Florian Lüskow" w:date="2024-08-05T14:21:00Z" w16du:dateUtc="2024-08-05T12:21:00Z">
        <w:r w:rsidR="00CD51AE">
          <w:rPr>
            <w:rFonts w:ascii="Times New Roman" w:hAnsi="Times New Roman" w:cs="Times New Roman"/>
            <w:sz w:val="24"/>
            <w:szCs w:val="24"/>
          </w:rPr>
          <w:t>ü</w:t>
        </w:r>
      </w:ins>
      <w:ins w:id="416" w:author="Florian Lüskow" w:date="2024-08-05T14:20:00Z" w16du:dateUtc="2024-08-05T12:20:00Z">
        <w:r w:rsidR="00CD51AE">
          <w:rPr>
            <w:rFonts w:ascii="Times New Roman" w:hAnsi="Times New Roman" w:cs="Times New Roman"/>
            <w:sz w:val="24"/>
            <w:szCs w:val="24"/>
          </w:rPr>
          <w:t xml:space="preserve">ller </w:t>
        </w:r>
      </w:ins>
      <w:r w:rsidR="000472A3">
        <w:rPr>
          <w:rFonts w:ascii="Times New Roman" w:hAnsi="Times New Roman" w:cs="Times New Roman"/>
          <w:sz w:val="24"/>
          <w:szCs w:val="24"/>
        </w:rPr>
        <w:t>et al. 2024)</w:t>
      </w:r>
      <w:r>
        <w:rPr>
          <w:rFonts w:ascii="Times New Roman" w:hAnsi="Times New Roman" w:cs="Times New Roman"/>
          <w:sz w:val="24"/>
          <w:szCs w:val="24"/>
        </w:rPr>
        <w:t>, this would imply that the first reproductive even</w:t>
      </w:r>
      <w:r w:rsidR="004458CD">
        <w:rPr>
          <w:rFonts w:ascii="Times New Roman" w:hAnsi="Times New Roman" w:cs="Times New Roman"/>
          <w:sz w:val="24"/>
          <w:szCs w:val="24"/>
        </w:rPr>
        <w:t>t</w:t>
      </w:r>
      <w:r>
        <w:rPr>
          <w:rFonts w:ascii="Times New Roman" w:hAnsi="Times New Roman" w:cs="Times New Roman"/>
          <w:sz w:val="24"/>
          <w:szCs w:val="24"/>
        </w:rPr>
        <w:t xml:space="preserve"> may have occurred about one month </w:t>
      </w:r>
      <w:del w:id="417" w:author="Florian Lüskow" w:date="2024-08-05T14:21:00Z" w16du:dateUtc="2024-08-05T12:21:00Z">
        <w:r w:rsidDel="00413CA2">
          <w:rPr>
            <w:rFonts w:ascii="Times New Roman" w:hAnsi="Times New Roman" w:cs="Times New Roman"/>
            <w:sz w:val="24"/>
            <w:szCs w:val="24"/>
          </w:rPr>
          <w:delText>ago</w:delText>
        </w:r>
      </w:del>
      <w:ins w:id="418" w:author="Florian Lüskow" w:date="2024-08-05T14:21:00Z" w16du:dateUtc="2024-08-05T12:21:00Z">
        <w:r w:rsidR="00413CA2">
          <w:rPr>
            <w:rFonts w:ascii="Times New Roman" w:hAnsi="Times New Roman" w:cs="Times New Roman"/>
            <w:sz w:val="24"/>
            <w:szCs w:val="24"/>
          </w:rPr>
          <w:t>prior to our sampling</w:t>
        </w:r>
      </w:ins>
      <w:r w:rsidR="00970495">
        <w:rPr>
          <w:rFonts w:ascii="Times New Roman" w:hAnsi="Times New Roman" w:cs="Times New Roman"/>
          <w:sz w:val="24"/>
          <w:szCs w:val="24"/>
        </w:rPr>
        <w:t>, i.e.</w:t>
      </w:r>
      <w:ins w:id="419" w:author="Florian Lüskow" w:date="2024-08-05T14:21:00Z" w16du:dateUtc="2024-08-05T12:21:00Z">
        <w:r w:rsidR="0054453F">
          <w:rPr>
            <w:rFonts w:ascii="Times New Roman" w:hAnsi="Times New Roman" w:cs="Times New Roman"/>
            <w:sz w:val="24"/>
            <w:szCs w:val="24"/>
          </w:rPr>
          <w:t>,</w:t>
        </w:r>
      </w:ins>
      <w:r w:rsidR="00970495">
        <w:rPr>
          <w:rFonts w:ascii="Times New Roman" w:hAnsi="Times New Roman" w:cs="Times New Roman"/>
          <w:sz w:val="24"/>
          <w:szCs w:val="24"/>
        </w:rPr>
        <w:t xml:space="preserve"> beginning to </w:t>
      </w:r>
      <w:r w:rsidR="00C42B31">
        <w:rPr>
          <w:rFonts w:ascii="Times New Roman" w:hAnsi="Times New Roman" w:cs="Times New Roman"/>
          <w:sz w:val="24"/>
          <w:szCs w:val="24"/>
        </w:rPr>
        <w:t>mid-September</w:t>
      </w:r>
      <w:r>
        <w:rPr>
          <w:rFonts w:ascii="Times New Roman" w:hAnsi="Times New Roman" w:cs="Times New Roman"/>
          <w:sz w:val="24"/>
          <w:szCs w:val="24"/>
        </w:rPr>
        <w:t>.</w:t>
      </w:r>
    </w:p>
    <w:p w14:paraId="32D78636" w14:textId="77777777" w:rsidR="00375C13" w:rsidRDefault="00375C13" w:rsidP="00960CE2">
      <w:pPr>
        <w:spacing w:after="0" w:line="360" w:lineRule="auto"/>
        <w:rPr>
          <w:rFonts w:ascii="Times New Roman" w:hAnsi="Times New Roman" w:cs="Times New Roman"/>
          <w:sz w:val="24"/>
          <w:szCs w:val="24"/>
        </w:rPr>
      </w:pPr>
    </w:p>
    <w:p w14:paraId="09342EC3" w14:textId="009B0D48" w:rsidR="00A60775" w:rsidRDefault="00987EAE"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A</w:t>
      </w:r>
      <w:r w:rsidR="009A78F9">
        <w:rPr>
          <w:rFonts w:ascii="Times New Roman" w:hAnsi="Times New Roman" w:cs="Times New Roman"/>
          <w:sz w:val="24"/>
          <w:szCs w:val="24"/>
        </w:rPr>
        <w:t xml:space="preserve"> strong </w:t>
      </w:r>
      <w:commentRangeStart w:id="420"/>
      <w:r w:rsidR="009A78F9">
        <w:rPr>
          <w:rFonts w:ascii="Times New Roman" w:hAnsi="Times New Roman" w:cs="Times New Roman"/>
          <w:sz w:val="24"/>
          <w:szCs w:val="24"/>
        </w:rPr>
        <w:t xml:space="preserve">affinity of salp population dynamics to </w:t>
      </w:r>
      <w:r w:rsidR="00433628">
        <w:rPr>
          <w:rFonts w:ascii="Times New Roman" w:hAnsi="Times New Roman" w:cs="Times New Roman"/>
          <w:sz w:val="24"/>
          <w:szCs w:val="24"/>
        </w:rPr>
        <w:t>their position relative to the different ACC fronts</w:t>
      </w:r>
      <w:commentRangeEnd w:id="420"/>
      <w:r w:rsidR="00C425D3">
        <w:rPr>
          <w:rStyle w:val="CommentReference"/>
        </w:rPr>
        <w:commentReference w:id="420"/>
      </w:r>
      <w:r w:rsidR="009A78F9">
        <w:rPr>
          <w:rFonts w:ascii="Times New Roman" w:hAnsi="Times New Roman" w:cs="Times New Roman"/>
          <w:sz w:val="24"/>
          <w:szCs w:val="24"/>
        </w:rPr>
        <w:t xml:space="preserve"> </w:t>
      </w:r>
      <w:r>
        <w:rPr>
          <w:rFonts w:ascii="Times New Roman" w:hAnsi="Times New Roman" w:cs="Times New Roman"/>
          <w:sz w:val="24"/>
          <w:szCs w:val="24"/>
        </w:rPr>
        <w:t>a</w:t>
      </w:r>
      <w:r w:rsidR="009A78F9">
        <w:rPr>
          <w:rFonts w:ascii="Times New Roman" w:hAnsi="Times New Roman" w:cs="Times New Roman"/>
          <w:sz w:val="24"/>
          <w:szCs w:val="24"/>
        </w:rPr>
        <w:t xml:space="preserve">t </w:t>
      </w:r>
      <w:del w:id="421" w:author="Florian Lüskow" w:date="2024-08-05T09:40:00Z" w16du:dateUtc="2024-08-05T07:40:00Z">
        <w:r w:rsidR="009A78F9" w:rsidDel="004C74E0">
          <w:rPr>
            <w:rFonts w:ascii="Times New Roman" w:hAnsi="Times New Roman" w:cs="Times New Roman"/>
            <w:sz w:val="24"/>
            <w:szCs w:val="24"/>
          </w:rPr>
          <w:delText xml:space="preserve">a </w:delText>
        </w:r>
      </w:del>
      <w:r w:rsidR="009A78F9">
        <w:rPr>
          <w:rFonts w:ascii="Times New Roman" w:hAnsi="Times New Roman" w:cs="Times New Roman"/>
          <w:sz w:val="24"/>
          <w:szCs w:val="24"/>
        </w:rPr>
        <w:t>first glance</w:t>
      </w:r>
      <w:r>
        <w:rPr>
          <w:rFonts w:ascii="Times New Roman" w:hAnsi="Times New Roman" w:cs="Times New Roman"/>
          <w:sz w:val="24"/>
          <w:szCs w:val="24"/>
        </w:rPr>
        <w:t xml:space="preserve"> </w:t>
      </w:r>
      <w:r w:rsidR="005C3949">
        <w:rPr>
          <w:rFonts w:ascii="Times New Roman" w:hAnsi="Times New Roman" w:cs="Times New Roman"/>
          <w:sz w:val="24"/>
          <w:szCs w:val="24"/>
        </w:rPr>
        <w:t>connects the salp po</w:t>
      </w:r>
      <w:r w:rsidR="0077457A">
        <w:rPr>
          <w:rFonts w:ascii="Times New Roman" w:hAnsi="Times New Roman" w:cs="Times New Roman"/>
          <w:sz w:val="24"/>
          <w:szCs w:val="24"/>
        </w:rPr>
        <w:t xml:space="preserve">pulation development </w:t>
      </w:r>
      <w:r w:rsidR="005C3949">
        <w:rPr>
          <w:rFonts w:ascii="Times New Roman" w:hAnsi="Times New Roman" w:cs="Times New Roman"/>
          <w:sz w:val="24"/>
          <w:szCs w:val="24"/>
        </w:rPr>
        <w:t>with</w:t>
      </w:r>
      <w:r w:rsidR="0077457A">
        <w:rPr>
          <w:rFonts w:ascii="Times New Roman" w:hAnsi="Times New Roman" w:cs="Times New Roman"/>
          <w:sz w:val="24"/>
          <w:szCs w:val="24"/>
        </w:rPr>
        <w:t xml:space="preserve"> the composition of water masses and their mixing in the region. </w:t>
      </w:r>
      <w:r w:rsidR="00886C80">
        <w:rPr>
          <w:rFonts w:ascii="Times New Roman" w:hAnsi="Times New Roman" w:cs="Times New Roman"/>
          <w:sz w:val="24"/>
          <w:szCs w:val="24"/>
        </w:rPr>
        <w:t xml:space="preserve">The </w:t>
      </w:r>
      <w:r w:rsidR="00A60775">
        <w:rPr>
          <w:rFonts w:ascii="Times New Roman" w:hAnsi="Times New Roman" w:cs="Times New Roman"/>
          <w:sz w:val="24"/>
          <w:szCs w:val="24"/>
        </w:rPr>
        <w:t xml:space="preserve">different fronts within the ACC act as mixing </w:t>
      </w:r>
      <w:r w:rsidR="00A60775">
        <w:rPr>
          <w:rFonts w:ascii="Times New Roman" w:hAnsi="Times New Roman" w:cs="Times New Roman"/>
          <w:sz w:val="24"/>
          <w:szCs w:val="24"/>
        </w:rPr>
        <w:lastRenderedPageBreak/>
        <w:t>barriers (</w:t>
      </w:r>
      <w:r w:rsidR="00732B7C">
        <w:rPr>
          <w:rFonts w:ascii="Times New Roman" w:hAnsi="Times New Roman" w:cs="Times New Roman"/>
          <w:sz w:val="24"/>
          <w:szCs w:val="24"/>
        </w:rPr>
        <w:t>Naveira Garabato et al</w:t>
      </w:r>
      <w:r w:rsidR="003B2F59">
        <w:rPr>
          <w:rFonts w:ascii="Times New Roman" w:hAnsi="Times New Roman" w:cs="Times New Roman"/>
          <w:sz w:val="24"/>
          <w:szCs w:val="24"/>
        </w:rPr>
        <w:t>.</w:t>
      </w:r>
      <w:r w:rsidR="00732B7C">
        <w:rPr>
          <w:rFonts w:ascii="Times New Roman" w:hAnsi="Times New Roman" w:cs="Times New Roman"/>
          <w:sz w:val="24"/>
          <w:szCs w:val="24"/>
        </w:rPr>
        <w:t xml:space="preserve"> 2011</w:t>
      </w:r>
      <w:r w:rsidR="00A60775">
        <w:rPr>
          <w:rFonts w:ascii="Times New Roman" w:hAnsi="Times New Roman" w:cs="Times New Roman"/>
          <w:sz w:val="24"/>
          <w:szCs w:val="24"/>
        </w:rPr>
        <w:t>)</w:t>
      </w:r>
      <w:ins w:id="422" w:author="Florian Lüskow" w:date="2024-08-05T14:22:00Z" w16du:dateUtc="2024-08-05T12:22:00Z">
        <w:r w:rsidR="000D21A1">
          <w:rPr>
            <w:rFonts w:ascii="Times New Roman" w:hAnsi="Times New Roman" w:cs="Times New Roman"/>
            <w:sz w:val="24"/>
            <w:szCs w:val="24"/>
          </w:rPr>
          <w:t>,</w:t>
        </w:r>
      </w:ins>
      <w:r w:rsidR="00A60775">
        <w:rPr>
          <w:rFonts w:ascii="Times New Roman" w:hAnsi="Times New Roman" w:cs="Times New Roman"/>
          <w:sz w:val="24"/>
          <w:szCs w:val="24"/>
        </w:rPr>
        <w:t xml:space="preserve"> which separate distinct and well-mixed conditions </w:t>
      </w:r>
      <w:ins w:id="423" w:author="Florian Lüskow" w:date="2024-08-05T09:40:00Z" w16du:dateUtc="2024-08-05T07:40:00Z">
        <w:r w:rsidR="004C74E0">
          <w:rPr>
            <w:rFonts w:ascii="Times New Roman" w:hAnsi="Times New Roman" w:cs="Times New Roman"/>
            <w:sz w:val="24"/>
            <w:szCs w:val="24"/>
          </w:rPr>
          <w:t xml:space="preserve">on </w:t>
        </w:r>
      </w:ins>
      <w:r w:rsidR="00A60775">
        <w:rPr>
          <w:rFonts w:ascii="Times New Roman" w:hAnsi="Times New Roman" w:cs="Times New Roman"/>
          <w:sz w:val="24"/>
          <w:szCs w:val="24"/>
        </w:rPr>
        <w:t xml:space="preserve">either side of each front. The temperature of the winter water layer also changes across fronts, suggesting milder or colder conditions dependent upon the relative location within the ACC. </w:t>
      </w:r>
      <w:r w:rsidR="003B2F59">
        <w:rPr>
          <w:rFonts w:ascii="Times New Roman" w:hAnsi="Times New Roman" w:cs="Times New Roman"/>
          <w:sz w:val="24"/>
          <w:szCs w:val="24"/>
        </w:rPr>
        <w:t>Thus</w:t>
      </w:r>
      <w:ins w:id="424" w:author="Florian Lüskow" w:date="2024-08-05T14:22:00Z" w16du:dateUtc="2024-08-05T12:22:00Z">
        <w:r w:rsidR="00F53D8A">
          <w:rPr>
            <w:rFonts w:ascii="Times New Roman" w:hAnsi="Times New Roman" w:cs="Times New Roman"/>
            <w:sz w:val="24"/>
            <w:szCs w:val="24"/>
          </w:rPr>
          <w:t>,</w:t>
        </w:r>
      </w:ins>
      <w:r w:rsidR="003B2F59">
        <w:rPr>
          <w:rFonts w:ascii="Times New Roman" w:hAnsi="Times New Roman" w:cs="Times New Roman"/>
          <w:sz w:val="24"/>
          <w:szCs w:val="24"/>
        </w:rPr>
        <w:t xml:space="preserve"> </w:t>
      </w:r>
      <w:del w:id="425" w:author="Florian Lüskow" w:date="2024-08-05T09:40:00Z" w16du:dateUtc="2024-08-05T07:40:00Z">
        <w:r w:rsidR="003B2F59" w:rsidDel="004C74E0">
          <w:rPr>
            <w:rFonts w:ascii="Times New Roman" w:hAnsi="Times New Roman" w:cs="Times New Roman"/>
            <w:sz w:val="24"/>
            <w:szCs w:val="24"/>
          </w:rPr>
          <w:delText>l</w:delText>
        </w:r>
        <w:r w:rsidR="00A60775" w:rsidDel="004C74E0">
          <w:rPr>
            <w:rFonts w:ascii="Times New Roman" w:hAnsi="Times New Roman" w:cs="Times New Roman"/>
            <w:sz w:val="24"/>
            <w:szCs w:val="24"/>
          </w:rPr>
          <w:delText>ocations which are geographically close</w:delText>
        </w:r>
      </w:del>
      <w:ins w:id="426" w:author="Florian Lüskow" w:date="2024-08-05T09:40:00Z" w16du:dateUtc="2024-08-05T07:40:00Z">
        <w:r w:rsidR="004C74E0">
          <w:rPr>
            <w:rFonts w:ascii="Times New Roman" w:hAnsi="Times New Roman" w:cs="Times New Roman"/>
            <w:sz w:val="24"/>
            <w:szCs w:val="24"/>
          </w:rPr>
          <w:t>geographically close locations</w:t>
        </w:r>
      </w:ins>
      <w:r w:rsidR="00A60775">
        <w:rPr>
          <w:rFonts w:ascii="Times New Roman" w:hAnsi="Times New Roman" w:cs="Times New Roman"/>
          <w:sz w:val="24"/>
          <w:szCs w:val="24"/>
        </w:rPr>
        <w:t xml:space="preserve">, such as </w:t>
      </w:r>
      <w:r w:rsidR="003B2F59">
        <w:rPr>
          <w:rFonts w:ascii="Times New Roman" w:hAnsi="Times New Roman" w:cs="Times New Roman"/>
          <w:sz w:val="24"/>
          <w:szCs w:val="24"/>
        </w:rPr>
        <w:t>Stns.</w:t>
      </w:r>
      <w:r w:rsidR="00A60775">
        <w:rPr>
          <w:rFonts w:ascii="Times New Roman" w:hAnsi="Times New Roman" w:cs="Times New Roman"/>
          <w:sz w:val="24"/>
          <w:szCs w:val="24"/>
        </w:rPr>
        <w:t xml:space="preserve"> 8 and 9, could experience significantly different salp population dynamics due to the hydrographic separation </w:t>
      </w:r>
      <w:commentRangeStart w:id="427"/>
      <w:r w:rsidR="00A60775">
        <w:rPr>
          <w:rFonts w:ascii="Times New Roman" w:hAnsi="Times New Roman" w:cs="Times New Roman"/>
          <w:sz w:val="24"/>
          <w:szCs w:val="24"/>
        </w:rPr>
        <w:t>across</w:t>
      </w:r>
      <w:commentRangeEnd w:id="427"/>
      <w:r w:rsidR="00F53D8A">
        <w:rPr>
          <w:rStyle w:val="CommentReference"/>
        </w:rPr>
        <w:commentReference w:id="427"/>
      </w:r>
      <w:r w:rsidR="00A60775">
        <w:rPr>
          <w:rFonts w:ascii="Times New Roman" w:hAnsi="Times New Roman" w:cs="Times New Roman"/>
          <w:sz w:val="24"/>
          <w:szCs w:val="24"/>
        </w:rPr>
        <w:t xml:space="preserve"> the PF.</w:t>
      </w:r>
    </w:p>
    <w:p w14:paraId="50AFCC89" w14:textId="77777777" w:rsidR="00A60775" w:rsidRDefault="00A60775" w:rsidP="00960CE2">
      <w:pPr>
        <w:spacing w:after="0" w:line="360" w:lineRule="auto"/>
        <w:rPr>
          <w:rFonts w:ascii="Times New Roman" w:hAnsi="Times New Roman" w:cs="Times New Roman"/>
          <w:sz w:val="24"/>
          <w:szCs w:val="24"/>
        </w:rPr>
      </w:pPr>
    </w:p>
    <w:p w14:paraId="6E7DDA0E" w14:textId="42EB0677" w:rsidR="00886C80" w:rsidRDefault="00A60775"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zonally averaged circulation in the ACC </w:t>
      </w:r>
      <w:r w:rsidR="009D0E45">
        <w:rPr>
          <w:rFonts w:ascii="Times New Roman" w:hAnsi="Times New Roman" w:cs="Times New Roman"/>
          <w:sz w:val="24"/>
          <w:szCs w:val="24"/>
        </w:rPr>
        <w:t>indicates the mean northward movement of surface layers from the SB to the PF (</w:t>
      </w:r>
      <w:r w:rsidR="00732B7C">
        <w:rPr>
          <w:rFonts w:ascii="Times New Roman" w:hAnsi="Times New Roman" w:cs="Times New Roman"/>
          <w:sz w:val="24"/>
          <w:szCs w:val="24"/>
        </w:rPr>
        <w:t>Rintoul and Naveira Garabato 2013</w:t>
      </w:r>
      <w:r w:rsidR="009D0E45">
        <w:rPr>
          <w:rFonts w:ascii="Times New Roman" w:hAnsi="Times New Roman" w:cs="Times New Roman"/>
          <w:sz w:val="24"/>
          <w:szCs w:val="24"/>
        </w:rPr>
        <w:t>), driven largely by persistent westward winds, which could hinder the southward movement of salp populations across the fronts. Bi-directional transport can</w:t>
      </w:r>
      <w:ins w:id="428" w:author="Florian Lüskow" w:date="2024-08-05T14:23:00Z" w16du:dateUtc="2024-08-05T12:23:00Z">
        <w:r w:rsidR="004657BD">
          <w:rPr>
            <w:rFonts w:ascii="Times New Roman" w:hAnsi="Times New Roman" w:cs="Times New Roman"/>
            <w:sz w:val="24"/>
            <w:szCs w:val="24"/>
          </w:rPr>
          <w:t>,</w:t>
        </w:r>
      </w:ins>
      <w:r w:rsidR="009D0E45">
        <w:rPr>
          <w:rFonts w:ascii="Times New Roman" w:hAnsi="Times New Roman" w:cs="Times New Roman"/>
          <w:sz w:val="24"/>
          <w:szCs w:val="24"/>
        </w:rPr>
        <w:t xml:space="preserve"> however</w:t>
      </w:r>
      <w:ins w:id="429" w:author="Florian Lüskow" w:date="2024-08-05T14:23:00Z" w16du:dateUtc="2024-08-05T12:23:00Z">
        <w:r w:rsidR="004657BD">
          <w:rPr>
            <w:rFonts w:ascii="Times New Roman" w:hAnsi="Times New Roman" w:cs="Times New Roman"/>
            <w:sz w:val="24"/>
            <w:szCs w:val="24"/>
          </w:rPr>
          <w:t>,</w:t>
        </w:r>
      </w:ins>
      <w:r w:rsidR="009D0E45">
        <w:rPr>
          <w:rFonts w:ascii="Times New Roman" w:hAnsi="Times New Roman" w:cs="Times New Roman"/>
          <w:sz w:val="24"/>
          <w:szCs w:val="24"/>
        </w:rPr>
        <w:t xml:space="preserve"> be mediated by eddies </w:t>
      </w:r>
      <w:r w:rsidR="00732B7C">
        <w:rPr>
          <w:rFonts w:ascii="Times New Roman" w:hAnsi="Times New Roman" w:cs="Times New Roman"/>
          <w:sz w:val="24"/>
          <w:szCs w:val="24"/>
        </w:rPr>
        <w:t>(Dufour et al</w:t>
      </w:r>
      <w:r w:rsidR="00C42B31">
        <w:rPr>
          <w:rFonts w:ascii="Times New Roman" w:hAnsi="Times New Roman" w:cs="Times New Roman"/>
          <w:sz w:val="24"/>
          <w:szCs w:val="24"/>
        </w:rPr>
        <w:t>.</w:t>
      </w:r>
      <w:r w:rsidR="00732B7C">
        <w:rPr>
          <w:rFonts w:ascii="Times New Roman" w:hAnsi="Times New Roman" w:cs="Times New Roman"/>
          <w:sz w:val="24"/>
          <w:szCs w:val="24"/>
        </w:rPr>
        <w:t xml:space="preserve"> 2015) </w:t>
      </w:r>
      <w:r w:rsidR="009D0E45">
        <w:rPr>
          <w:rFonts w:ascii="Times New Roman" w:hAnsi="Times New Roman" w:cs="Times New Roman"/>
          <w:sz w:val="24"/>
          <w:szCs w:val="24"/>
        </w:rPr>
        <w:t>and this may facilitate both the northward and southward exchange of salp populations across front</w:t>
      </w:r>
      <w:r w:rsidR="000F0EE5">
        <w:rPr>
          <w:rFonts w:ascii="Times New Roman" w:hAnsi="Times New Roman" w:cs="Times New Roman"/>
          <w:sz w:val="24"/>
          <w:szCs w:val="24"/>
        </w:rPr>
        <w:t>s</w:t>
      </w:r>
      <w:r w:rsidR="009D0E45">
        <w:rPr>
          <w:rFonts w:ascii="Times New Roman" w:hAnsi="Times New Roman" w:cs="Times New Roman"/>
          <w:sz w:val="24"/>
          <w:szCs w:val="24"/>
        </w:rPr>
        <w:t xml:space="preserve">. Such eddy-driven transport and mixing </w:t>
      </w:r>
      <w:del w:id="430" w:author="Florian Lüskow" w:date="2024-08-05T09:41:00Z" w16du:dateUtc="2024-08-05T07:41:00Z">
        <w:r w:rsidR="009D0E45" w:rsidDel="004C74E0">
          <w:rPr>
            <w:rFonts w:ascii="Times New Roman" w:hAnsi="Times New Roman" w:cs="Times New Roman"/>
            <w:sz w:val="24"/>
            <w:szCs w:val="24"/>
          </w:rPr>
          <w:delText xml:space="preserve">is </w:delText>
        </w:r>
      </w:del>
      <w:ins w:id="431" w:author="Florian Lüskow" w:date="2024-08-05T09:41:00Z" w16du:dateUtc="2024-08-05T07:41:00Z">
        <w:r w:rsidR="004C74E0">
          <w:rPr>
            <w:rFonts w:ascii="Times New Roman" w:hAnsi="Times New Roman" w:cs="Times New Roman"/>
            <w:sz w:val="24"/>
            <w:szCs w:val="24"/>
          </w:rPr>
          <w:t xml:space="preserve">are </w:t>
        </w:r>
      </w:ins>
      <w:r w:rsidR="009D0E45">
        <w:rPr>
          <w:rFonts w:ascii="Times New Roman" w:hAnsi="Times New Roman" w:cs="Times New Roman"/>
          <w:sz w:val="24"/>
          <w:szCs w:val="24"/>
        </w:rPr>
        <w:t xml:space="preserve">particularly elevated </w:t>
      </w:r>
      <w:r w:rsidR="000F0EE5">
        <w:rPr>
          <w:rFonts w:ascii="Times New Roman" w:hAnsi="Times New Roman" w:cs="Times New Roman"/>
          <w:sz w:val="24"/>
          <w:szCs w:val="24"/>
        </w:rPr>
        <w:t xml:space="preserve">downstream of prominent topographic features or above the abyssal plains. Several eddies can be seen detaching both northward and southward from front meanders throughout the study area as rings of closed </w:t>
      </w:r>
      <w:ins w:id="432" w:author="Florian Lüskow" w:date="2024-08-05T14:24:00Z" w16du:dateUtc="2024-08-05T12:24:00Z">
        <w:r w:rsidR="009523B2">
          <w:rPr>
            <w:rFonts w:ascii="Times New Roman" w:hAnsi="Times New Roman" w:cs="Times New Roman"/>
            <w:sz w:val="24"/>
            <w:szCs w:val="24"/>
          </w:rPr>
          <w:t>sea surface height (</w:t>
        </w:r>
      </w:ins>
      <w:r w:rsidR="000F0EE5">
        <w:rPr>
          <w:rFonts w:ascii="Times New Roman" w:hAnsi="Times New Roman" w:cs="Times New Roman"/>
          <w:sz w:val="24"/>
          <w:szCs w:val="24"/>
        </w:rPr>
        <w:t>SSH</w:t>
      </w:r>
      <w:ins w:id="433" w:author="Florian Lüskow" w:date="2024-08-05T14:24:00Z" w16du:dateUtc="2024-08-05T12:24:00Z">
        <w:r w:rsidR="009523B2">
          <w:rPr>
            <w:rFonts w:ascii="Times New Roman" w:hAnsi="Times New Roman" w:cs="Times New Roman"/>
            <w:sz w:val="24"/>
            <w:szCs w:val="24"/>
          </w:rPr>
          <w:t>)</w:t>
        </w:r>
      </w:ins>
      <w:r w:rsidR="000F0EE5">
        <w:rPr>
          <w:rFonts w:ascii="Times New Roman" w:hAnsi="Times New Roman" w:cs="Times New Roman"/>
          <w:sz w:val="24"/>
          <w:szCs w:val="24"/>
        </w:rPr>
        <w:t xml:space="preserve"> contour</w:t>
      </w:r>
      <w:r w:rsidR="00C42B31">
        <w:rPr>
          <w:rFonts w:ascii="Times New Roman" w:hAnsi="Times New Roman" w:cs="Times New Roman"/>
          <w:sz w:val="24"/>
          <w:szCs w:val="24"/>
        </w:rPr>
        <w:t xml:space="preserve"> (</w:t>
      </w:r>
      <w:del w:id="434" w:author="Florian Lüskow" w:date="2024-08-05T09:41:00Z" w16du:dateUtc="2024-08-05T07:41:00Z">
        <w:r w:rsidR="00C42B31" w:rsidDel="004C74E0">
          <w:rPr>
            <w:rFonts w:ascii="Times New Roman" w:hAnsi="Times New Roman" w:cs="Times New Roman"/>
            <w:sz w:val="24"/>
            <w:szCs w:val="24"/>
          </w:rPr>
          <w:delText xml:space="preserve">Appenndix </w:delText>
        </w:r>
      </w:del>
      <w:ins w:id="435" w:author="Florian Lüskow" w:date="2024-08-05T09:41:00Z" w16du:dateUtc="2024-08-05T07:41:00Z">
        <w:r w:rsidR="004C74E0">
          <w:rPr>
            <w:rFonts w:ascii="Times New Roman" w:hAnsi="Times New Roman" w:cs="Times New Roman"/>
            <w:sz w:val="24"/>
            <w:szCs w:val="24"/>
          </w:rPr>
          <w:t xml:space="preserve">Appendix </w:t>
        </w:r>
      </w:ins>
      <w:r w:rsidR="00C42B31">
        <w:rPr>
          <w:rFonts w:ascii="Times New Roman" w:hAnsi="Times New Roman" w:cs="Times New Roman"/>
          <w:sz w:val="24"/>
          <w:szCs w:val="24"/>
        </w:rPr>
        <w:t>1</w:t>
      </w:r>
      <w:r w:rsidR="000F0EE5">
        <w:rPr>
          <w:rFonts w:ascii="Times New Roman" w:hAnsi="Times New Roman" w:cs="Times New Roman"/>
          <w:sz w:val="24"/>
          <w:szCs w:val="24"/>
        </w:rPr>
        <w:t xml:space="preserve">) and may act as </w:t>
      </w:r>
      <w:del w:id="436" w:author="Florian Lüskow" w:date="2024-08-05T14:24:00Z" w16du:dateUtc="2024-08-05T12:24:00Z">
        <w:r w:rsidR="000F0EE5" w:rsidDel="009523B2">
          <w:rPr>
            <w:rFonts w:ascii="Times New Roman" w:hAnsi="Times New Roman" w:cs="Times New Roman"/>
            <w:sz w:val="24"/>
            <w:szCs w:val="24"/>
          </w:rPr>
          <w:delText xml:space="preserve">a </w:delText>
        </w:r>
      </w:del>
      <w:r w:rsidR="000F0EE5">
        <w:rPr>
          <w:rFonts w:ascii="Times New Roman" w:hAnsi="Times New Roman" w:cs="Times New Roman"/>
          <w:sz w:val="24"/>
          <w:szCs w:val="24"/>
        </w:rPr>
        <w:t>pathway</w:t>
      </w:r>
      <w:ins w:id="437" w:author="Florian Lüskow" w:date="2024-08-05T14:24:00Z" w16du:dateUtc="2024-08-05T12:24:00Z">
        <w:r w:rsidR="009523B2">
          <w:rPr>
            <w:rFonts w:ascii="Times New Roman" w:hAnsi="Times New Roman" w:cs="Times New Roman"/>
            <w:sz w:val="24"/>
            <w:szCs w:val="24"/>
          </w:rPr>
          <w:t>s</w:t>
        </w:r>
      </w:ins>
      <w:r w:rsidR="000F0EE5">
        <w:rPr>
          <w:rFonts w:ascii="Times New Roman" w:hAnsi="Times New Roman" w:cs="Times New Roman"/>
          <w:sz w:val="24"/>
          <w:szCs w:val="24"/>
        </w:rPr>
        <w:t xml:space="preserve"> for local population exchange.</w:t>
      </w:r>
    </w:p>
    <w:p w14:paraId="3341B968" w14:textId="77777777" w:rsidR="000F0EE5" w:rsidRDefault="000F0EE5" w:rsidP="00960CE2">
      <w:pPr>
        <w:spacing w:after="0" w:line="360" w:lineRule="auto"/>
        <w:rPr>
          <w:rFonts w:ascii="Times New Roman" w:hAnsi="Times New Roman" w:cs="Times New Roman"/>
          <w:sz w:val="24"/>
          <w:szCs w:val="24"/>
        </w:rPr>
      </w:pPr>
    </w:p>
    <w:p w14:paraId="495018ED" w14:textId="3FDDC737" w:rsidR="0077457A" w:rsidRDefault="0077457A" w:rsidP="00960CE2">
      <w:pPr>
        <w:spacing w:after="0" w:line="360" w:lineRule="auto"/>
        <w:rPr>
          <w:rFonts w:ascii="Times New Roman" w:hAnsi="Times New Roman" w:cs="Times New Roman"/>
          <w:sz w:val="24"/>
          <w:szCs w:val="24"/>
        </w:rPr>
      </w:pPr>
      <w:r w:rsidRPr="009A45C3">
        <w:rPr>
          <w:rFonts w:ascii="Times New Roman" w:hAnsi="Times New Roman" w:cs="Times New Roman"/>
          <w:sz w:val="24"/>
          <w:szCs w:val="24"/>
        </w:rPr>
        <w:t xml:space="preserve">While the oceanographic setting had a high explanatory power, </w:t>
      </w:r>
      <w:ins w:id="438" w:author="Florian Lüskow" w:date="2024-08-05T09:41:00Z" w16du:dateUtc="2024-08-05T07:41:00Z">
        <w:r w:rsidR="004C74E0">
          <w:rPr>
            <w:rFonts w:ascii="Times New Roman" w:hAnsi="Times New Roman" w:cs="Times New Roman"/>
            <w:sz w:val="24"/>
            <w:szCs w:val="24"/>
          </w:rPr>
          <w:t xml:space="preserve">the </w:t>
        </w:r>
      </w:ins>
      <w:r w:rsidRPr="009A45C3">
        <w:rPr>
          <w:rFonts w:ascii="Times New Roman" w:hAnsi="Times New Roman" w:cs="Times New Roman"/>
          <w:sz w:val="24"/>
          <w:szCs w:val="24"/>
        </w:rPr>
        <w:t xml:space="preserve">salp response to the overall productivity </w:t>
      </w:r>
      <w:commentRangeStart w:id="439"/>
      <w:r>
        <w:rPr>
          <w:rFonts w:ascii="Times New Roman" w:hAnsi="Times New Roman" w:cs="Times New Roman"/>
          <w:sz w:val="24"/>
          <w:szCs w:val="24"/>
        </w:rPr>
        <w:t xml:space="preserve">could have been </w:t>
      </w:r>
      <w:r w:rsidRPr="009A45C3">
        <w:rPr>
          <w:rFonts w:ascii="Times New Roman" w:hAnsi="Times New Roman" w:cs="Times New Roman"/>
          <w:sz w:val="24"/>
          <w:szCs w:val="24"/>
        </w:rPr>
        <w:t>complex</w:t>
      </w:r>
      <w:commentRangeEnd w:id="439"/>
      <w:r w:rsidR="00653DAC">
        <w:rPr>
          <w:rStyle w:val="CommentReference"/>
        </w:rPr>
        <w:commentReference w:id="439"/>
      </w:r>
      <w:r w:rsidRPr="009A45C3">
        <w:rPr>
          <w:rFonts w:ascii="Times New Roman" w:hAnsi="Times New Roman" w:cs="Times New Roman"/>
          <w:sz w:val="24"/>
          <w:szCs w:val="24"/>
        </w:rPr>
        <w:t xml:space="preserve">. </w:t>
      </w:r>
      <w:r w:rsidR="004458CD">
        <w:rPr>
          <w:rFonts w:ascii="Times New Roman" w:hAnsi="Times New Roman" w:cs="Times New Roman"/>
          <w:sz w:val="24"/>
          <w:szCs w:val="24"/>
        </w:rPr>
        <w:t>Cold</w:t>
      </w:r>
      <w:r w:rsidR="00004BD7">
        <w:rPr>
          <w:rFonts w:ascii="Times New Roman" w:hAnsi="Times New Roman" w:cs="Times New Roman"/>
          <w:sz w:val="24"/>
          <w:szCs w:val="24"/>
        </w:rPr>
        <w:t xml:space="preserve"> water masses showed </w:t>
      </w:r>
      <w:r w:rsidR="004458CD">
        <w:rPr>
          <w:rFonts w:ascii="Times New Roman" w:hAnsi="Times New Roman" w:cs="Times New Roman"/>
          <w:sz w:val="24"/>
          <w:szCs w:val="24"/>
        </w:rPr>
        <w:t>only populations</w:t>
      </w:r>
      <w:r w:rsidR="00004BD7">
        <w:rPr>
          <w:rFonts w:ascii="Times New Roman" w:hAnsi="Times New Roman" w:cs="Times New Roman"/>
          <w:sz w:val="24"/>
          <w:szCs w:val="24"/>
        </w:rPr>
        <w:t xml:space="preserve"> </w:t>
      </w:r>
      <w:r w:rsidR="00AE1143">
        <w:rPr>
          <w:rFonts w:ascii="Times New Roman" w:hAnsi="Times New Roman" w:cs="Times New Roman"/>
          <w:sz w:val="24"/>
          <w:szCs w:val="24"/>
        </w:rPr>
        <w:t xml:space="preserve">of </w:t>
      </w:r>
      <w:r w:rsidR="00004BD7">
        <w:rPr>
          <w:rFonts w:ascii="Times New Roman" w:hAnsi="Times New Roman" w:cs="Times New Roman"/>
          <w:sz w:val="24"/>
          <w:szCs w:val="24"/>
        </w:rPr>
        <w:t>developing oozooids</w:t>
      </w:r>
      <w:r w:rsidR="004458CD">
        <w:rPr>
          <w:rFonts w:ascii="Times New Roman" w:hAnsi="Times New Roman" w:cs="Times New Roman"/>
          <w:sz w:val="24"/>
          <w:szCs w:val="24"/>
        </w:rPr>
        <w:t>,</w:t>
      </w:r>
      <w:r w:rsidR="00004BD7">
        <w:rPr>
          <w:rFonts w:ascii="Times New Roman" w:hAnsi="Times New Roman" w:cs="Times New Roman"/>
          <w:sz w:val="24"/>
          <w:szCs w:val="24"/>
        </w:rPr>
        <w:t xml:space="preserve"> likely indicating </w:t>
      </w:r>
      <w:r w:rsidR="004458CD">
        <w:rPr>
          <w:rFonts w:ascii="Times New Roman" w:hAnsi="Times New Roman" w:cs="Times New Roman"/>
          <w:sz w:val="24"/>
          <w:szCs w:val="24"/>
        </w:rPr>
        <w:t xml:space="preserve">the recent </w:t>
      </w:r>
      <w:r w:rsidR="0016753A">
        <w:rPr>
          <w:rFonts w:ascii="Times New Roman" w:hAnsi="Times New Roman" w:cs="Times New Roman"/>
          <w:sz w:val="24"/>
          <w:szCs w:val="24"/>
        </w:rPr>
        <w:t>end of the winter</w:t>
      </w:r>
      <w:r w:rsidR="004458CD">
        <w:rPr>
          <w:rFonts w:ascii="Times New Roman" w:hAnsi="Times New Roman" w:cs="Times New Roman"/>
          <w:sz w:val="24"/>
          <w:szCs w:val="24"/>
        </w:rPr>
        <w:t>time</w:t>
      </w:r>
      <w:r w:rsidR="0016753A">
        <w:rPr>
          <w:rFonts w:ascii="Times New Roman" w:hAnsi="Times New Roman" w:cs="Times New Roman"/>
          <w:sz w:val="24"/>
          <w:szCs w:val="24"/>
        </w:rPr>
        <w:t xml:space="preserve"> interruption </w:t>
      </w:r>
      <w:r w:rsidR="004458CD">
        <w:rPr>
          <w:rFonts w:ascii="Times New Roman" w:hAnsi="Times New Roman" w:cs="Times New Roman"/>
          <w:sz w:val="24"/>
          <w:szCs w:val="24"/>
        </w:rPr>
        <w:t>of</w:t>
      </w:r>
      <w:r w:rsidR="00AE1143">
        <w:rPr>
          <w:rFonts w:ascii="Times New Roman" w:hAnsi="Times New Roman" w:cs="Times New Roman"/>
          <w:sz w:val="24"/>
          <w:szCs w:val="24"/>
        </w:rPr>
        <w:t xml:space="preserve"> </w:t>
      </w:r>
      <w:r w:rsidR="0016753A">
        <w:rPr>
          <w:rFonts w:ascii="Times New Roman" w:hAnsi="Times New Roman" w:cs="Times New Roman"/>
          <w:sz w:val="24"/>
          <w:szCs w:val="24"/>
        </w:rPr>
        <w:t xml:space="preserve">reproduction. </w:t>
      </w:r>
      <w:r w:rsidR="00D3556B">
        <w:rPr>
          <w:rFonts w:ascii="Times New Roman" w:hAnsi="Times New Roman" w:cs="Times New Roman"/>
          <w:sz w:val="24"/>
          <w:szCs w:val="24"/>
        </w:rPr>
        <w:t xml:space="preserve">It </w:t>
      </w:r>
      <w:r w:rsidR="00091559">
        <w:rPr>
          <w:rFonts w:ascii="Times New Roman" w:hAnsi="Times New Roman" w:cs="Times New Roman"/>
          <w:sz w:val="24"/>
          <w:szCs w:val="24"/>
        </w:rPr>
        <w:t>is</w:t>
      </w:r>
      <w:r w:rsidR="00D3556B">
        <w:rPr>
          <w:rFonts w:ascii="Times New Roman" w:hAnsi="Times New Roman" w:cs="Times New Roman"/>
          <w:sz w:val="24"/>
          <w:szCs w:val="24"/>
        </w:rPr>
        <w:t xml:space="preserve"> noteworthy that despite low concentrations, oozooids belonged to three major modal groups</w:t>
      </w:r>
      <w:r w:rsidR="00EF7FDD">
        <w:rPr>
          <w:rFonts w:ascii="Times New Roman" w:hAnsi="Times New Roman" w:cs="Times New Roman"/>
          <w:sz w:val="24"/>
          <w:szCs w:val="24"/>
        </w:rPr>
        <w:t>:</w:t>
      </w:r>
      <w:r w:rsidR="00D3556B">
        <w:rPr>
          <w:rFonts w:ascii="Times New Roman" w:hAnsi="Times New Roman" w:cs="Times New Roman"/>
          <w:sz w:val="24"/>
          <w:szCs w:val="24"/>
        </w:rPr>
        <w:t xml:space="preserve"> immature (20</w:t>
      </w:r>
      <w:del w:id="440" w:author="Florian Lüskow" w:date="2024-08-05T14:25:00Z" w16du:dateUtc="2024-08-05T12:25:00Z">
        <w:r w:rsidR="00D3556B" w:rsidDel="00653DAC">
          <w:rPr>
            <w:rFonts w:ascii="Times New Roman" w:hAnsi="Times New Roman" w:cs="Times New Roman"/>
            <w:sz w:val="24"/>
            <w:szCs w:val="24"/>
          </w:rPr>
          <w:delText>-</w:delText>
        </w:r>
      </w:del>
      <w:ins w:id="441" w:author="Florian Lüskow" w:date="2024-08-05T14:25:00Z" w16du:dateUtc="2024-08-05T12:25:00Z">
        <w:r w:rsidR="00653DAC">
          <w:rPr>
            <w:rFonts w:ascii="Times New Roman" w:hAnsi="Times New Roman" w:cs="Times New Roman"/>
            <w:sz w:val="24"/>
            <w:szCs w:val="24"/>
          </w:rPr>
          <w:t>–</w:t>
        </w:r>
      </w:ins>
      <w:r w:rsidR="00D3556B">
        <w:rPr>
          <w:rFonts w:ascii="Times New Roman" w:hAnsi="Times New Roman" w:cs="Times New Roman"/>
          <w:sz w:val="24"/>
          <w:szCs w:val="24"/>
        </w:rPr>
        <w:t xml:space="preserve">40 mm OAL), maturing </w:t>
      </w:r>
      <w:r w:rsidR="00941D20">
        <w:rPr>
          <w:rFonts w:ascii="Times New Roman" w:hAnsi="Times New Roman" w:cs="Times New Roman"/>
          <w:sz w:val="24"/>
          <w:szCs w:val="24"/>
        </w:rPr>
        <w:t>(50</w:t>
      </w:r>
      <w:del w:id="442" w:author="Florian Lüskow" w:date="2024-08-05T14:25:00Z" w16du:dateUtc="2024-08-05T12:25:00Z">
        <w:r w:rsidR="00941D20" w:rsidDel="00653DAC">
          <w:rPr>
            <w:rFonts w:ascii="Times New Roman" w:hAnsi="Times New Roman" w:cs="Times New Roman"/>
            <w:sz w:val="24"/>
            <w:szCs w:val="24"/>
          </w:rPr>
          <w:delText>-</w:delText>
        </w:r>
      </w:del>
      <w:ins w:id="443" w:author="Florian Lüskow" w:date="2024-08-05T14:25:00Z" w16du:dateUtc="2024-08-05T12:25:00Z">
        <w:r w:rsidR="00653DAC">
          <w:rPr>
            <w:rFonts w:ascii="Times New Roman" w:hAnsi="Times New Roman" w:cs="Times New Roman"/>
            <w:sz w:val="24"/>
            <w:szCs w:val="24"/>
          </w:rPr>
          <w:t>–</w:t>
        </w:r>
      </w:ins>
      <w:r w:rsidR="00941D20">
        <w:rPr>
          <w:rFonts w:ascii="Times New Roman" w:hAnsi="Times New Roman" w:cs="Times New Roman"/>
          <w:sz w:val="24"/>
          <w:szCs w:val="24"/>
        </w:rPr>
        <w:t>80 mm)</w:t>
      </w:r>
      <w:ins w:id="444" w:author="Florian Lüskow" w:date="2024-08-05T09:41:00Z" w16du:dateUtc="2024-08-05T07:41:00Z">
        <w:r w:rsidR="004C74E0">
          <w:rPr>
            <w:rFonts w:ascii="Times New Roman" w:hAnsi="Times New Roman" w:cs="Times New Roman"/>
            <w:sz w:val="24"/>
            <w:szCs w:val="24"/>
          </w:rPr>
          <w:t>,</w:t>
        </w:r>
      </w:ins>
      <w:r w:rsidR="00941D20">
        <w:rPr>
          <w:rFonts w:ascii="Times New Roman" w:hAnsi="Times New Roman" w:cs="Times New Roman"/>
          <w:sz w:val="24"/>
          <w:szCs w:val="24"/>
        </w:rPr>
        <w:t xml:space="preserve"> and mature (&gt;</w:t>
      </w:r>
      <w:ins w:id="445" w:author="Florian Lüskow" w:date="2024-08-05T14:25:00Z" w16du:dateUtc="2024-08-05T12:25:00Z">
        <w:r w:rsidR="00653DAC">
          <w:rPr>
            <w:rFonts w:ascii="Times New Roman" w:hAnsi="Times New Roman" w:cs="Times New Roman"/>
            <w:sz w:val="24"/>
            <w:szCs w:val="24"/>
          </w:rPr>
          <w:t xml:space="preserve"> </w:t>
        </w:r>
      </w:ins>
      <w:r w:rsidR="00941D20">
        <w:rPr>
          <w:rFonts w:ascii="Times New Roman" w:hAnsi="Times New Roman" w:cs="Times New Roman"/>
          <w:sz w:val="24"/>
          <w:szCs w:val="24"/>
        </w:rPr>
        <w:t>80 mm)</w:t>
      </w:r>
      <w:r w:rsidR="00EF7FDD">
        <w:rPr>
          <w:rFonts w:ascii="Times New Roman" w:hAnsi="Times New Roman" w:cs="Times New Roman"/>
          <w:sz w:val="24"/>
          <w:szCs w:val="24"/>
        </w:rPr>
        <w:t xml:space="preserve"> oozooids</w:t>
      </w:r>
      <w:r w:rsidR="00941D20">
        <w:rPr>
          <w:rFonts w:ascii="Times New Roman" w:hAnsi="Times New Roman" w:cs="Times New Roman"/>
          <w:sz w:val="24"/>
          <w:szCs w:val="24"/>
        </w:rPr>
        <w:t xml:space="preserve">. </w:t>
      </w:r>
      <w:r w:rsidR="00EF7FDD">
        <w:rPr>
          <w:rFonts w:ascii="Times New Roman" w:hAnsi="Times New Roman" w:cs="Times New Roman"/>
          <w:sz w:val="24"/>
          <w:szCs w:val="24"/>
        </w:rPr>
        <w:t xml:space="preserve">Their spatial affiliation was also indicative of the overall population development with immature and maturing oozooids found in waters mainly south of the SACCF suggesting a reproductive interruption of </w:t>
      </w:r>
      <w:r w:rsidR="00EF7FDD" w:rsidRPr="00EF7FDD">
        <w:rPr>
          <w:rFonts w:ascii="Times New Roman" w:hAnsi="Times New Roman" w:cs="Times New Roman"/>
          <w:i/>
          <w:sz w:val="24"/>
          <w:szCs w:val="24"/>
        </w:rPr>
        <w:t>S. thompsoni</w:t>
      </w:r>
      <w:r w:rsidR="00EF7FDD">
        <w:rPr>
          <w:rFonts w:ascii="Times New Roman" w:hAnsi="Times New Roman" w:cs="Times New Roman"/>
          <w:sz w:val="24"/>
          <w:szCs w:val="24"/>
        </w:rPr>
        <w:t xml:space="preserve">. Alternatively, stations north of the SACCF, and particularly PF, had the most advanced population development with some indication that </w:t>
      </w:r>
      <w:r w:rsidR="00EF7FDD" w:rsidRPr="00EF7FDD">
        <w:rPr>
          <w:rFonts w:ascii="Times New Roman" w:hAnsi="Times New Roman" w:cs="Times New Roman"/>
          <w:i/>
          <w:sz w:val="24"/>
          <w:szCs w:val="24"/>
        </w:rPr>
        <w:t>S. thompsoni</w:t>
      </w:r>
      <w:r w:rsidR="00EF7FDD">
        <w:rPr>
          <w:rFonts w:ascii="Times New Roman" w:hAnsi="Times New Roman" w:cs="Times New Roman"/>
          <w:sz w:val="24"/>
          <w:szCs w:val="24"/>
        </w:rPr>
        <w:t xml:space="preserve"> asexual reproduction had been already ongoing at least since September 2022. </w:t>
      </w:r>
      <w:r w:rsidR="00735768">
        <w:rPr>
          <w:rFonts w:ascii="Times New Roman" w:hAnsi="Times New Roman" w:cs="Times New Roman"/>
          <w:sz w:val="24"/>
          <w:szCs w:val="24"/>
        </w:rPr>
        <w:t xml:space="preserve">Observations in the </w:t>
      </w:r>
      <w:del w:id="446" w:author="Florian Lüskow" w:date="2024-08-05T14:26:00Z" w16du:dateUtc="2024-08-05T12:26:00Z">
        <w:r w:rsidR="00735768" w:rsidDel="00653DAC">
          <w:rPr>
            <w:rFonts w:ascii="Times New Roman" w:hAnsi="Times New Roman" w:cs="Times New Roman"/>
            <w:sz w:val="24"/>
            <w:szCs w:val="24"/>
          </w:rPr>
          <w:delText xml:space="preserve">Northern </w:delText>
        </w:r>
      </w:del>
      <w:ins w:id="447" w:author="Florian Lüskow" w:date="2024-08-05T14:26:00Z" w16du:dateUtc="2024-08-05T12:26:00Z">
        <w:r w:rsidR="00653DAC">
          <w:rPr>
            <w:rFonts w:ascii="Times New Roman" w:hAnsi="Times New Roman" w:cs="Times New Roman"/>
            <w:sz w:val="24"/>
            <w:szCs w:val="24"/>
          </w:rPr>
          <w:t>n</w:t>
        </w:r>
        <w:r w:rsidR="00653DAC">
          <w:rPr>
            <w:rFonts w:ascii="Times New Roman" w:hAnsi="Times New Roman" w:cs="Times New Roman"/>
            <w:sz w:val="24"/>
            <w:szCs w:val="24"/>
          </w:rPr>
          <w:t xml:space="preserve">orthern </w:t>
        </w:r>
      </w:ins>
      <w:r w:rsidR="00735768">
        <w:rPr>
          <w:rFonts w:ascii="Times New Roman" w:hAnsi="Times New Roman" w:cs="Times New Roman"/>
          <w:sz w:val="24"/>
          <w:szCs w:val="24"/>
        </w:rPr>
        <w:t xml:space="preserve">Weddell Sea point </w:t>
      </w:r>
      <w:ins w:id="448" w:author="Florian Lüskow" w:date="2024-08-05T09:41:00Z" w16du:dateUtc="2024-08-05T07:41:00Z">
        <w:r w:rsidR="004C74E0">
          <w:rPr>
            <w:rFonts w:ascii="Times New Roman" w:hAnsi="Times New Roman" w:cs="Times New Roman"/>
            <w:sz w:val="24"/>
            <w:szCs w:val="24"/>
          </w:rPr>
          <w:t xml:space="preserve">out </w:t>
        </w:r>
      </w:ins>
      <w:r w:rsidR="00735768">
        <w:rPr>
          <w:rFonts w:ascii="Times New Roman" w:hAnsi="Times New Roman" w:cs="Times New Roman"/>
          <w:sz w:val="24"/>
          <w:szCs w:val="24"/>
        </w:rPr>
        <w:t xml:space="preserve">that it may have started </w:t>
      </w:r>
      <w:del w:id="449" w:author="Florian Lüskow" w:date="2024-08-05T14:26:00Z" w16du:dateUtc="2024-08-05T12:26:00Z">
        <w:r w:rsidR="00735768" w:rsidDel="00653DAC">
          <w:rPr>
            <w:rFonts w:ascii="Times New Roman" w:hAnsi="Times New Roman" w:cs="Times New Roman"/>
            <w:sz w:val="24"/>
            <w:szCs w:val="24"/>
          </w:rPr>
          <w:delText>even in</w:delText>
        </w:r>
      </w:del>
      <w:ins w:id="450" w:author="Florian Lüskow" w:date="2024-08-05T14:26:00Z" w16du:dateUtc="2024-08-05T12:26:00Z">
        <w:r w:rsidR="00653DAC">
          <w:rPr>
            <w:rFonts w:ascii="Times New Roman" w:hAnsi="Times New Roman" w:cs="Times New Roman"/>
            <w:sz w:val="24"/>
            <w:szCs w:val="24"/>
          </w:rPr>
          <w:t>as early as</w:t>
        </w:r>
      </w:ins>
      <w:r w:rsidR="00735768">
        <w:rPr>
          <w:rFonts w:ascii="Times New Roman" w:hAnsi="Times New Roman" w:cs="Times New Roman"/>
          <w:sz w:val="24"/>
          <w:szCs w:val="24"/>
        </w:rPr>
        <w:t xml:space="preserve"> July</w:t>
      </w:r>
      <w:del w:id="451" w:author="Florian Lüskow" w:date="2024-08-05T14:26:00Z" w16du:dateUtc="2024-08-05T12:26:00Z">
        <w:r w:rsidR="00735768" w:rsidDel="00653DAC">
          <w:rPr>
            <w:rFonts w:ascii="Times New Roman" w:hAnsi="Times New Roman" w:cs="Times New Roman"/>
            <w:sz w:val="24"/>
            <w:szCs w:val="24"/>
          </w:rPr>
          <w:delText>-</w:delText>
        </w:r>
      </w:del>
      <w:ins w:id="452" w:author="Florian Lüskow" w:date="2024-08-05T14:26:00Z" w16du:dateUtc="2024-08-05T12:26:00Z">
        <w:r w:rsidR="00653DAC">
          <w:rPr>
            <w:rFonts w:ascii="Times New Roman" w:hAnsi="Times New Roman" w:cs="Times New Roman"/>
            <w:sz w:val="24"/>
            <w:szCs w:val="24"/>
          </w:rPr>
          <w:t>–</w:t>
        </w:r>
      </w:ins>
      <w:r w:rsidR="00735768">
        <w:rPr>
          <w:rFonts w:ascii="Times New Roman" w:hAnsi="Times New Roman" w:cs="Times New Roman"/>
          <w:sz w:val="24"/>
          <w:szCs w:val="24"/>
        </w:rPr>
        <w:t>August (Pakhomov and Hunt 2014). The above does not align with Foxton’s observations</w:t>
      </w:r>
      <w:ins w:id="453" w:author="Florian Lüskow" w:date="2024-08-05T14:26:00Z" w16du:dateUtc="2024-08-05T12:26:00Z">
        <w:r w:rsidR="00653DAC">
          <w:rPr>
            <w:rFonts w:ascii="Times New Roman" w:hAnsi="Times New Roman" w:cs="Times New Roman"/>
            <w:sz w:val="24"/>
            <w:szCs w:val="24"/>
          </w:rPr>
          <w:t>,</w:t>
        </w:r>
      </w:ins>
      <w:r w:rsidR="00735768">
        <w:rPr>
          <w:rFonts w:ascii="Times New Roman" w:hAnsi="Times New Roman" w:cs="Times New Roman"/>
          <w:sz w:val="24"/>
          <w:szCs w:val="24"/>
        </w:rPr>
        <w:t xml:space="preserve"> although most of </w:t>
      </w:r>
      <w:r w:rsidR="00C42B31">
        <w:rPr>
          <w:rFonts w:ascii="Times New Roman" w:hAnsi="Times New Roman" w:cs="Times New Roman"/>
          <w:sz w:val="24"/>
          <w:szCs w:val="24"/>
        </w:rPr>
        <w:t xml:space="preserve">the </w:t>
      </w:r>
      <w:r w:rsidR="00735768">
        <w:rPr>
          <w:rFonts w:ascii="Times New Roman" w:hAnsi="Times New Roman" w:cs="Times New Roman"/>
          <w:sz w:val="24"/>
          <w:szCs w:val="24"/>
        </w:rPr>
        <w:t xml:space="preserve">Discovery Expedition sampling was conducted north of the PF (Foxton 1966). More </w:t>
      </w:r>
      <w:del w:id="454" w:author="Florian Lüskow" w:date="2024-08-05T09:41:00Z" w16du:dateUtc="2024-08-05T07:41:00Z">
        <w:r w:rsidR="00735768" w:rsidDel="004C74E0">
          <w:rPr>
            <w:rFonts w:ascii="Times New Roman" w:hAnsi="Times New Roman" w:cs="Times New Roman"/>
            <w:sz w:val="24"/>
            <w:szCs w:val="24"/>
          </w:rPr>
          <w:delText xml:space="preserve">year around </w:delText>
        </w:r>
      </w:del>
      <w:ins w:id="455" w:author="Florian Lüskow" w:date="2024-08-05T09:41:00Z" w16du:dateUtc="2024-08-05T07:41:00Z">
        <w:r w:rsidR="004C74E0">
          <w:rPr>
            <w:rFonts w:ascii="Times New Roman" w:hAnsi="Times New Roman" w:cs="Times New Roman"/>
            <w:sz w:val="24"/>
            <w:szCs w:val="24"/>
          </w:rPr>
          <w:t xml:space="preserve">year-round </w:t>
        </w:r>
      </w:ins>
      <w:r w:rsidR="00735768">
        <w:rPr>
          <w:rFonts w:ascii="Times New Roman" w:hAnsi="Times New Roman" w:cs="Times New Roman"/>
          <w:sz w:val="24"/>
          <w:szCs w:val="24"/>
        </w:rPr>
        <w:t xml:space="preserve">observations are warranted to understand </w:t>
      </w:r>
      <w:ins w:id="456" w:author="Florian Lüskow" w:date="2024-08-05T09:41:00Z" w16du:dateUtc="2024-08-05T07:41:00Z">
        <w:r w:rsidR="004C74E0">
          <w:rPr>
            <w:rFonts w:ascii="Times New Roman" w:hAnsi="Times New Roman" w:cs="Times New Roman"/>
            <w:sz w:val="24"/>
            <w:szCs w:val="24"/>
          </w:rPr>
          <w:t xml:space="preserve">the </w:t>
        </w:r>
      </w:ins>
      <w:r w:rsidR="00735768">
        <w:rPr>
          <w:rFonts w:ascii="Times New Roman" w:hAnsi="Times New Roman" w:cs="Times New Roman"/>
          <w:sz w:val="24"/>
          <w:szCs w:val="24"/>
        </w:rPr>
        <w:t>factors driving the salp population development</w:t>
      </w:r>
      <w:ins w:id="457" w:author="Florian Lüskow" w:date="2024-08-05T14:27:00Z" w16du:dateUtc="2024-08-05T12:27:00Z">
        <w:r w:rsidR="00653DAC">
          <w:rPr>
            <w:rFonts w:ascii="Times New Roman" w:hAnsi="Times New Roman" w:cs="Times New Roman"/>
            <w:sz w:val="24"/>
            <w:szCs w:val="24"/>
          </w:rPr>
          <w:t>,</w:t>
        </w:r>
      </w:ins>
      <w:r w:rsidR="00735768">
        <w:rPr>
          <w:rFonts w:ascii="Times New Roman" w:hAnsi="Times New Roman" w:cs="Times New Roman"/>
          <w:sz w:val="24"/>
          <w:szCs w:val="24"/>
        </w:rPr>
        <w:t xml:space="preserve"> but it appears that thermal regime, rather than </w:t>
      </w:r>
      <w:ins w:id="458" w:author="Florian Lüskow" w:date="2024-08-05T09:41:00Z" w16du:dateUtc="2024-08-05T07:41:00Z">
        <w:r w:rsidR="004C74E0">
          <w:rPr>
            <w:rFonts w:ascii="Times New Roman" w:hAnsi="Times New Roman" w:cs="Times New Roman"/>
            <w:sz w:val="24"/>
            <w:szCs w:val="24"/>
          </w:rPr>
          <w:t xml:space="preserve">the </w:t>
        </w:r>
      </w:ins>
      <w:r w:rsidR="00091559">
        <w:rPr>
          <w:rFonts w:ascii="Times New Roman" w:hAnsi="Times New Roman" w:cs="Times New Roman"/>
          <w:sz w:val="24"/>
          <w:szCs w:val="24"/>
        </w:rPr>
        <w:t xml:space="preserve">availability of </w:t>
      </w:r>
      <w:r w:rsidR="00735768">
        <w:rPr>
          <w:rFonts w:ascii="Times New Roman" w:hAnsi="Times New Roman" w:cs="Times New Roman"/>
          <w:sz w:val="24"/>
          <w:szCs w:val="24"/>
        </w:rPr>
        <w:t xml:space="preserve">food, may be a strong predictor of </w:t>
      </w:r>
      <w:del w:id="459" w:author="Florian Lüskow" w:date="2024-08-05T14:27:00Z" w16du:dateUtc="2024-08-05T12:27:00Z">
        <w:r w:rsidR="00091559" w:rsidDel="00653DAC">
          <w:rPr>
            <w:rFonts w:ascii="Times New Roman" w:hAnsi="Times New Roman" w:cs="Times New Roman"/>
            <w:sz w:val="24"/>
            <w:szCs w:val="24"/>
          </w:rPr>
          <w:delText xml:space="preserve">the </w:delText>
        </w:r>
      </w:del>
      <w:r w:rsidR="00735768">
        <w:rPr>
          <w:rFonts w:ascii="Times New Roman" w:hAnsi="Times New Roman" w:cs="Times New Roman"/>
          <w:sz w:val="24"/>
          <w:szCs w:val="24"/>
        </w:rPr>
        <w:t>salp development (Henschke and Pakhomov 2019).</w:t>
      </w:r>
      <w:del w:id="460" w:author="Florian Lüskow" w:date="2024-08-05T14:27:00Z" w16du:dateUtc="2024-08-05T12:27:00Z">
        <w:r w:rsidR="00735768" w:rsidDel="00653DAC">
          <w:rPr>
            <w:rFonts w:ascii="Times New Roman" w:hAnsi="Times New Roman" w:cs="Times New Roman"/>
            <w:sz w:val="24"/>
            <w:szCs w:val="24"/>
          </w:rPr>
          <w:delText xml:space="preserve"> </w:delText>
        </w:r>
      </w:del>
    </w:p>
    <w:p w14:paraId="43E64174" w14:textId="77777777" w:rsidR="0077457A" w:rsidRDefault="0077457A" w:rsidP="00960CE2">
      <w:pPr>
        <w:spacing w:after="0" w:line="360" w:lineRule="auto"/>
        <w:rPr>
          <w:rFonts w:ascii="Times New Roman" w:hAnsi="Times New Roman" w:cs="Times New Roman"/>
          <w:sz w:val="24"/>
          <w:szCs w:val="24"/>
        </w:rPr>
      </w:pPr>
    </w:p>
    <w:p w14:paraId="0F2A0FAE" w14:textId="258E6ED0" w:rsidR="00D026B6" w:rsidRDefault="00735768"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It seems that </w:t>
      </w:r>
      <w:r w:rsidRPr="00735768">
        <w:rPr>
          <w:rFonts w:ascii="Times New Roman" w:hAnsi="Times New Roman" w:cs="Times New Roman"/>
          <w:i/>
          <w:sz w:val="24"/>
          <w:szCs w:val="24"/>
        </w:rPr>
        <w:t>S. thompsoni</w:t>
      </w:r>
      <w:r>
        <w:rPr>
          <w:rFonts w:ascii="Times New Roman" w:hAnsi="Times New Roman" w:cs="Times New Roman"/>
          <w:sz w:val="24"/>
          <w:szCs w:val="24"/>
        </w:rPr>
        <w:t xml:space="preserve"> in high Antarctic waters</w:t>
      </w:r>
      <w:r w:rsidR="00C42B31">
        <w:rPr>
          <w:rFonts w:ascii="Times New Roman" w:hAnsi="Times New Roman" w:cs="Times New Roman"/>
          <w:sz w:val="24"/>
          <w:szCs w:val="24"/>
        </w:rPr>
        <w:t>, south of the SB,</w:t>
      </w:r>
      <w:r>
        <w:rPr>
          <w:rFonts w:ascii="Times New Roman" w:hAnsi="Times New Roman" w:cs="Times New Roman"/>
          <w:sz w:val="24"/>
          <w:szCs w:val="24"/>
        </w:rPr>
        <w:t xml:space="preserve"> strictly follows </w:t>
      </w:r>
      <w:del w:id="461" w:author="Florian Lüskow" w:date="2024-08-05T09:41:00Z" w16du:dateUtc="2024-08-05T07:41:00Z">
        <w:r w:rsidR="00091559" w:rsidDel="004C74E0">
          <w:rPr>
            <w:rFonts w:ascii="Times New Roman" w:hAnsi="Times New Roman" w:cs="Times New Roman"/>
            <w:sz w:val="24"/>
            <w:szCs w:val="24"/>
          </w:rPr>
          <w:delText xml:space="preserve">the </w:delText>
        </w:r>
      </w:del>
      <w:r>
        <w:rPr>
          <w:rFonts w:ascii="Times New Roman" w:hAnsi="Times New Roman" w:cs="Times New Roman"/>
          <w:sz w:val="24"/>
          <w:szCs w:val="24"/>
        </w:rPr>
        <w:t xml:space="preserve">Foxton’s cycle. Low numbers </w:t>
      </w:r>
      <w:del w:id="462" w:author="Florian Lüskow" w:date="2024-08-05T09:41:00Z" w16du:dateUtc="2024-08-05T07:41:00Z">
        <w:r w:rsidDel="004C74E0">
          <w:rPr>
            <w:rFonts w:ascii="Times New Roman" w:hAnsi="Times New Roman" w:cs="Times New Roman"/>
            <w:sz w:val="24"/>
            <w:szCs w:val="24"/>
          </w:rPr>
          <w:delText xml:space="preserve">there </w:delText>
        </w:r>
      </w:del>
      <w:r>
        <w:rPr>
          <w:rFonts w:ascii="Times New Roman" w:hAnsi="Times New Roman" w:cs="Times New Roman"/>
          <w:sz w:val="24"/>
          <w:szCs w:val="24"/>
        </w:rPr>
        <w:t xml:space="preserve">could </w:t>
      </w:r>
      <w:r w:rsidR="00091559">
        <w:rPr>
          <w:rFonts w:ascii="Times New Roman" w:hAnsi="Times New Roman" w:cs="Times New Roman"/>
          <w:sz w:val="24"/>
          <w:szCs w:val="24"/>
        </w:rPr>
        <w:t xml:space="preserve">be a result of </w:t>
      </w:r>
      <w:r w:rsidR="00870BC3">
        <w:rPr>
          <w:rFonts w:ascii="Times New Roman" w:hAnsi="Times New Roman" w:cs="Times New Roman"/>
          <w:sz w:val="24"/>
          <w:szCs w:val="24"/>
        </w:rPr>
        <w:t xml:space="preserve">either </w:t>
      </w:r>
      <w:r w:rsidR="00091559">
        <w:rPr>
          <w:rFonts w:ascii="Times New Roman" w:hAnsi="Times New Roman" w:cs="Times New Roman"/>
          <w:sz w:val="24"/>
          <w:szCs w:val="24"/>
        </w:rPr>
        <w:t xml:space="preserve">a limited oozooid </w:t>
      </w:r>
      <w:r>
        <w:rPr>
          <w:rFonts w:ascii="Times New Roman" w:hAnsi="Times New Roman" w:cs="Times New Roman"/>
          <w:sz w:val="24"/>
          <w:szCs w:val="24"/>
        </w:rPr>
        <w:t>advect</w:t>
      </w:r>
      <w:r w:rsidR="00091559">
        <w:rPr>
          <w:rFonts w:ascii="Times New Roman" w:hAnsi="Times New Roman" w:cs="Times New Roman"/>
          <w:sz w:val="24"/>
          <w:szCs w:val="24"/>
        </w:rPr>
        <w:t>ion in</w:t>
      </w:r>
      <w:r>
        <w:rPr>
          <w:rFonts w:ascii="Times New Roman" w:hAnsi="Times New Roman" w:cs="Times New Roman"/>
          <w:sz w:val="24"/>
          <w:szCs w:val="24"/>
        </w:rPr>
        <w:t>to these areas during winter months</w:t>
      </w:r>
      <w:r w:rsidR="00870BC3">
        <w:rPr>
          <w:rFonts w:ascii="Times New Roman" w:hAnsi="Times New Roman" w:cs="Times New Roman"/>
          <w:sz w:val="24"/>
          <w:szCs w:val="24"/>
        </w:rPr>
        <w:t xml:space="preserve"> or blastozooid slow development and high mortality during </w:t>
      </w:r>
      <w:ins w:id="463" w:author="Florian Lüskow" w:date="2024-08-05T09:41:00Z" w16du:dateUtc="2024-08-05T07:41:00Z">
        <w:r w:rsidR="004C74E0">
          <w:rPr>
            <w:rFonts w:ascii="Times New Roman" w:hAnsi="Times New Roman" w:cs="Times New Roman"/>
            <w:sz w:val="24"/>
            <w:szCs w:val="24"/>
          </w:rPr>
          <w:t xml:space="preserve">the </w:t>
        </w:r>
      </w:ins>
      <w:del w:id="464" w:author="Florian Lüskow" w:date="2024-08-05T14:27:00Z" w16du:dateUtc="2024-08-05T12:27:00Z">
        <w:r w:rsidR="00870BC3" w:rsidDel="00FB4293">
          <w:rPr>
            <w:rFonts w:ascii="Times New Roman" w:hAnsi="Times New Roman" w:cs="Times New Roman"/>
            <w:sz w:val="24"/>
            <w:szCs w:val="24"/>
          </w:rPr>
          <w:delText>fall</w:delText>
        </w:r>
      </w:del>
      <w:ins w:id="465" w:author="Florian Lüskow" w:date="2024-08-05T14:27:00Z" w16du:dateUtc="2024-08-05T12:27:00Z">
        <w:r w:rsidR="00FB4293">
          <w:rPr>
            <w:rFonts w:ascii="Times New Roman" w:hAnsi="Times New Roman" w:cs="Times New Roman"/>
            <w:sz w:val="24"/>
            <w:szCs w:val="24"/>
          </w:rPr>
          <w:t>autumn</w:t>
        </w:r>
      </w:ins>
      <w:r w:rsidR="00870BC3">
        <w:rPr>
          <w:rFonts w:ascii="Times New Roman" w:hAnsi="Times New Roman" w:cs="Times New Roman"/>
          <w:sz w:val="24"/>
          <w:szCs w:val="24"/>
        </w:rPr>
        <w:t xml:space="preserve">-winter </w:t>
      </w:r>
      <w:r w:rsidR="0077457A">
        <w:rPr>
          <w:rFonts w:ascii="Times New Roman" w:hAnsi="Times New Roman" w:cs="Times New Roman"/>
          <w:sz w:val="24"/>
          <w:szCs w:val="24"/>
        </w:rPr>
        <w:t xml:space="preserve">season </w:t>
      </w:r>
      <w:r w:rsidR="00870BC3">
        <w:rPr>
          <w:rFonts w:ascii="Times New Roman" w:hAnsi="Times New Roman" w:cs="Times New Roman"/>
          <w:sz w:val="24"/>
          <w:szCs w:val="24"/>
        </w:rPr>
        <w:t xml:space="preserve">(Henschke and Pakhomov 2019). Indeed, both mechanisms would only </w:t>
      </w:r>
      <w:r w:rsidR="001F78A6">
        <w:rPr>
          <w:rFonts w:ascii="Times New Roman" w:hAnsi="Times New Roman" w:cs="Times New Roman"/>
          <w:sz w:val="24"/>
          <w:szCs w:val="24"/>
        </w:rPr>
        <w:t xml:space="preserve">be able to </w:t>
      </w:r>
      <w:r w:rsidR="00870BC3">
        <w:rPr>
          <w:rFonts w:ascii="Times New Roman" w:hAnsi="Times New Roman" w:cs="Times New Roman"/>
          <w:sz w:val="24"/>
          <w:szCs w:val="24"/>
        </w:rPr>
        <w:t>support low salp numbers thus p</w:t>
      </w:r>
      <w:r>
        <w:rPr>
          <w:rFonts w:ascii="Times New Roman" w:hAnsi="Times New Roman" w:cs="Times New Roman"/>
          <w:sz w:val="24"/>
          <w:szCs w:val="24"/>
        </w:rPr>
        <w:t>revent</w:t>
      </w:r>
      <w:r w:rsidR="00870BC3">
        <w:rPr>
          <w:rFonts w:ascii="Times New Roman" w:hAnsi="Times New Roman" w:cs="Times New Roman"/>
          <w:sz w:val="24"/>
          <w:szCs w:val="24"/>
        </w:rPr>
        <w:t>ing</w:t>
      </w:r>
      <w:r>
        <w:rPr>
          <w:rFonts w:ascii="Times New Roman" w:hAnsi="Times New Roman" w:cs="Times New Roman"/>
          <w:sz w:val="24"/>
          <w:szCs w:val="24"/>
        </w:rPr>
        <w:t xml:space="preserve"> dense salp concentrations </w:t>
      </w:r>
      <w:del w:id="466" w:author="Florian Lüskow" w:date="2024-08-05T14:28:00Z" w16du:dateUtc="2024-08-05T12:28:00Z">
        <w:r w:rsidDel="00FB4293">
          <w:rPr>
            <w:rFonts w:ascii="Times New Roman" w:hAnsi="Times New Roman" w:cs="Times New Roman"/>
            <w:sz w:val="24"/>
            <w:szCs w:val="24"/>
          </w:rPr>
          <w:delText xml:space="preserve">build </w:delText>
        </w:r>
      </w:del>
      <w:ins w:id="467" w:author="Florian Lüskow" w:date="2024-08-05T14:28:00Z" w16du:dateUtc="2024-08-05T12:28:00Z">
        <w:r w:rsidR="00FB4293">
          <w:rPr>
            <w:rFonts w:ascii="Times New Roman" w:hAnsi="Times New Roman" w:cs="Times New Roman"/>
            <w:sz w:val="24"/>
            <w:szCs w:val="24"/>
          </w:rPr>
          <w:t>build</w:t>
        </w:r>
        <w:r w:rsidR="00FB4293">
          <w:rPr>
            <w:rFonts w:ascii="Times New Roman" w:hAnsi="Times New Roman" w:cs="Times New Roman"/>
            <w:sz w:val="24"/>
            <w:szCs w:val="24"/>
          </w:rPr>
          <w:t>-</w:t>
        </w:r>
      </w:ins>
      <w:r>
        <w:rPr>
          <w:rFonts w:ascii="Times New Roman" w:hAnsi="Times New Roman" w:cs="Times New Roman"/>
          <w:sz w:val="24"/>
          <w:szCs w:val="24"/>
        </w:rPr>
        <w:t>up</w:t>
      </w:r>
      <w:r w:rsidR="00F54DF6">
        <w:rPr>
          <w:rFonts w:ascii="Times New Roman" w:hAnsi="Times New Roman" w:cs="Times New Roman"/>
          <w:sz w:val="24"/>
          <w:szCs w:val="24"/>
        </w:rPr>
        <w:t xml:space="preserve"> in </w:t>
      </w:r>
      <w:r w:rsidR="00870BC3">
        <w:rPr>
          <w:rFonts w:ascii="Times New Roman" w:hAnsi="Times New Roman" w:cs="Times New Roman"/>
          <w:sz w:val="24"/>
          <w:szCs w:val="24"/>
        </w:rPr>
        <w:t xml:space="preserve">the </w:t>
      </w:r>
      <w:r w:rsidR="00F54DF6">
        <w:rPr>
          <w:rFonts w:ascii="Times New Roman" w:hAnsi="Times New Roman" w:cs="Times New Roman"/>
          <w:sz w:val="24"/>
          <w:szCs w:val="24"/>
        </w:rPr>
        <w:t>high Antarctic, at least for now (Pakhomov et al. 2002, 2011).</w:t>
      </w:r>
      <w:r w:rsidR="001F78A6">
        <w:rPr>
          <w:rFonts w:ascii="Times New Roman" w:hAnsi="Times New Roman" w:cs="Times New Roman"/>
          <w:sz w:val="24"/>
          <w:szCs w:val="24"/>
        </w:rPr>
        <w:t xml:space="preserve"> </w:t>
      </w:r>
      <w:del w:id="468" w:author="Florian Lüskow" w:date="2024-08-05T14:28:00Z" w16du:dateUtc="2024-08-05T12:28:00Z">
        <w:r w:rsidR="001F78A6" w:rsidDel="00FB4293">
          <w:rPr>
            <w:rFonts w:ascii="Times New Roman" w:hAnsi="Times New Roman" w:cs="Times New Roman"/>
            <w:sz w:val="24"/>
            <w:szCs w:val="24"/>
          </w:rPr>
          <w:delText>On the other hand</w:delText>
        </w:r>
      </w:del>
      <w:ins w:id="469" w:author="Florian Lüskow" w:date="2024-08-05T14:28:00Z" w16du:dateUtc="2024-08-05T12:28:00Z">
        <w:r w:rsidR="00FB4293">
          <w:rPr>
            <w:rFonts w:ascii="Times New Roman" w:hAnsi="Times New Roman" w:cs="Times New Roman"/>
            <w:sz w:val="24"/>
            <w:szCs w:val="24"/>
          </w:rPr>
          <w:t>In contrast</w:t>
        </w:r>
      </w:ins>
      <w:r w:rsidR="001F78A6">
        <w:rPr>
          <w:rFonts w:ascii="Times New Roman" w:hAnsi="Times New Roman" w:cs="Times New Roman"/>
          <w:sz w:val="24"/>
          <w:szCs w:val="24"/>
        </w:rPr>
        <w:t xml:space="preserve">, in waters north of the PF the salp reproductive period is much longer and potentially continuous at least at </w:t>
      </w:r>
      <w:r w:rsidR="003E7E43">
        <w:rPr>
          <w:rFonts w:ascii="Times New Roman" w:hAnsi="Times New Roman" w:cs="Times New Roman"/>
          <w:sz w:val="24"/>
          <w:szCs w:val="24"/>
        </w:rPr>
        <w:t>a</w:t>
      </w:r>
      <w:r w:rsidR="001F78A6">
        <w:rPr>
          <w:rFonts w:ascii="Times New Roman" w:hAnsi="Times New Roman" w:cs="Times New Roman"/>
          <w:sz w:val="24"/>
          <w:szCs w:val="24"/>
        </w:rPr>
        <w:t xml:space="preserve"> background level</w:t>
      </w:r>
      <w:r w:rsidR="003E7E43">
        <w:rPr>
          <w:rFonts w:ascii="Times New Roman" w:hAnsi="Times New Roman" w:cs="Times New Roman"/>
          <w:sz w:val="24"/>
          <w:szCs w:val="24"/>
        </w:rPr>
        <w:t xml:space="preserve"> outside the active reproduction during the summer months</w:t>
      </w:r>
      <w:r w:rsidR="001F78A6">
        <w:rPr>
          <w:rFonts w:ascii="Times New Roman" w:hAnsi="Times New Roman" w:cs="Times New Roman"/>
          <w:sz w:val="24"/>
          <w:szCs w:val="24"/>
        </w:rPr>
        <w:t xml:space="preserve">. It makes </w:t>
      </w:r>
      <w:del w:id="470" w:author="Florian Lüskow" w:date="2024-08-05T09:41:00Z" w16du:dateUtc="2024-08-05T07:41:00Z">
        <w:r w:rsidR="001F78A6" w:rsidDel="004C74E0">
          <w:rPr>
            <w:rFonts w:ascii="Times New Roman" w:hAnsi="Times New Roman" w:cs="Times New Roman"/>
            <w:sz w:val="24"/>
            <w:szCs w:val="24"/>
          </w:rPr>
          <w:delText xml:space="preserve">an </w:delText>
        </w:r>
      </w:del>
      <w:r w:rsidR="001F78A6">
        <w:rPr>
          <w:rFonts w:ascii="Times New Roman" w:hAnsi="Times New Roman" w:cs="Times New Roman"/>
          <w:sz w:val="24"/>
          <w:szCs w:val="24"/>
        </w:rPr>
        <w:t xml:space="preserve">ecological sense because for a successful egg </w:t>
      </w:r>
      <w:del w:id="471" w:author="Florian Lüskow" w:date="2024-08-05T14:28:00Z" w16du:dateUtc="2024-08-05T12:28:00Z">
        <w:r w:rsidR="001F78A6" w:rsidDel="00FB4293">
          <w:rPr>
            <w:rFonts w:ascii="Times New Roman" w:hAnsi="Times New Roman" w:cs="Times New Roman"/>
            <w:sz w:val="24"/>
            <w:szCs w:val="24"/>
          </w:rPr>
          <w:delText>fertilization</w:delText>
        </w:r>
      </w:del>
      <w:ins w:id="472" w:author="Florian Lüskow" w:date="2024-08-05T14:28:00Z" w16du:dateUtc="2024-08-05T12:28:00Z">
        <w:r w:rsidR="00FB4293">
          <w:rPr>
            <w:rFonts w:ascii="Times New Roman" w:hAnsi="Times New Roman" w:cs="Times New Roman"/>
            <w:sz w:val="24"/>
            <w:szCs w:val="24"/>
          </w:rPr>
          <w:t>fertili</w:t>
        </w:r>
        <w:r w:rsidR="00FB4293">
          <w:rPr>
            <w:rFonts w:ascii="Times New Roman" w:hAnsi="Times New Roman" w:cs="Times New Roman"/>
            <w:sz w:val="24"/>
            <w:szCs w:val="24"/>
          </w:rPr>
          <w:t>s</w:t>
        </w:r>
        <w:r w:rsidR="00FB4293">
          <w:rPr>
            <w:rFonts w:ascii="Times New Roman" w:hAnsi="Times New Roman" w:cs="Times New Roman"/>
            <w:sz w:val="24"/>
            <w:szCs w:val="24"/>
          </w:rPr>
          <w:t>ation</w:t>
        </w:r>
      </w:ins>
      <w:ins w:id="473" w:author="Florian Lüskow" w:date="2024-08-05T09:41:00Z" w16du:dateUtc="2024-08-05T07:41:00Z">
        <w:r w:rsidR="004C74E0">
          <w:rPr>
            <w:rFonts w:ascii="Times New Roman" w:hAnsi="Times New Roman" w:cs="Times New Roman"/>
            <w:sz w:val="24"/>
            <w:szCs w:val="24"/>
          </w:rPr>
          <w:t>,</w:t>
        </w:r>
      </w:ins>
      <w:r w:rsidR="001F78A6">
        <w:rPr>
          <w:rFonts w:ascii="Times New Roman" w:hAnsi="Times New Roman" w:cs="Times New Roman"/>
          <w:sz w:val="24"/>
          <w:szCs w:val="24"/>
        </w:rPr>
        <w:t xml:space="preserve"> blastozooid males are required</w:t>
      </w:r>
      <w:r w:rsidR="00CE7387">
        <w:rPr>
          <w:rFonts w:ascii="Times New Roman" w:hAnsi="Times New Roman" w:cs="Times New Roman"/>
          <w:sz w:val="24"/>
          <w:szCs w:val="24"/>
        </w:rPr>
        <w:t xml:space="preserve"> and t</w:t>
      </w:r>
      <w:r w:rsidR="00C42B31">
        <w:rPr>
          <w:rFonts w:ascii="Times New Roman" w:hAnsi="Times New Roman" w:cs="Times New Roman"/>
          <w:sz w:val="24"/>
          <w:szCs w:val="24"/>
        </w:rPr>
        <w:t>heir appearance is connected to</w:t>
      </w:r>
      <w:r w:rsidR="003E7E43">
        <w:rPr>
          <w:rFonts w:ascii="Times New Roman" w:hAnsi="Times New Roman" w:cs="Times New Roman"/>
          <w:sz w:val="24"/>
          <w:szCs w:val="24"/>
        </w:rPr>
        <w:t xml:space="preserve"> </w:t>
      </w:r>
      <w:ins w:id="474" w:author="Florian Lüskow" w:date="2024-08-05T09:42:00Z" w16du:dateUtc="2024-08-05T07:42:00Z">
        <w:r w:rsidR="004C74E0">
          <w:rPr>
            <w:rFonts w:ascii="Times New Roman" w:hAnsi="Times New Roman" w:cs="Times New Roman"/>
            <w:sz w:val="24"/>
            <w:szCs w:val="24"/>
          </w:rPr>
          <w:t xml:space="preserve">the </w:t>
        </w:r>
      </w:ins>
      <w:r w:rsidR="00CE7387">
        <w:rPr>
          <w:rFonts w:ascii="Times New Roman" w:hAnsi="Times New Roman" w:cs="Times New Roman"/>
          <w:sz w:val="24"/>
          <w:szCs w:val="24"/>
        </w:rPr>
        <w:t xml:space="preserve">release of the </w:t>
      </w:r>
      <w:ins w:id="475" w:author="Florian Lüskow" w:date="2024-08-05T14:29:00Z" w16du:dateUtc="2024-08-05T12:29:00Z">
        <w:r w:rsidR="007A4AFB">
          <w:rPr>
            <w:rFonts w:ascii="Times New Roman" w:hAnsi="Times New Roman" w:cs="Times New Roman"/>
            <w:sz w:val="24"/>
            <w:szCs w:val="24"/>
          </w:rPr>
          <w:t xml:space="preserve">young </w:t>
        </w:r>
      </w:ins>
      <w:r w:rsidR="00CE7387">
        <w:rPr>
          <w:rFonts w:ascii="Times New Roman" w:hAnsi="Times New Roman" w:cs="Times New Roman"/>
          <w:sz w:val="24"/>
          <w:szCs w:val="24"/>
        </w:rPr>
        <w:t>oozooid</w:t>
      </w:r>
      <w:ins w:id="476" w:author="Florian Lüskow" w:date="2024-08-05T14:29:00Z" w16du:dateUtc="2024-08-05T12:29:00Z">
        <w:r w:rsidR="007A4AFB">
          <w:rPr>
            <w:rFonts w:ascii="Times New Roman" w:hAnsi="Times New Roman" w:cs="Times New Roman"/>
            <w:sz w:val="24"/>
            <w:szCs w:val="24"/>
          </w:rPr>
          <w:t>s</w:t>
        </w:r>
      </w:ins>
      <w:r w:rsidR="00CE7387">
        <w:rPr>
          <w:rFonts w:ascii="Times New Roman" w:hAnsi="Times New Roman" w:cs="Times New Roman"/>
          <w:sz w:val="24"/>
          <w:szCs w:val="24"/>
        </w:rPr>
        <w:t xml:space="preserve"> </w:t>
      </w:r>
      <w:ins w:id="477" w:author="Florian Lüskow" w:date="2024-08-05T14:29:00Z" w16du:dateUtc="2024-08-05T12:29:00Z">
        <w:r w:rsidR="007A4AFB">
          <w:rPr>
            <w:rFonts w:ascii="Times New Roman" w:hAnsi="Times New Roman" w:cs="Times New Roman"/>
            <w:sz w:val="24"/>
            <w:szCs w:val="24"/>
          </w:rPr>
          <w:t>(</w:t>
        </w:r>
      </w:ins>
      <w:r w:rsidR="00CE7387">
        <w:rPr>
          <w:rFonts w:ascii="Times New Roman" w:hAnsi="Times New Roman" w:cs="Times New Roman"/>
          <w:sz w:val="24"/>
          <w:szCs w:val="24"/>
        </w:rPr>
        <w:t>embryos</w:t>
      </w:r>
      <w:ins w:id="478" w:author="Florian Lüskow" w:date="2024-08-05T14:29:00Z" w16du:dateUtc="2024-08-05T12:29:00Z">
        <w:r w:rsidR="007A4AFB">
          <w:rPr>
            <w:rFonts w:ascii="Times New Roman" w:hAnsi="Times New Roman" w:cs="Times New Roman"/>
            <w:sz w:val="24"/>
            <w:szCs w:val="24"/>
          </w:rPr>
          <w:t>)</w:t>
        </w:r>
      </w:ins>
      <w:r w:rsidR="00CE7387">
        <w:rPr>
          <w:rFonts w:ascii="Times New Roman" w:hAnsi="Times New Roman" w:cs="Times New Roman"/>
          <w:sz w:val="24"/>
          <w:szCs w:val="24"/>
        </w:rPr>
        <w:t>.</w:t>
      </w:r>
      <w:r w:rsidR="001F78A6">
        <w:rPr>
          <w:rFonts w:ascii="Times New Roman" w:hAnsi="Times New Roman" w:cs="Times New Roman"/>
          <w:sz w:val="24"/>
          <w:szCs w:val="24"/>
        </w:rPr>
        <w:t xml:space="preserve"> </w:t>
      </w:r>
      <w:r w:rsidR="003E7E43">
        <w:rPr>
          <w:rFonts w:ascii="Times New Roman" w:hAnsi="Times New Roman" w:cs="Times New Roman"/>
          <w:sz w:val="24"/>
          <w:szCs w:val="24"/>
        </w:rPr>
        <w:t>Preventing a completion of the life cycle in the high Antarctic defaults to a regular advection of salp oozooids into this region</w:t>
      </w:r>
      <w:ins w:id="479" w:author="Florian Lüskow" w:date="2024-08-05T14:29:00Z" w16du:dateUtc="2024-08-05T12:29:00Z">
        <w:r w:rsidR="007A4AFB">
          <w:rPr>
            <w:rFonts w:ascii="Times New Roman" w:hAnsi="Times New Roman" w:cs="Times New Roman"/>
            <w:sz w:val="24"/>
            <w:szCs w:val="24"/>
          </w:rPr>
          <w:t xml:space="preserve"> (Henschke et al. 2023)</w:t>
        </w:r>
      </w:ins>
      <w:r w:rsidR="003E7E43">
        <w:rPr>
          <w:rFonts w:ascii="Times New Roman" w:hAnsi="Times New Roman" w:cs="Times New Roman"/>
          <w:sz w:val="24"/>
          <w:szCs w:val="24"/>
        </w:rPr>
        <w:t>.</w:t>
      </w:r>
      <w:r w:rsidR="00421EC1">
        <w:rPr>
          <w:rFonts w:ascii="Times New Roman" w:hAnsi="Times New Roman" w:cs="Times New Roman"/>
          <w:sz w:val="24"/>
          <w:szCs w:val="24"/>
        </w:rPr>
        <w:t xml:space="preserve"> </w:t>
      </w:r>
      <w:r w:rsidR="00FA46B5">
        <w:rPr>
          <w:rFonts w:ascii="Times New Roman" w:hAnsi="Times New Roman" w:cs="Times New Roman"/>
          <w:sz w:val="24"/>
          <w:szCs w:val="24"/>
        </w:rPr>
        <w:t xml:space="preserve">Warming of the Southern Ocean may change </w:t>
      </w:r>
      <w:ins w:id="480" w:author="Florian Lüskow" w:date="2024-08-05T09:42:00Z" w16du:dateUtc="2024-08-05T07:42:00Z">
        <w:r w:rsidR="004C74E0">
          <w:rPr>
            <w:rFonts w:ascii="Times New Roman" w:hAnsi="Times New Roman" w:cs="Times New Roman"/>
            <w:sz w:val="24"/>
            <w:szCs w:val="24"/>
          </w:rPr>
          <w:t xml:space="preserve">a </w:t>
        </w:r>
      </w:ins>
      <w:r w:rsidR="00FA46B5">
        <w:rPr>
          <w:rFonts w:ascii="Times New Roman" w:hAnsi="Times New Roman" w:cs="Times New Roman"/>
          <w:sz w:val="24"/>
          <w:szCs w:val="24"/>
        </w:rPr>
        <w:t xml:space="preserve">physical setting </w:t>
      </w:r>
      <w:del w:id="481" w:author="Florian Lüskow" w:date="2024-08-05T14:29:00Z" w16du:dateUtc="2024-08-05T12:29:00Z">
        <w:r w:rsidR="00FA46B5" w:rsidDel="007A4AFB">
          <w:rPr>
            <w:rFonts w:ascii="Times New Roman" w:hAnsi="Times New Roman" w:cs="Times New Roman"/>
            <w:sz w:val="24"/>
            <w:szCs w:val="24"/>
          </w:rPr>
          <w:delText xml:space="preserve">in </w:delText>
        </w:r>
      </w:del>
      <w:ins w:id="482" w:author="Florian Lüskow" w:date="2024-08-05T14:29:00Z" w16du:dateUtc="2024-08-05T12:29:00Z">
        <w:r w:rsidR="007A4AFB">
          <w:rPr>
            <w:rFonts w:ascii="Times New Roman" w:hAnsi="Times New Roman" w:cs="Times New Roman"/>
            <w:sz w:val="24"/>
            <w:szCs w:val="24"/>
          </w:rPr>
          <w:t>at</w:t>
        </w:r>
        <w:r w:rsidR="007A4AFB">
          <w:rPr>
            <w:rFonts w:ascii="Times New Roman" w:hAnsi="Times New Roman" w:cs="Times New Roman"/>
            <w:sz w:val="24"/>
            <w:szCs w:val="24"/>
          </w:rPr>
          <w:t xml:space="preserve"> </w:t>
        </w:r>
      </w:ins>
      <w:r w:rsidR="00FA46B5">
        <w:rPr>
          <w:rFonts w:ascii="Times New Roman" w:hAnsi="Times New Roman" w:cs="Times New Roman"/>
          <w:sz w:val="24"/>
          <w:szCs w:val="24"/>
        </w:rPr>
        <w:t>the high</w:t>
      </w:r>
      <w:r w:rsidR="00C42B31">
        <w:rPr>
          <w:rFonts w:ascii="Times New Roman" w:hAnsi="Times New Roman" w:cs="Times New Roman"/>
          <w:sz w:val="24"/>
          <w:szCs w:val="24"/>
        </w:rPr>
        <w:t>er latitudes</w:t>
      </w:r>
      <w:r w:rsidR="00FA46B5">
        <w:rPr>
          <w:rFonts w:ascii="Times New Roman" w:hAnsi="Times New Roman" w:cs="Times New Roman"/>
          <w:sz w:val="24"/>
          <w:szCs w:val="24"/>
        </w:rPr>
        <w:t>, including higher advection of deep</w:t>
      </w:r>
      <w:ins w:id="483" w:author="Florian Lüskow" w:date="2024-08-05T14:29:00Z" w16du:dateUtc="2024-08-05T12:29:00Z">
        <w:r w:rsidR="007A4AFB">
          <w:rPr>
            <w:rFonts w:ascii="Times New Roman" w:hAnsi="Times New Roman" w:cs="Times New Roman"/>
            <w:sz w:val="24"/>
            <w:szCs w:val="24"/>
          </w:rPr>
          <w:t>,</w:t>
        </w:r>
      </w:ins>
      <w:r w:rsidR="00FA46B5">
        <w:rPr>
          <w:rFonts w:ascii="Times New Roman" w:hAnsi="Times New Roman" w:cs="Times New Roman"/>
          <w:sz w:val="24"/>
          <w:szCs w:val="24"/>
        </w:rPr>
        <w:t xml:space="preserve"> warm waters potentially allowing </w:t>
      </w:r>
      <w:r w:rsidR="00135CAE" w:rsidRPr="00421EC1">
        <w:rPr>
          <w:rFonts w:ascii="Times New Roman" w:hAnsi="Times New Roman" w:cs="Times New Roman"/>
          <w:i/>
          <w:sz w:val="24"/>
          <w:szCs w:val="24"/>
        </w:rPr>
        <w:t>S. thompsoni</w:t>
      </w:r>
      <w:r w:rsidR="00135CAE">
        <w:rPr>
          <w:rFonts w:ascii="Times New Roman" w:hAnsi="Times New Roman" w:cs="Times New Roman"/>
          <w:sz w:val="24"/>
          <w:szCs w:val="24"/>
        </w:rPr>
        <w:t xml:space="preserve"> </w:t>
      </w:r>
      <w:del w:id="484" w:author="Florian Lüskow" w:date="2024-08-05T09:42:00Z" w16du:dateUtc="2024-08-05T07:42:00Z">
        <w:r w:rsidR="00421EC1" w:rsidDel="004C74E0">
          <w:rPr>
            <w:rFonts w:ascii="Times New Roman" w:hAnsi="Times New Roman" w:cs="Times New Roman"/>
            <w:sz w:val="24"/>
            <w:szCs w:val="24"/>
          </w:rPr>
          <w:delText xml:space="preserve">establishing </w:delText>
        </w:r>
      </w:del>
      <w:ins w:id="485" w:author="Florian Lüskow" w:date="2024-08-05T09:42:00Z" w16du:dateUtc="2024-08-05T07:42:00Z">
        <w:r w:rsidR="004C74E0">
          <w:rPr>
            <w:rFonts w:ascii="Times New Roman" w:hAnsi="Times New Roman" w:cs="Times New Roman"/>
            <w:sz w:val="24"/>
            <w:szCs w:val="24"/>
          </w:rPr>
          <w:t xml:space="preserve">to establish </w:t>
        </w:r>
      </w:ins>
      <w:r w:rsidR="00421EC1">
        <w:rPr>
          <w:rFonts w:ascii="Times New Roman" w:hAnsi="Times New Roman" w:cs="Times New Roman"/>
          <w:sz w:val="24"/>
          <w:szCs w:val="24"/>
        </w:rPr>
        <w:t xml:space="preserve">reproducing populations in </w:t>
      </w:r>
      <w:r w:rsidR="00C42B31">
        <w:rPr>
          <w:rFonts w:ascii="Times New Roman" w:hAnsi="Times New Roman" w:cs="Times New Roman"/>
          <w:sz w:val="24"/>
          <w:szCs w:val="24"/>
        </w:rPr>
        <w:t xml:space="preserve">the </w:t>
      </w:r>
      <w:r w:rsidR="00421EC1">
        <w:rPr>
          <w:rFonts w:ascii="Times New Roman" w:hAnsi="Times New Roman" w:cs="Times New Roman"/>
          <w:sz w:val="24"/>
          <w:szCs w:val="24"/>
        </w:rPr>
        <w:t>high Antarctic.</w:t>
      </w:r>
      <w:del w:id="486" w:author="Florian Lüskow" w:date="2024-08-05T14:30:00Z" w16du:dateUtc="2024-08-05T12:30:00Z">
        <w:r w:rsidR="00421EC1" w:rsidDel="001704BF">
          <w:rPr>
            <w:rFonts w:ascii="Times New Roman" w:hAnsi="Times New Roman" w:cs="Times New Roman"/>
            <w:sz w:val="24"/>
            <w:szCs w:val="24"/>
          </w:rPr>
          <w:delText xml:space="preserve"> </w:delText>
        </w:r>
      </w:del>
    </w:p>
    <w:p w14:paraId="5F74E9B6" w14:textId="21E168A2" w:rsidR="000B20F3" w:rsidRDefault="000B20F3">
      <w:pPr>
        <w:rPr>
          <w:rFonts w:ascii="Times New Roman" w:hAnsi="Times New Roman" w:cs="Times New Roman"/>
          <w:sz w:val="24"/>
          <w:szCs w:val="24"/>
        </w:rPr>
      </w:pPr>
      <w:del w:id="487" w:author="Florian Lüskow" w:date="2024-08-05T14:29:00Z" w16du:dateUtc="2024-08-05T12:29:00Z">
        <w:r w:rsidDel="001704BF">
          <w:rPr>
            <w:rFonts w:ascii="Times New Roman" w:hAnsi="Times New Roman" w:cs="Times New Roman"/>
            <w:sz w:val="24"/>
            <w:szCs w:val="24"/>
          </w:rPr>
          <w:br w:type="page"/>
        </w:r>
      </w:del>
    </w:p>
    <w:p w14:paraId="46C9FB5F" w14:textId="77777777" w:rsidR="00D026B6" w:rsidRPr="006A5CE2" w:rsidRDefault="00D026B6" w:rsidP="00D026B6">
      <w:pPr>
        <w:rPr>
          <w:rFonts w:ascii="Times New Roman" w:hAnsi="Times New Roman" w:cs="Times New Roman"/>
          <w:b/>
          <w:sz w:val="24"/>
          <w:szCs w:val="24"/>
        </w:rPr>
      </w:pPr>
      <w:r w:rsidRPr="006A5CE2">
        <w:rPr>
          <w:rFonts w:ascii="Times New Roman" w:hAnsi="Times New Roman" w:cs="Times New Roman"/>
          <w:b/>
          <w:sz w:val="24"/>
          <w:szCs w:val="24"/>
        </w:rPr>
        <w:t xml:space="preserve">References </w:t>
      </w:r>
    </w:p>
    <w:p w14:paraId="4DBD371D" w14:textId="2C3C800F" w:rsidR="00D026B6" w:rsidRDefault="00D026B6" w:rsidP="00D026B6">
      <w:pPr>
        <w:rPr>
          <w:rFonts w:ascii="Times New Roman" w:hAnsi="Times New Roman" w:cs="Times New Roman"/>
          <w:sz w:val="24"/>
          <w:szCs w:val="24"/>
        </w:rPr>
      </w:pPr>
      <w:r w:rsidRPr="006A5CE2">
        <w:rPr>
          <w:rFonts w:ascii="Times New Roman" w:hAnsi="Times New Roman" w:cs="Times New Roman"/>
          <w:sz w:val="24"/>
          <w:szCs w:val="24"/>
        </w:rPr>
        <w:t>Atkinson A, Siegel V, Pakhomov EA, Rothery P</w:t>
      </w:r>
      <w:r w:rsidR="00F75AB7">
        <w:rPr>
          <w:rFonts w:ascii="Times New Roman" w:hAnsi="Times New Roman" w:cs="Times New Roman"/>
          <w:sz w:val="24"/>
          <w:szCs w:val="24"/>
        </w:rPr>
        <w:t>.</w:t>
      </w:r>
      <w:r w:rsidRPr="006A5CE2">
        <w:rPr>
          <w:rFonts w:ascii="Times New Roman" w:hAnsi="Times New Roman" w:cs="Times New Roman"/>
          <w:sz w:val="24"/>
          <w:szCs w:val="24"/>
        </w:rPr>
        <w:t xml:space="preserve"> Long-term decline in krill stock and increase in salps within the Southern Ocean. </w:t>
      </w:r>
      <w:r w:rsidRPr="00F75AB7">
        <w:rPr>
          <w:rFonts w:ascii="Times New Roman" w:hAnsi="Times New Roman" w:cs="Times New Roman"/>
          <w:i/>
          <w:sz w:val="24"/>
          <w:szCs w:val="24"/>
        </w:rPr>
        <w:t>Nature</w:t>
      </w:r>
      <w:r w:rsidRPr="006A5CE2">
        <w:rPr>
          <w:rFonts w:ascii="Times New Roman" w:hAnsi="Times New Roman" w:cs="Times New Roman"/>
          <w:sz w:val="24"/>
          <w:szCs w:val="24"/>
        </w:rPr>
        <w:t xml:space="preserve"> </w:t>
      </w:r>
      <w:proofErr w:type="gramStart"/>
      <w:r w:rsidR="00A91F92">
        <w:rPr>
          <w:rFonts w:ascii="Times New Roman" w:hAnsi="Times New Roman" w:cs="Times New Roman"/>
          <w:sz w:val="24"/>
          <w:szCs w:val="24"/>
        </w:rPr>
        <w:t>2004</w:t>
      </w:r>
      <w:r w:rsidR="00F75AB7">
        <w:rPr>
          <w:rFonts w:ascii="Times New Roman" w:hAnsi="Times New Roman" w:cs="Times New Roman"/>
          <w:sz w:val="24"/>
          <w:szCs w:val="24"/>
        </w:rPr>
        <w:t>;</w:t>
      </w:r>
      <w:r w:rsidRPr="00F75AB7">
        <w:rPr>
          <w:rFonts w:ascii="Times New Roman" w:hAnsi="Times New Roman" w:cs="Times New Roman"/>
          <w:b/>
          <w:sz w:val="24"/>
          <w:szCs w:val="24"/>
        </w:rPr>
        <w:t>432</w:t>
      </w:r>
      <w:r w:rsidRPr="006A5CE2">
        <w:rPr>
          <w:rFonts w:ascii="Times New Roman" w:hAnsi="Times New Roman" w:cs="Times New Roman"/>
          <w:sz w:val="24"/>
          <w:szCs w:val="24"/>
        </w:rPr>
        <w:t>:100</w:t>
      </w:r>
      <w:proofErr w:type="gramEnd"/>
      <w:del w:id="488" w:author="Florian Lüskow" w:date="2024-08-05T14:32:00Z" w16du:dateUtc="2024-08-05T12:32:00Z">
        <w:r w:rsidRPr="006A5CE2" w:rsidDel="009A4C07">
          <w:rPr>
            <w:rFonts w:ascii="Times New Roman" w:hAnsi="Times New Roman" w:cs="Times New Roman"/>
            <w:sz w:val="24"/>
            <w:szCs w:val="24"/>
          </w:rPr>
          <w:delText>-</w:delText>
        </w:r>
      </w:del>
      <w:ins w:id="489" w:author="Florian Lüskow" w:date="2024-08-05T14:32:00Z" w16du:dateUtc="2024-08-05T12:32:00Z">
        <w:r w:rsidR="009A4C07">
          <w:rPr>
            <w:rFonts w:ascii="Times New Roman" w:hAnsi="Times New Roman" w:cs="Times New Roman"/>
            <w:sz w:val="24"/>
            <w:szCs w:val="24"/>
          </w:rPr>
          <w:t>–</w:t>
        </w:r>
      </w:ins>
      <w:r w:rsidRPr="006A5CE2">
        <w:rPr>
          <w:rFonts w:ascii="Times New Roman" w:hAnsi="Times New Roman" w:cs="Times New Roman"/>
          <w:sz w:val="24"/>
          <w:szCs w:val="24"/>
        </w:rPr>
        <w:t>103</w:t>
      </w:r>
      <w:r w:rsidR="00F75AB7">
        <w:rPr>
          <w:rFonts w:ascii="Times New Roman" w:hAnsi="Times New Roman" w:cs="Times New Roman"/>
          <w:sz w:val="24"/>
          <w:szCs w:val="24"/>
        </w:rPr>
        <w:t>.</w:t>
      </w:r>
    </w:p>
    <w:p w14:paraId="2A08D3B7" w14:textId="5810FACC" w:rsidR="001972AB" w:rsidRPr="00C42B31" w:rsidRDefault="001972AB" w:rsidP="00960CE2">
      <w:pPr>
        <w:rPr>
          <w:rFonts w:ascii="Times New Roman" w:hAnsi="Times New Roman" w:cs="Times New Roman"/>
          <w:sz w:val="24"/>
          <w:szCs w:val="24"/>
        </w:rPr>
      </w:pPr>
      <w:r w:rsidRPr="00960CE2">
        <w:rPr>
          <w:rFonts w:ascii="Times New Roman" w:hAnsi="Times New Roman" w:cs="Times New Roman"/>
          <w:sz w:val="24"/>
          <w:szCs w:val="24"/>
          <w:lang w:val="en-US"/>
        </w:rPr>
        <w:t>Chapman CC, Lea MA, Meyer A, Sallée JB, Hindell</w:t>
      </w:r>
      <w:r w:rsidRPr="00C42B31">
        <w:rPr>
          <w:rFonts w:ascii="Times New Roman" w:hAnsi="Times New Roman" w:cs="Times New Roman"/>
          <w:sz w:val="24"/>
          <w:szCs w:val="24"/>
          <w:lang w:val="en-US"/>
        </w:rPr>
        <w:t xml:space="preserve"> M</w:t>
      </w:r>
      <w:r w:rsidRPr="00960CE2">
        <w:rPr>
          <w:rFonts w:ascii="Times New Roman" w:hAnsi="Times New Roman" w:cs="Times New Roman"/>
          <w:sz w:val="24"/>
          <w:szCs w:val="24"/>
          <w:lang w:val="en-US"/>
        </w:rPr>
        <w:t xml:space="preserve">. </w:t>
      </w:r>
      <w:r w:rsidRPr="00C42B31">
        <w:rPr>
          <w:rFonts w:ascii="Times New Roman" w:hAnsi="Times New Roman" w:cs="Times New Roman"/>
          <w:sz w:val="24"/>
          <w:szCs w:val="24"/>
        </w:rPr>
        <w:t xml:space="preserve">Defining Southern Ocean </w:t>
      </w:r>
      <w:r w:rsidR="00925CC8">
        <w:rPr>
          <w:rFonts w:ascii="Times New Roman" w:hAnsi="Times New Roman" w:cs="Times New Roman"/>
          <w:sz w:val="24"/>
          <w:szCs w:val="24"/>
        </w:rPr>
        <w:t>f</w:t>
      </w:r>
      <w:r w:rsidRPr="00C42B31">
        <w:rPr>
          <w:rFonts w:ascii="Times New Roman" w:hAnsi="Times New Roman" w:cs="Times New Roman"/>
          <w:sz w:val="24"/>
          <w:szCs w:val="24"/>
        </w:rPr>
        <w:t xml:space="preserve">ronts and </w:t>
      </w:r>
      <w:r w:rsidR="00925CC8">
        <w:rPr>
          <w:rFonts w:ascii="Times New Roman" w:hAnsi="Times New Roman" w:cs="Times New Roman"/>
          <w:sz w:val="24"/>
          <w:szCs w:val="24"/>
        </w:rPr>
        <w:t>t</w:t>
      </w:r>
      <w:r w:rsidRPr="00C42B31">
        <w:rPr>
          <w:rFonts w:ascii="Times New Roman" w:hAnsi="Times New Roman" w:cs="Times New Roman"/>
          <w:sz w:val="24"/>
          <w:szCs w:val="24"/>
        </w:rPr>
        <w:t xml:space="preserve">heir </w:t>
      </w:r>
      <w:r w:rsidR="00925CC8">
        <w:rPr>
          <w:rFonts w:ascii="Times New Roman" w:hAnsi="Times New Roman" w:cs="Times New Roman"/>
          <w:sz w:val="24"/>
          <w:szCs w:val="24"/>
        </w:rPr>
        <w:t>i</w:t>
      </w:r>
      <w:r w:rsidRPr="00C42B31">
        <w:rPr>
          <w:rFonts w:ascii="Times New Roman" w:hAnsi="Times New Roman" w:cs="Times New Roman"/>
          <w:sz w:val="24"/>
          <w:szCs w:val="24"/>
        </w:rPr>
        <w:t xml:space="preserve">nfluence on </w:t>
      </w:r>
      <w:r w:rsidR="00925CC8">
        <w:rPr>
          <w:rFonts w:ascii="Times New Roman" w:hAnsi="Times New Roman" w:cs="Times New Roman"/>
          <w:sz w:val="24"/>
          <w:szCs w:val="24"/>
        </w:rPr>
        <w:t>b</w:t>
      </w:r>
      <w:r w:rsidRPr="00C42B31">
        <w:rPr>
          <w:rFonts w:ascii="Times New Roman" w:hAnsi="Times New Roman" w:cs="Times New Roman"/>
          <w:sz w:val="24"/>
          <w:szCs w:val="24"/>
        </w:rPr>
        <w:t xml:space="preserve">iological and </w:t>
      </w:r>
      <w:r w:rsidR="00925CC8">
        <w:rPr>
          <w:rFonts w:ascii="Times New Roman" w:hAnsi="Times New Roman" w:cs="Times New Roman"/>
          <w:sz w:val="24"/>
          <w:szCs w:val="24"/>
        </w:rPr>
        <w:t>p</w:t>
      </w:r>
      <w:r w:rsidRPr="00C42B31">
        <w:rPr>
          <w:rFonts w:ascii="Times New Roman" w:hAnsi="Times New Roman" w:cs="Times New Roman"/>
          <w:sz w:val="24"/>
          <w:szCs w:val="24"/>
        </w:rPr>
        <w:t xml:space="preserve">hysical </w:t>
      </w:r>
      <w:r w:rsidR="00925CC8">
        <w:rPr>
          <w:rFonts w:ascii="Times New Roman" w:hAnsi="Times New Roman" w:cs="Times New Roman"/>
          <w:sz w:val="24"/>
          <w:szCs w:val="24"/>
        </w:rPr>
        <w:t>p</w:t>
      </w:r>
      <w:r w:rsidRPr="00C42B31">
        <w:rPr>
          <w:rFonts w:ascii="Times New Roman" w:hAnsi="Times New Roman" w:cs="Times New Roman"/>
          <w:sz w:val="24"/>
          <w:szCs w:val="24"/>
        </w:rPr>
        <w:t xml:space="preserve">rocesses in a </w:t>
      </w:r>
      <w:r w:rsidR="00925CC8">
        <w:rPr>
          <w:rFonts w:ascii="Times New Roman" w:hAnsi="Times New Roman" w:cs="Times New Roman"/>
          <w:sz w:val="24"/>
          <w:szCs w:val="24"/>
        </w:rPr>
        <w:t>c</w:t>
      </w:r>
      <w:r w:rsidRPr="00C42B31">
        <w:rPr>
          <w:rFonts w:ascii="Times New Roman" w:hAnsi="Times New Roman" w:cs="Times New Roman"/>
          <w:sz w:val="24"/>
          <w:szCs w:val="24"/>
        </w:rPr>
        <w:t xml:space="preserve">hanging </w:t>
      </w:r>
      <w:r w:rsidR="00925CC8">
        <w:rPr>
          <w:rFonts w:ascii="Times New Roman" w:hAnsi="Times New Roman" w:cs="Times New Roman"/>
          <w:sz w:val="24"/>
          <w:szCs w:val="24"/>
        </w:rPr>
        <w:t>c</w:t>
      </w:r>
      <w:r w:rsidRPr="00C42B31">
        <w:rPr>
          <w:rFonts w:ascii="Times New Roman" w:hAnsi="Times New Roman" w:cs="Times New Roman"/>
          <w:sz w:val="24"/>
          <w:szCs w:val="24"/>
        </w:rPr>
        <w:t xml:space="preserve">limate. </w:t>
      </w:r>
      <w:r w:rsidRPr="00C42B31">
        <w:rPr>
          <w:rFonts w:ascii="Times New Roman" w:hAnsi="Times New Roman" w:cs="Times New Roman"/>
          <w:i/>
          <w:iCs/>
          <w:sz w:val="24"/>
          <w:szCs w:val="24"/>
        </w:rPr>
        <w:t>Nature Climate Change</w:t>
      </w:r>
      <w:r w:rsidRPr="00C42B31">
        <w:rPr>
          <w:rFonts w:ascii="Times New Roman" w:hAnsi="Times New Roman" w:cs="Times New Roman"/>
          <w:sz w:val="24"/>
          <w:szCs w:val="24"/>
        </w:rPr>
        <w:t xml:space="preserve"> </w:t>
      </w:r>
      <w:proofErr w:type="gramStart"/>
      <w:r w:rsidR="00925CC8">
        <w:rPr>
          <w:rFonts w:ascii="Times New Roman" w:hAnsi="Times New Roman" w:cs="Times New Roman"/>
          <w:sz w:val="24"/>
          <w:szCs w:val="24"/>
        </w:rPr>
        <w:t>2020;</w:t>
      </w:r>
      <w:r w:rsidRPr="00925CC8">
        <w:rPr>
          <w:rFonts w:ascii="Times New Roman" w:hAnsi="Times New Roman" w:cs="Times New Roman"/>
          <w:b/>
          <w:sz w:val="24"/>
          <w:szCs w:val="24"/>
        </w:rPr>
        <w:t>10</w:t>
      </w:r>
      <w:r w:rsidR="00925CC8">
        <w:rPr>
          <w:rFonts w:ascii="Times New Roman" w:hAnsi="Times New Roman" w:cs="Times New Roman"/>
          <w:sz w:val="24"/>
          <w:szCs w:val="24"/>
        </w:rPr>
        <w:t>:</w:t>
      </w:r>
      <w:r w:rsidRPr="00C42B31">
        <w:rPr>
          <w:rFonts w:ascii="Times New Roman" w:hAnsi="Times New Roman" w:cs="Times New Roman"/>
          <w:sz w:val="24"/>
          <w:szCs w:val="24"/>
        </w:rPr>
        <w:t>209</w:t>
      </w:r>
      <w:proofErr w:type="gramEnd"/>
      <w:r w:rsidRPr="00C42B31">
        <w:rPr>
          <w:rFonts w:ascii="Times New Roman" w:hAnsi="Times New Roman" w:cs="Times New Roman"/>
          <w:sz w:val="24"/>
          <w:szCs w:val="24"/>
        </w:rPr>
        <w:t>–</w:t>
      </w:r>
      <w:ins w:id="490" w:author="Florian Lüskow" w:date="2024-08-05T14:32:00Z" w16du:dateUtc="2024-08-05T12:32:00Z">
        <w:r w:rsidR="009A4C07">
          <w:rPr>
            <w:rFonts w:ascii="Times New Roman" w:hAnsi="Times New Roman" w:cs="Times New Roman"/>
            <w:sz w:val="24"/>
            <w:szCs w:val="24"/>
          </w:rPr>
          <w:t>2</w:t>
        </w:r>
      </w:ins>
      <w:r w:rsidRPr="00C42B31">
        <w:rPr>
          <w:rFonts w:ascii="Times New Roman" w:hAnsi="Times New Roman" w:cs="Times New Roman"/>
          <w:sz w:val="24"/>
          <w:szCs w:val="24"/>
        </w:rPr>
        <w:t>19.</w:t>
      </w:r>
      <w:del w:id="491" w:author="Florian Lüskow" w:date="2024-08-05T14:30:00Z" w16du:dateUtc="2024-08-05T12:30:00Z">
        <w:r w:rsidRPr="00C42B31" w:rsidDel="009A4C07">
          <w:rPr>
            <w:rFonts w:ascii="Times New Roman" w:hAnsi="Times New Roman" w:cs="Times New Roman"/>
            <w:sz w:val="24"/>
            <w:szCs w:val="24"/>
          </w:rPr>
          <w:delText xml:space="preserve"> </w:delText>
        </w:r>
        <w:r w:rsidR="00000000" w:rsidDel="009A4C07">
          <w:fldChar w:fldCharType="begin"/>
        </w:r>
        <w:r w:rsidR="00000000" w:rsidDel="009A4C07">
          <w:delInstrText>HYPERLINK "https://doi.org/10.1038/s41558-020-0705-4"</w:delInstrText>
        </w:r>
        <w:r w:rsidR="00000000" w:rsidDel="009A4C07">
          <w:fldChar w:fldCharType="separate"/>
        </w:r>
        <w:r w:rsidRPr="00C42B31" w:rsidDel="009A4C07">
          <w:rPr>
            <w:rStyle w:val="Hyperlink"/>
            <w:rFonts w:ascii="Times New Roman" w:hAnsi="Times New Roman" w:cs="Times New Roman"/>
            <w:sz w:val="24"/>
            <w:szCs w:val="24"/>
          </w:rPr>
          <w:delText>https://doi.org/10.1038/s41558-020-0705-4</w:delText>
        </w:r>
        <w:r w:rsidR="00000000" w:rsidDel="009A4C07">
          <w:rPr>
            <w:rStyle w:val="Hyperlink"/>
            <w:rFonts w:ascii="Times New Roman" w:hAnsi="Times New Roman" w:cs="Times New Roman"/>
            <w:sz w:val="24"/>
            <w:szCs w:val="24"/>
          </w:rPr>
          <w:fldChar w:fldCharType="end"/>
        </w:r>
        <w:r w:rsidRPr="00C42B31" w:rsidDel="009A4C07">
          <w:rPr>
            <w:rFonts w:ascii="Times New Roman" w:hAnsi="Times New Roman" w:cs="Times New Roman"/>
            <w:sz w:val="24"/>
            <w:szCs w:val="24"/>
          </w:rPr>
          <w:delText>.</w:delText>
        </w:r>
      </w:del>
    </w:p>
    <w:p w14:paraId="69C099AF" w14:textId="6662E78E" w:rsidR="0037346F" w:rsidRPr="0037346F" w:rsidRDefault="0037346F" w:rsidP="0037346F">
      <w:pPr>
        <w:rPr>
          <w:rFonts w:ascii="Times New Roman" w:hAnsi="Times New Roman" w:cs="Times New Roman"/>
          <w:sz w:val="24"/>
          <w:szCs w:val="24"/>
        </w:rPr>
      </w:pPr>
      <w:r w:rsidRPr="0037346F">
        <w:rPr>
          <w:rFonts w:ascii="Times New Roman" w:hAnsi="Times New Roman" w:cs="Times New Roman"/>
          <w:sz w:val="24"/>
          <w:szCs w:val="24"/>
        </w:rPr>
        <w:t xml:space="preserve">Chiba S, Horimoto N, </w:t>
      </w:r>
      <w:proofErr w:type="spellStart"/>
      <w:r w:rsidRPr="0037346F">
        <w:rPr>
          <w:rFonts w:ascii="Times New Roman" w:hAnsi="Times New Roman" w:cs="Times New Roman"/>
          <w:sz w:val="24"/>
          <w:szCs w:val="24"/>
        </w:rPr>
        <w:t>Saton</w:t>
      </w:r>
      <w:proofErr w:type="spellEnd"/>
      <w:r w:rsidRPr="0037346F">
        <w:rPr>
          <w:rFonts w:ascii="Times New Roman" w:hAnsi="Times New Roman" w:cs="Times New Roman"/>
          <w:sz w:val="24"/>
          <w:szCs w:val="24"/>
        </w:rPr>
        <w:t xml:space="preserve"> R, Yamaguchi Y, Ishimaru</w:t>
      </w:r>
      <w:r>
        <w:rPr>
          <w:rFonts w:ascii="Times New Roman" w:hAnsi="Times New Roman" w:cs="Times New Roman"/>
          <w:sz w:val="24"/>
          <w:szCs w:val="24"/>
        </w:rPr>
        <w:t xml:space="preserve"> </w:t>
      </w:r>
      <w:r w:rsidRPr="0037346F">
        <w:rPr>
          <w:rFonts w:ascii="Times New Roman" w:hAnsi="Times New Roman" w:cs="Times New Roman"/>
          <w:sz w:val="24"/>
          <w:szCs w:val="24"/>
        </w:rPr>
        <w:t>T. Macrozooplankton distribution around the</w:t>
      </w:r>
      <w:r>
        <w:rPr>
          <w:rFonts w:ascii="Times New Roman" w:hAnsi="Times New Roman" w:cs="Times New Roman"/>
          <w:sz w:val="24"/>
          <w:szCs w:val="24"/>
        </w:rPr>
        <w:t xml:space="preserve"> </w:t>
      </w:r>
      <w:r w:rsidRPr="0037346F">
        <w:rPr>
          <w:rFonts w:ascii="Times New Roman" w:hAnsi="Times New Roman" w:cs="Times New Roman"/>
          <w:sz w:val="24"/>
          <w:szCs w:val="24"/>
        </w:rPr>
        <w:t>Antarctic Divergence off Wilkes Land in the 1996 austral</w:t>
      </w:r>
      <w:r>
        <w:rPr>
          <w:rFonts w:ascii="Times New Roman" w:hAnsi="Times New Roman" w:cs="Times New Roman"/>
          <w:sz w:val="24"/>
          <w:szCs w:val="24"/>
        </w:rPr>
        <w:t xml:space="preserve"> </w:t>
      </w:r>
      <w:r w:rsidRPr="0037346F">
        <w:rPr>
          <w:rFonts w:ascii="Times New Roman" w:hAnsi="Times New Roman" w:cs="Times New Roman"/>
          <w:sz w:val="24"/>
          <w:szCs w:val="24"/>
        </w:rPr>
        <w:t>summer:</w:t>
      </w:r>
      <w:r w:rsidR="00C214EB">
        <w:rPr>
          <w:rFonts w:ascii="Times New Roman" w:hAnsi="Times New Roman" w:cs="Times New Roman"/>
          <w:sz w:val="24"/>
          <w:szCs w:val="24"/>
        </w:rPr>
        <w:t xml:space="preserve"> </w:t>
      </w:r>
      <w:r w:rsidRPr="0037346F">
        <w:rPr>
          <w:rFonts w:ascii="Times New Roman" w:hAnsi="Times New Roman" w:cs="Times New Roman"/>
          <w:sz w:val="24"/>
          <w:szCs w:val="24"/>
        </w:rPr>
        <w:t xml:space="preserve">with reference to high abundance of </w:t>
      </w:r>
      <w:r w:rsidRPr="00C214EB">
        <w:rPr>
          <w:rFonts w:ascii="Times New Roman" w:hAnsi="Times New Roman" w:cs="Times New Roman"/>
          <w:i/>
          <w:sz w:val="24"/>
          <w:szCs w:val="24"/>
        </w:rPr>
        <w:t>Salpa thompsoni</w:t>
      </w:r>
      <w:r w:rsidRPr="0037346F">
        <w:rPr>
          <w:rFonts w:ascii="Times New Roman" w:hAnsi="Times New Roman" w:cs="Times New Roman"/>
          <w:sz w:val="24"/>
          <w:szCs w:val="24"/>
        </w:rPr>
        <w:t xml:space="preserve">. </w:t>
      </w:r>
      <w:r w:rsidRPr="00C214EB">
        <w:rPr>
          <w:rFonts w:ascii="Times New Roman" w:hAnsi="Times New Roman" w:cs="Times New Roman"/>
          <w:i/>
          <w:sz w:val="24"/>
          <w:szCs w:val="24"/>
        </w:rPr>
        <w:t>Proc NIPR Symp Pol</w:t>
      </w:r>
      <w:del w:id="492" w:author="Florian Lüskow" w:date="2024-08-05T14:30:00Z" w16du:dateUtc="2024-08-05T12:30:00Z">
        <w:r w:rsidRPr="00C214EB" w:rsidDel="009A4C07">
          <w:rPr>
            <w:rFonts w:ascii="Times New Roman" w:hAnsi="Times New Roman" w:cs="Times New Roman"/>
            <w:i/>
            <w:sz w:val="24"/>
            <w:szCs w:val="24"/>
          </w:rPr>
          <w:delText>ar</w:delText>
        </w:r>
      </w:del>
      <w:r w:rsidRPr="00C214EB">
        <w:rPr>
          <w:rFonts w:ascii="Times New Roman" w:hAnsi="Times New Roman" w:cs="Times New Roman"/>
          <w:i/>
          <w:sz w:val="24"/>
          <w:szCs w:val="24"/>
        </w:rPr>
        <w:t xml:space="preserve"> Biol</w:t>
      </w:r>
      <w:r>
        <w:rPr>
          <w:rFonts w:ascii="Times New Roman" w:hAnsi="Times New Roman" w:cs="Times New Roman"/>
          <w:sz w:val="24"/>
          <w:szCs w:val="24"/>
        </w:rPr>
        <w:t xml:space="preserve"> </w:t>
      </w:r>
      <w:proofErr w:type="gramStart"/>
      <w:r>
        <w:rPr>
          <w:rFonts w:ascii="Times New Roman" w:hAnsi="Times New Roman" w:cs="Times New Roman"/>
          <w:sz w:val="24"/>
          <w:szCs w:val="24"/>
        </w:rPr>
        <w:t>1998;</w:t>
      </w:r>
      <w:r w:rsidRPr="00C214EB">
        <w:rPr>
          <w:rFonts w:ascii="Times New Roman" w:hAnsi="Times New Roman" w:cs="Times New Roman"/>
          <w:b/>
          <w:sz w:val="24"/>
          <w:szCs w:val="24"/>
        </w:rPr>
        <w:t>11</w:t>
      </w:r>
      <w:r>
        <w:rPr>
          <w:rFonts w:ascii="Times New Roman" w:hAnsi="Times New Roman" w:cs="Times New Roman"/>
          <w:sz w:val="24"/>
          <w:szCs w:val="24"/>
        </w:rPr>
        <w:t>:</w:t>
      </w:r>
      <w:r w:rsidRPr="0037346F">
        <w:rPr>
          <w:rFonts w:ascii="Times New Roman" w:hAnsi="Times New Roman" w:cs="Times New Roman"/>
          <w:sz w:val="24"/>
          <w:szCs w:val="24"/>
        </w:rPr>
        <w:t>33</w:t>
      </w:r>
      <w:proofErr w:type="gramEnd"/>
      <w:r w:rsidRPr="0037346F">
        <w:rPr>
          <w:rFonts w:ascii="Times New Roman" w:hAnsi="Times New Roman" w:cs="Times New Roman"/>
          <w:sz w:val="24"/>
          <w:szCs w:val="24"/>
        </w:rPr>
        <w:t>–50.</w:t>
      </w:r>
    </w:p>
    <w:p w14:paraId="5B7C056D" w14:textId="49844368" w:rsidR="0037346F" w:rsidRDefault="0037346F" w:rsidP="0037346F">
      <w:pPr>
        <w:rPr>
          <w:rFonts w:ascii="Times New Roman" w:hAnsi="Times New Roman" w:cs="Times New Roman"/>
          <w:sz w:val="24"/>
          <w:szCs w:val="24"/>
        </w:rPr>
      </w:pPr>
      <w:r w:rsidRPr="0037346F">
        <w:rPr>
          <w:rFonts w:ascii="Times New Roman" w:hAnsi="Times New Roman" w:cs="Times New Roman"/>
          <w:sz w:val="24"/>
          <w:szCs w:val="24"/>
        </w:rPr>
        <w:t>Chiba S, Ishimaru T, Hosie GW, Wright SW.</w:t>
      </w:r>
      <w:r>
        <w:rPr>
          <w:rFonts w:ascii="Times New Roman" w:hAnsi="Times New Roman" w:cs="Times New Roman"/>
          <w:sz w:val="24"/>
          <w:szCs w:val="24"/>
        </w:rPr>
        <w:t xml:space="preserve"> </w:t>
      </w:r>
      <w:r w:rsidRPr="0037346F">
        <w:rPr>
          <w:rFonts w:ascii="Times New Roman" w:hAnsi="Times New Roman" w:cs="Times New Roman"/>
          <w:sz w:val="24"/>
          <w:szCs w:val="24"/>
        </w:rPr>
        <w:t xml:space="preserve">Population structure change of </w:t>
      </w:r>
      <w:r w:rsidRPr="00C214EB">
        <w:rPr>
          <w:rFonts w:ascii="Times New Roman" w:hAnsi="Times New Roman" w:cs="Times New Roman"/>
          <w:i/>
          <w:sz w:val="24"/>
          <w:szCs w:val="24"/>
        </w:rPr>
        <w:t>Salpa thompsoni</w:t>
      </w:r>
      <w:r w:rsidRPr="0037346F">
        <w:rPr>
          <w:rFonts w:ascii="Times New Roman" w:hAnsi="Times New Roman" w:cs="Times New Roman"/>
          <w:sz w:val="24"/>
          <w:szCs w:val="24"/>
        </w:rPr>
        <w:t xml:space="preserve"> from</w:t>
      </w:r>
      <w:r>
        <w:rPr>
          <w:rFonts w:ascii="Times New Roman" w:hAnsi="Times New Roman" w:cs="Times New Roman"/>
          <w:sz w:val="24"/>
          <w:szCs w:val="24"/>
        </w:rPr>
        <w:t xml:space="preserve"> </w:t>
      </w:r>
      <w:r w:rsidRPr="0037346F">
        <w:rPr>
          <w:rFonts w:ascii="Times New Roman" w:hAnsi="Times New Roman" w:cs="Times New Roman"/>
          <w:sz w:val="24"/>
          <w:szCs w:val="24"/>
        </w:rPr>
        <w:t xml:space="preserve">austral mid-summer to autumn. </w:t>
      </w:r>
      <w:r w:rsidRPr="00C214EB">
        <w:rPr>
          <w:rFonts w:ascii="Times New Roman" w:hAnsi="Times New Roman" w:cs="Times New Roman"/>
          <w:i/>
          <w:sz w:val="24"/>
          <w:szCs w:val="24"/>
        </w:rPr>
        <w:t>Pol</w:t>
      </w:r>
      <w:del w:id="493" w:author="Florian Lüskow" w:date="2024-08-05T14:30:00Z" w16du:dateUtc="2024-08-05T12:30:00Z">
        <w:r w:rsidRPr="00C214EB" w:rsidDel="009A4C07">
          <w:rPr>
            <w:rFonts w:ascii="Times New Roman" w:hAnsi="Times New Roman" w:cs="Times New Roman"/>
            <w:i/>
            <w:sz w:val="24"/>
            <w:szCs w:val="24"/>
          </w:rPr>
          <w:delText>ar</w:delText>
        </w:r>
      </w:del>
      <w:r w:rsidRPr="00C214EB">
        <w:rPr>
          <w:rFonts w:ascii="Times New Roman" w:hAnsi="Times New Roman" w:cs="Times New Roman"/>
          <w:i/>
          <w:sz w:val="24"/>
          <w:szCs w:val="24"/>
        </w:rPr>
        <w:t xml:space="preserve"> Biol</w:t>
      </w:r>
      <w:r w:rsidR="00C214EB">
        <w:rPr>
          <w:rFonts w:ascii="Times New Roman" w:hAnsi="Times New Roman" w:cs="Times New Roman"/>
          <w:sz w:val="24"/>
          <w:szCs w:val="24"/>
        </w:rPr>
        <w:t xml:space="preserve"> </w:t>
      </w:r>
      <w:proofErr w:type="gramStart"/>
      <w:r w:rsidR="00C214EB">
        <w:rPr>
          <w:rFonts w:ascii="Times New Roman" w:hAnsi="Times New Roman" w:cs="Times New Roman"/>
          <w:sz w:val="24"/>
          <w:szCs w:val="24"/>
        </w:rPr>
        <w:t>1999;</w:t>
      </w:r>
      <w:r w:rsidRPr="00C214EB">
        <w:rPr>
          <w:rFonts w:ascii="Times New Roman" w:hAnsi="Times New Roman" w:cs="Times New Roman"/>
          <w:b/>
          <w:sz w:val="24"/>
          <w:szCs w:val="24"/>
        </w:rPr>
        <w:t>22</w:t>
      </w:r>
      <w:r w:rsidR="00C214EB">
        <w:rPr>
          <w:rFonts w:ascii="Times New Roman" w:hAnsi="Times New Roman" w:cs="Times New Roman"/>
          <w:sz w:val="24"/>
          <w:szCs w:val="24"/>
        </w:rPr>
        <w:t>:</w:t>
      </w:r>
      <w:r w:rsidRPr="0037346F">
        <w:rPr>
          <w:rFonts w:ascii="Times New Roman" w:hAnsi="Times New Roman" w:cs="Times New Roman"/>
          <w:sz w:val="24"/>
          <w:szCs w:val="24"/>
        </w:rPr>
        <w:t>341</w:t>
      </w:r>
      <w:proofErr w:type="gramEnd"/>
      <w:r w:rsidRPr="0037346F">
        <w:rPr>
          <w:rFonts w:ascii="Times New Roman" w:hAnsi="Times New Roman" w:cs="Times New Roman"/>
          <w:sz w:val="24"/>
          <w:szCs w:val="24"/>
        </w:rPr>
        <w:t>–349.</w:t>
      </w:r>
    </w:p>
    <w:p w14:paraId="721ACEA3" w14:textId="71DC5A16" w:rsidR="00D339FD" w:rsidRDefault="00D339FD" w:rsidP="0037346F">
      <w:pPr>
        <w:rPr>
          <w:rFonts w:ascii="Times New Roman" w:hAnsi="Times New Roman" w:cs="Times New Roman"/>
          <w:sz w:val="24"/>
          <w:szCs w:val="24"/>
        </w:rPr>
      </w:pPr>
      <w:r>
        <w:rPr>
          <w:rFonts w:ascii="Times New Roman" w:hAnsi="Times New Roman" w:cs="Times New Roman"/>
          <w:sz w:val="24"/>
          <w:szCs w:val="24"/>
        </w:rPr>
        <w:t xml:space="preserve">Curran </w:t>
      </w:r>
      <w:r w:rsidR="0088529A">
        <w:rPr>
          <w:rFonts w:ascii="Times New Roman" w:hAnsi="Times New Roman" w:cs="Times New Roman"/>
          <w:sz w:val="24"/>
          <w:szCs w:val="24"/>
        </w:rPr>
        <w:t xml:space="preserve">MAJ, van Ommen TD, Morgan VI, Phillips KL, Palmer AS. Ice core evidence for </w:t>
      </w:r>
      <w:proofErr w:type="gramStart"/>
      <w:r w:rsidR="0088529A">
        <w:rPr>
          <w:rFonts w:ascii="Times New Roman" w:hAnsi="Times New Roman" w:cs="Times New Roman"/>
          <w:sz w:val="24"/>
          <w:szCs w:val="24"/>
        </w:rPr>
        <w:t>Antarctic sea</w:t>
      </w:r>
      <w:proofErr w:type="gramEnd"/>
      <w:r w:rsidR="0088529A">
        <w:rPr>
          <w:rFonts w:ascii="Times New Roman" w:hAnsi="Times New Roman" w:cs="Times New Roman"/>
          <w:sz w:val="24"/>
          <w:szCs w:val="24"/>
        </w:rPr>
        <w:t xml:space="preserve"> ice decline since the 1950s. </w:t>
      </w:r>
      <w:r w:rsidR="0088529A" w:rsidRPr="0088529A">
        <w:rPr>
          <w:rFonts w:ascii="Times New Roman" w:hAnsi="Times New Roman" w:cs="Times New Roman"/>
          <w:i/>
          <w:sz w:val="24"/>
          <w:szCs w:val="24"/>
        </w:rPr>
        <w:t>Science</w:t>
      </w:r>
      <w:r w:rsidR="0088529A">
        <w:rPr>
          <w:rFonts w:ascii="Times New Roman" w:hAnsi="Times New Roman" w:cs="Times New Roman"/>
          <w:sz w:val="24"/>
          <w:szCs w:val="24"/>
        </w:rPr>
        <w:t xml:space="preserve"> </w:t>
      </w:r>
      <w:r>
        <w:rPr>
          <w:rFonts w:ascii="Times New Roman" w:hAnsi="Times New Roman" w:cs="Times New Roman"/>
          <w:sz w:val="24"/>
          <w:szCs w:val="24"/>
        </w:rPr>
        <w:t>2003</w:t>
      </w:r>
      <w:r w:rsidR="0088529A">
        <w:rPr>
          <w:rFonts w:ascii="Times New Roman" w:hAnsi="Times New Roman" w:cs="Times New Roman"/>
          <w:sz w:val="24"/>
          <w:szCs w:val="24"/>
        </w:rPr>
        <w:t>;</w:t>
      </w:r>
      <w:r w:rsidR="0088529A" w:rsidRPr="0088529A">
        <w:rPr>
          <w:rFonts w:ascii="Times New Roman" w:hAnsi="Times New Roman" w:cs="Times New Roman"/>
          <w:b/>
          <w:sz w:val="24"/>
          <w:szCs w:val="24"/>
        </w:rPr>
        <w:t>302</w:t>
      </w:r>
      <w:r w:rsidR="0088529A">
        <w:rPr>
          <w:rFonts w:ascii="Times New Roman" w:hAnsi="Times New Roman" w:cs="Times New Roman"/>
          <w:sz w:val="24"/>
          <w:szCs w:val="24"/>
        </w:rPr>
        <w:t>:1203</w:t>
      </w:r>
      <w:ins w:id="494" w:author="Florian Lüskow" w:date="2024-08-05T14:32:00Z" w16du:dateUtc="2024-08-05T12:32:00Z">
        <w:r w:rsidR="009A4C07">
          <w:rPr>
            <w:rFonts w:ascii="Times New Roman" w:hAnsi="Times New Roman" w:cs="Times New Roman"/>
            <w:sz w:val="24"/>
            <w:szCs w:val="24"/>
          </w:rPr>
          <w:t>–</w:t>
        </w:r>
      </w:ins>
      <w:del w:id="495" w:author="Florian Lüskow" w:date="2024-08-05T14:32:00Z" w16du:dateUtc="2024-08-05T12:32:00Z">
        <w:r w:rsidR="0088529A" w:rsidDel="009A4C07">
          <w:rPr>
            <w:rFonts w:ascii="Times New Roman" w:hAnsi="Times New Roman" w:cs="Times New Roman"/>
            <w:sz w:val="24"/>
            <w:szCs w:val="24"/>
          </w:rPr>
          <w:delText>-</w:delText>
        </w:r>
      </w:del>
      <w:r w:rsidR="0088529A">
        <w:rPr>
          <w:rFonts w:ascii="Times New Roman" w:hAnsi="Times New Roman" w:cs="Times New Roman"/>
          <w:sz w:val="24"/>
          <w:szCs w:val="24"/>
        </w:rPr>
        <w:t>1206.</w:t>
      </w:r>
    </w:p>
    <w:p w14:paraId="3BF85746" w14:textId="2864D959" w:rsidR="00CD4B37" w:rsidRDefault="00CD4B37" w:rsidP="00CD4B37">
      <w:pPr>
        <w:rPr>
          <w:rFonts w:ascii="Times New Roman" w:hAnsi="Times New Roman" w:cs="Times New Roman"/>
          <w:sz w:val="24"/>
          <w:szCs w:val="24"/>
        </w:rPr>
      </w:pPr>
      <w:r w:rsidRPr="00CD4B37">
        <w:rPr>
          <w:rFonts w:ascii="Times New Roman" w:hAnsi="Times New Roman" w:cs="Times New Roman"/>
          <w:sz w:val="24"/>
          <w:szCs w:val="24"/>
        </w:rPr>
        <w:t>Daponte MC,</w:t>
      </w:r>
      <w:r>
        <w:rPr>
          <w:rFonts w:ascii="Times New Roman" w:hAnsi="Times New Roman" w:cs="Times New Roman"/>
          <w:sz w:val="24"/>
          <w:szCs w:val="24"/>
        </w:rPr>
        <w:t xml:space="preserve"> </w:t>
      </w:r>
      <w:r w:rsidRPr="00CD4B37">
        <w:rPr>
          <w:rFonts w:ascii="Times New Roman" w:hAnsi="Times New Roman" w:cs="Times New Roman"/>
          <w:sz w:val="24"/>
          <w:szCs w:val="24"/>
        </w:rPr>
        <w:t>Capitanio</w:t>
      </w:r>
      <w:r>
        <w:rPr>
          <w:rFonts w:ascii="Times New Roman" w:hAnsi="Times New Roman" w:cs="Times New Roman"/>
          <w:sz w:val="24"/>
          <w:szCs w:val="24"/>
        </w:rPr>
        <w:t xml:space="preserve"> </w:t>
      </w:r>
      <w:r w:rsidRPr="00CD4B37">
        <w:rPr>
          <w:rFonts w:ascii="Times New Roman" w:hAnsi="Times New Roman" w:cs="Times New Roman"/>
          <w:sz w:val="24"/>
          <w:szCs w:val="24"/>
        </w:rPr>
        <w:t>FL,</w:t>
      </w:r>
      <w:r>
        <w:rPr>
          <w:rFonts w:ascii="Times New Roman" w:hAnsi="Times New Roman" w:cs="Times New Roman"/>
          <w:sz w:val="24"/>
          <w:szCs w:val="24"/>
        </w:rPr>
        <w:t xml:space="preserve"> </w:t>
      </w:r>
      <w:r w:rsidRPr="00CD4B37">
        <w:rPr>
          <w:rFonts w:ascii="Times New Roman" w:hAnsi="Times New Roman" w:cs="Times New Roman"/>
          <w:sz w:val="24"/>
          <w:szCs w:val="24"/>
        </w:rPr>
        <w:t>Esnal</w:t>
      </w:r>
      <w:r>
        <w:rPr>
          <w:rFonts w:ascii="Times New Roman" w:hAnsi="Times New Roman" w:cs="Times New Roman"/>
          <w:sz w:val="24"/>
          <w:szCs w:val="24"/>
        </w:rPr>
        <w:t xml:space="preserve"> </w:t>
      </w:r>
      <w:r w:rsidRPr="00CD4B37">
        <w:rPr>
          <w:rFonts w:ascii="Times New Roman" w:hAnsi="Times New Roman" w:cs="Times New Roman"/>
          <w:sz w:val="24"/>
          <w:szCs w:val="24"/>
        </w:rPr>
        <w:t>GB.</w:t>
      </w:r>
      <w:r>
        <w:rPr>
          <w:rFonts w:ascii="Times New Roman" w:hAnsi="Times New Roman" w:cs="Times New Roman"/>
          <w:sz w:val="24"/>
          <w:szCs w:val="24"/>
        </w:rPr>
        <w:t xml:space="preserve"> </w:t>
      </w:r>
      <w:r w:rsidRPr="00CD4B37">
        <w:rPr>
          <w:rFonts w:ascii="Times New Roman" w:hAnsi="Times New Roman" w:cs="Times New Roman"/>
          <w:sz w:val="24"/>
          <w:szCs w:val="24"/>
        </w:rPr>
        <w:t>A</w:t>
      </w:r>
      <w:r>
        <w:rPr>
          <w:rFonts w:ascii="Times New Roman" w:hAnsi="Times New Roman" w:cs="Times New Roman"/>
          <w:sz w:val="24"/>
          <w:szCs w:val="24"/>
        </w:rPr>
        <w:t xml:space="preserve"> </w:t>
      </w:r>
      <w:r w:rsidRPr="00CD4B37">
        <w:rPr>
          <w:rFonts w:ascii="Times New Roman" w:hAnsi="Times New Roman" w:cs="Times New Roman"/>
          <w:sz w:val="24"/>
          <w:szCs w:val="24"/>
        </w:rPr>
        <w:t>mechanism</w:t>
      </w:r>
      <w:r>
        <w:rPr>
          <w:rFonts w:ascii="Times New Roman" w:hAnsi="Times New Roman" w:cs="Times New Roman"/>
          <w:sz w:val="24"/>
          <w:szCs w:val="24"/>
        </w:rPr>
        <w:t xml:space="preserve"> </w:t>
      </w:r>
      <w:r w:rsidRPr="00CD4B37">
        <w:rPr>
          <w:rFonts w:ascii="Times New Roman" w:hAnsi="Times New Roman" w:cs="Times New Roman"/>
          <w:sz w:val="24"/>
          <w:szCs w:val="24"/>
        </w:rPr>
        <w:t>for</w:t>
      </w:r>
      <w:r>
        <w:rPr>
          <w:rFonts w:ascii="Times New Roman" w:hAnsi="Times New Roman" w:cs="Times New Roman"/>
          <w:sz w:val="24"/>
          <w:szCs w:val="24"/>
        </w:rPr>
        <w:t xml:space="preserve"> </w:t>
      </w:r>
      <w:r w:rsidRPr="00CD4B37">
        <w:rPr>
          <w:rFonts w:ascii="Times New Roman" w:hAnsi="Times New Roman" w:cs="Times New Roman"/>
          <w:sz w:val="24"/>
          <w:szCs w:val="24"/>
        </w:rPr>
        <w:t>swarming</w:t>
      </w:r>
      <w:r>
        <w:rPr>
          <w:rFonts w:ascii="Times New Roman" w:hAnsi="Times New Roman" w:cs="Times New Roman"/>
          <w:sz w:val="24"/>
          <w:szCs w:val="24"/>
        </w:rPr>
        <w:t xml:space="preserve"> </w:t>
      </w:r>
      <w:r w:rsidRPr="00CD4B37">
        <w:rPr>
          <w:rFonts w:ascii="Times New Roman" w:hAnsi="Times New Roman" w:cs="Times New Roman"/>
          <w:sz w:val="24"/>
          <w:szCs w:val="24"/>
        </w:rPr>
        <w:t>in</w:t>
      </w:r>
      <w:r>
        <w:rPr>
          <w:rFonts w:ascii="Times New Roman" w:hAnsi="Times New Roman" w:cs="Times New Roman"/>
          <w:sz w:val="24"/>
          <w:szCs w:val="24"/>
        </w:rPr>
        <w:t xml:space="preserve"> </w:t>
      </w:r>
      <w:r w:rsidRPr="00CD4B37">
        <w:rPr>
          <w:rFonts w:ascii="Times New Roman" w:hAnsi="Times New Roman" w:cs="Times New Roman"/>
          <w:sz w:val="24"/>
          <w:szCs w:val="24"/>
        </w:rPr>
        <w:t>the</w:t>
      </w:r>
      <w:r>
        <w:rPr>
          <w:rFonts w:ascii="Times New Roman" w:hAnsi="Times New Roman" w:cs="Times New Roman"/>
          <w:sz w:val="24"/>
          <w:szCs w:val="24"/>
        </w:rPr>
        <w:t xml:space="preserve"> </w:t>
      </w:r>
      <w:r w:rsidRPr="00CD4B37">
        <w:rPr>
          <w:rFonts w:ascii="Times New Roman" w:hAnsi="Times New Roman" w:cs="Times New Roman"/>
          <w:sz w:val="24"/>
          <w:szCs w:val="24"/>
        </w:rPr>
        <w:t xml:space="preserve">tunicate </w:t>
      </w:r>
      <w:r w:rsidRPr="00CD4B37">
        <w:rPr>
          <w:rFonts w:ascii="Times New Roman" w:hAnsi="Times New Roman" w:cs="Times New Roman"/>
          <w:i/>
          <w:sz w:val="24"/>
          <w:szCs w:val="24"/>
        </w:rPr>
        <w:t>Salpa thompsoni</w:t>
      </w:r>
      <w:r w:rsidRPr="00CD4B37">
        <w:rPr>
          <w:rFonts w:ascii="Times New Roman" w:hAnsi="Times New Roman" w:cs="Times New Roman"/>
          <w:sz w:val="24"/>
          <w:szCs w:val="24"/>
        </w:rPr>
        <w:t xml:space="preserve"> (Foxton, 1961).</w:t>
      </w:r>
      <w:r>
        <w:rPr>
          <w:rFonts w:ascii="Times New Roman" w:hAnsi="Times New Roman" w:cs="Times New Roman"/>
          <w:sz w:val="24"/>
          <w:szCs w:val="24"/>
        </w:rPr>
        <w:t xml:space="preserve"> </w:t>
      </w:r>
      <w:r w:rsidRPr="00CD4B37">
        <w:rPr>
          <w:rFonts w:ascii="Times New Roman" w:hAnsi="Times New Roman" w:cs="Times New Roman"/>
          <w:i/>
          <w:sz w:val="24"/>
          <w:szCs w:val="24"/>
        </w:rPr>
        <w:t>Ant Sci</w:t>
      </w:r>
      <w:r>
        <w:rPr>
          <w:rFonts w:ascii="Times New Roman" w:hAnsi="Times New Roman" w:cs="Times New Roman"/>
          <w:sz w:val="24"/>
          <w:szCs w:val="24"/>
        </w:rPr>
        <w:t xml:space="preserve"> </w:t>
      </w:r>
      <w:proofErr w:type="gramStart"/>
      <w:r>
        <w:rPr>
          <w:rFonts w:ascii="Times New Roman" w:hAnsi="Times New Roman" w:cs="Times New Roman"/>
          <w:sz w:val="24"/>
          <w:szCs w:val="24"/>
        </w:rPr>
        <w:t>2001;</w:t>
      </w:r>
      <w:r w:rsidRPr="00CD4B37">
        <w:rPr>
          <w:rFonts w:ascii="Times New Roman" w:hAnsi="Times New Roman" w:cs="Times New Roman"/>
          <w:b/>
          <w:sz w:val="24"/>
          <w:szCs w:val="24"/>
        </w:rPr>
        <w:t>13</w:t>
      </w:r>
      <w:r>
        <w:rPr>
          <w:rFonts w:ascii="Times New Roman" w:hAnsi="Times New Roman" w:cs="Times New Roman"/>
          <w:sz w:val="24"/>
          <w:szCs w:val="24"/>
        </w:rPr>
        <w:t>:</w:t>
      </w:r>
      <w:r w:rsidRPr="00CD4B37">
        <w:rPr>
          <w:rFonts w:ascii="Times New Roman" w:hAnsi="Times New Roman" w:cs="Times New Roman"/>
          <w:sz w:val="24"/>
          <w:szCs w:val="24"/>
        </w:rPr>
        <w:t>240</w:t>
      </w:r>
      <w:proofErr w:type="gramEnd"/>
      <w:r w:rsidRPr="00CD4B37">
        <w:rPr>
          <w:rFonts w:ascii="Times New Roman" w:hAnsi="Times New Roman" w:cs="Times New Roman"/>
          <w:sz w:val="24"/>
          <w:szCs w:val="24"/>
        </w:rPr>
        <w:t>–245.</w:t>
      </w:r>
    </w:p>
    <w:p w14:paraId="3ED4A94C" w14:textId="4F4E37EE" w:rsidR="00CD4B37" w:rsidRDefault="00CD4B37" w:rsidP="00CD4B37">
      <w:pPr>
        <w:rPr>
          <w:rFonts w:ascii="Times New Roman" w:hAnsi="Times New Roman" w:cs="Times New Roman"/>
          <w:sz w:val="24"/>
          <w:szCs w:val="24"/>
        </w:rPr>
      </w:pPr>
      <w:r w:rsidRPr="00CD4B37">
        <w:rPr>
          <w:rFonts w:ascii="Times New Roman" w:hAnsi="Times New Roman" w:cs="Times New Roman"/>
          <w:sz w:val="24"/>
          <w:szCs w:val="24"/>
        </w:rPr>
        <w:t>De la Mare WK. Abrupt mid-</w:t>
      </w:r>
      <w:proofErr w:type="gramStart"/>
      <w:r w:rsidRPr="00CD4B37">
        <w:rPr>
          <w:rFonts w:ascii="Times New Roman" w:hAnsi="Times New Roman" w:cs="Times New Roman"/>
          <w:sz w:val="24"/>
          <w:szCs w:val="24"/>
        </w:rPr>
        <w:t>twentieth-century</w:t>
      </w:r>
      <w:proofErr w:type="gramEnd"/>
      <w:r w:rsidRPr="00CD4B37">
        <w:rPr>
          <w:rFonts w:ascii="Times New Roman" w:hAnsi="Times New Roman" w:cs="Times New Roman"/>
          <w:sz w:val="24"/>
          <w:szCs w:val="24"/>
        </w:rPr>
        <w:t xml:space="preserve"> decline</w:t>
      </w:r>
      <w:r>
        <w:rPr>
          <w:rFonts w:ascii="Times New Roman" w:hAnsi="Times New Roman" w:cs="Times New Roman"/>
          <w:sz w:val="24"/>
          <w:szCs w:val="24"/>
        </w:rPr>
        <w:t xml:space="preserve"> </w:t>
      </w:r>
      <w:r w:rsidRPr="00CD4B37">
        <w:rPr>
          <w:rFonts w:ascii="Times New Roman" w:hAnsi="Times New Roman" w:cs="Times New Roman"/>
          <w:sz w:val="24"/>
          <w:szCs w:val="24"/>
        </w:rPr>
        <w:t xml:space="preserve">in Antarctic sea-ice extent from whaling records. </w:t>
      </w:r>
      <w:r w:rsidRPr="00CD4B37">
        <w:rPr>
          <w:rFonts w:ascii="Times New Roman" w:hAnsi="Times New Roman" w:cs="Times New Roman"/>
          <w:i/>
          <w:sz w:val="24"/>
          <w:szCs w:val="24"/>
        </w:rPr>
        <w:t>Nature</w:t>
      </w:r>
      <w:r>
        <w:rPr>
          <w:rFonts w:ascii="Times New Roman" w:hAnsi="Times New Roman" w:cs="Times New Roman"/>
          <w:sz w:val="24"/>
          <w:szCs w:val="24"/>
        </w:rPr>
        <w:t xml:space="preserve"> </w:t>
      </w:r>
      <w:proofErr w:type="gramStart"/>
      <w:r>
        <w:rPr>
          <w:rFonts w:ascii="Times New Roman" w:hAnsi="Times New Roman" w:cs="Times New Roman"/>
          <w:sz w:val="24"/>
          <w:szCs w:val="24"/>
        </w:rPr>
        <w:t>1997;</w:t>
      </w:r>
      <w:r w:rsidRPr="00CD4B37">
        <w:rPr>
          <w:rFonts w:ascii="Times New Roman" w:hAnsi="Times New Roman" w:cs="Times New Roman"/>
          <w:b/>
          <w:sz w:val="24"/>
          <w:szCs w:val="24"/>
        </w:rPr>
        <w:t>389</w:t>
      </w:r>
      <w:r>
        <w:rPr>
          <w:rFonts w:ascii="Times New Roman" w:hAnsi="Times New Roman" w:cs="Times New Roman"/>
          <w:sz w:val="24"/>
          <w:szCs w:val="24"/>
        </w:rPr>
        <w:t>:</w:t>
      </w:r>
      <w:r w:rsidRPr="00CD4B37">
        <w:rPr>
          <w:rFonts w:ascii="Times New Roman" w:hAnsi="Times New Roman" w:cs="Times New Roman"/>
          <w:sz w:val="24"/>
          <w:szCs w:val="24"/>
        </w:rPr>
        <w:t>57</w:t>
      </w:r>
      <w:proofErr w:type="gramEnd"/>
      <w:r w:rsidRPr="00CD4B37">
        <w:rPr>
          <w:rFonts w:ascii="Times New Roman" w:hAnsi="Times New Roman" w:cs="Times New Roman"/>
          <w:sz w:val="24"/>
          <w:szCs w:val="24"/>
        </w:rPr>
        <w:t>–60.</w:t>
      </w:r>
    </w:p>
    <w:p w14:paraId="18BC4B08" w14:textId="4145C579" w:rsidR="00732B7C" w:rsidRPr="00C42B31" w:rsidRDefault="00732B7C" w:rsidP="00960CE2">
      <w:pPr>
        <w:rPr>
          <w:rFonts w:ascii="Times New Roman" w:hAnsi="Times New Roman" w:cs="Times New Roman"/>
          <w:sz w:val="24"/>
          <w:szCs w:val="24"/>
        </w:rPr>
      </w:pPr>
      <w:r w:rsidRPr="00C42B31">
        <w:rPr>
          <w:rFonts w:ascii="Times New Roman" w:hAnsi="Times New Roman" w:cs="Times New Roman"/>
          <w:sz w:val="24"/>
          <w:szCs w:val="24"/>
        </w:rPr>
        <w:t xml:space="preserve">Dufour, CO, Griffies SM, de Souza GF, Frenger I, Morrison AK, Palter JB, Sarmiento JL, et al. Role of </w:t>
      </w:r>
      <w:r w:rsidR="00925CC8">
        <w:rPr>
          <w:rFonts w:ascii="Times New Roman" w:hAnsi="Times New Roman" w:cs="Times New Roman"/>
          <w:sz w:val="24"/>
          <w:szCs w:val="24"/>
        </w:rPr>
        <w:t>m</w:t>
      </w:r>
      <w:r w:rsidRPr="00C42B31">
        <w:rPr>
          <w:rFonts w:ascii="Times New Roman" w:hAnsi="Times New Roman" w:cs="Times New Roman"/>
          <w:sz w:val="24"/>
          <w:szCs w:val="24"/>
        </w:rPr>
        <w:t xml:space="preserve">esoscale </w:t>
      </w:r>
      <w:r w:rsidR="00925CC8">
        <w:rPr>
          <w:rFonts w:ascii="Times New Roman" w:hAnsi="Times New Roman" w:cs="Times New Roman"/>
          <w:sz w:val="24"/>
          <w:szCs w:val="24"/>
        </w:rPr>
        <w:t>e</w:t>
      </w:r>
      <w:r w:rsidRPr="00C42B31">
        <w:rPr>
          <w:rFonts w:ascii="Times New Roman" w:hAnsi="Times New Roman" w:cs="Times New Roman"/>
          <w:sz w:val="24"/>
          <w:szCs w:val="24"/>
        </w:rPr>
        <w:t xml:space="preserve">ddies in </w:t>
      </w:r>
      <w:r w:rsidR="00925CC8">
        <w:rPr>
          <w:rFonts w:ascii="Times New Roman" w:hAnsi="Times New Roman" w:cs="Times New Roman"/>
          <w:sz w:val="24"/>
          <w:szCs w:val="24"/>
        </w:rPr>
        <w:t>c</w:t>
      </w:r>
      <w:r w:rsidRPr="00C42B31">
        <w:rPr>
          <w:rFonts w:ascii="Times New Roman" w:hAnsi="Times New Roman" w:cs="Times New Roman"/>
          <w:sz w:val="24"/>
          <w:szCs w:val="24"/>
        </w:rPr>
        <w:t>ross-</w:t>
      </w:r>
      <w:r w:rsidR="00925CC8">
        <w:rPr>
          <w:rFonts w:ascii="Times New Roman" w:hAnsi="Times New Roman" w:cs="Times New Roman"/>
          <w:sz w:val="24"/>
          <w:szCs w:val="24"/>
        </w:rPr>
        <w:t>f</w:t>
      </w:r>
      <w:r w:rsidRPr="00C42B31">
        <w:rPr>
          <w:rFonts w:ascii="Times New Roman" w:hAnsi="Times New Roman" w:cs="Times New Roman"/>
          <w:sz w:val="24"/>
          <w:szCs w:val="24"/>
        </w:rPr>
        <w:t xml:space="preserve">rontal </w:t>
      </w:r>
      <w:r w:rsidR="00925CC8">
        <w:rPr>
          <w:rFonts w:ascii="Times New Roman" w:hAnsi="Times New Roman" w:cs="Times New Roman"/>
          <w:sz w:val="24"/>
          <w:szCs w:val="24"/>
        </w:rPr>
        <w:t>t</w:t>
      </w:r>
      <w:r w:rsidRPr="00C42B31">
        <w:rPr>
          <w:rFonts w:ascii="Times New Roman" w:hAnsi="Times New Roman" w:cs="Times New Roman"/>
          <w:sz w:val="24"/>
          <w:szCs w:val="24"/>
        </w:rPr>
        <w:t xml:space="preserve">ransport of </w:t>
      </w:r>
      <w:r w:rsidR="00925CC8">
        <w:rPr>
          <w:rFonts w:ascii="Times New Roman" w:hAnsi="Times New Roman" w:cs="Times New Roman"/>
          <w:sz w:val="24"/>
          <w:szCs w:val="24"/>
        </w:rPr>
        <w:t>h</w:t>
      </w:r>
      <w:r w:rsidRPr="00C42B31">
        <w:rPr>
          <w:rFonts w:ascii="Times New Roman" w:hAnsi="Times New Roman" w:cs="Times New Roman"/>
          <w:sz w:val="24"/>
          <w:szCs w:val="24"/>
        </w:rPr>
        <w:t xml:space="preserve">eat and </w:t>
      </w:r>
      <w:r w:rsidR="00925CC8">
        <w:rPr>
          <w:rFonts w:ascii="Times New Roman" w:hAnsi="Times New Roman" w:cs="Times New Roman"/>
          <w:sz w:val="24"/>
          <w:szCs w:val="24"/>
        </w:rPr>
        <w:t>b</w:t>
      </w:r>
      <w:r w:rsidRPr="00C42B31">
        <w:rPr>
          <w:rFonts w:ascii="Times New Roman" w:hAnsi="Times New Roman" w:cs="Times New Roman"/>
          <w:sz w:val="24"/>
          <w:szCs w:val="24"/>
        </w:rPr>
        <w:t xml:space="preserve">iogeochemical </w:t>
      </w:r>
      <w:r w:rsidR="00925CC8">
        <w:rPr>
          <w:rFonts w:ascii="Times New Roman" w:hAnsi="Times New Roman" w:cs="Times New Roman"/>
          <w:sz w:val="24"/>
          <w:szCs w:val="24"/>
        </w:rPr>
        <w:t>t</w:t>
      </w:r>
      <w:r w:rsidRPr="00C42B31">
        <w:rPr>
          <w:rFonts w:ascii="Times New Roman" w:hAnsi="Times New Roman" w:cs="Times New Roman"/>
          <w:sz w:val="24"/>
          <w:szCs w:val="24"/>
        </w:rPr>
        <w:t xml:space="preserve">racers in the Southern Ocean. </w:t>
      </w:r>
      <w:r w:rsidRPr="00C42B31">
        <w:rPr>
          <w:rFonts w:ascii="Times New Roman" w:hAnsi="Times New Roman" w:cs="Times New Roman"/>
          <w:i/>
          <w:iCs/>
          <w:sz w:val="24"/>
          <w:szCs w:val="24"/>
        </w:rPr>
        <w:t>J Phys Oceanogr</w:t>
      </w:r>
      <w:r w:rsidR="00925CC8">
        <w:rPr>
          <w:rFonts w:ascii="Times New Roman" w:hAnsi="Times New Roman" w:cs="Times New Roman"/>
          <w:iCs/>
          <w:sz w:val="24"/>
          <w:szCs w:val="24"/>
        </w:rPr>
        <w:t xml:space="preserve"> 2015;</w:t>
      </w:r>
      <w:r w:rsidRPr="00925CC8">
        <w:rPr>
          <w:rFonts w:ascii="Times New Roman" w:hAnsi="Times New Roman" w:cs="Times New Roman"/>
          <w:b/>
          <w:sz w:val="24"/>
          <w:szCs w:val="24"/>
        </w:rPr>
        <w:t>45</w:t>
      </w:r>
      <w:r w:rsidRPr="00C42B31">
        <w:rPr>
          <w:rFonts w:ascii="Times New Roman" w:hAnsi="Times New Roman" w:cs="Times New Roman"/>
          <w:sz w:val="24"/>
          <w:szCs w:val="24"/>
        </w:rPr>
        <w:t>: 3057–</w:t>
      </w:r>
      <w:r w:rsidR="00925CC8">
        <w:rPr>
          <w:rFonts w:ascii="Times New Roman" w:hAnsi="Times New Roman" w:cs="Times New Roman"/>
          <w:sz w:val="24"/>
          <w:szCs w:val="24"/>
        </w:rPr>
        <w:t>30</w:t>
      </w:r>
      <w:r w:rsidRPr="00C42B31">
        <w:rPr>
          <w:rFonts w:ascii="Times New Roman" w:hAnsi="Times New Roman" w:cs="Times New Roman"/>
          <w:sz w:val="24"/>
          <w:szCs w:val="24"/>
        </w:rPr>
        <w:t>81.</w:t>
      </w:r>
      <w:del w:id="496" w:author="Florian Lüskow" w:date="2024-08-05T14:30:00Z" w16du:dateUtc="2024-08-05T12:30:00Z">
        <w:r w:rsidRPr="00C42B31" w:rsidDel="009A4C07">
          <w:rPr>
            <w:rFonts w:ascii="Times New Roman" w:hAnsi="Times New Roman" w:cs="Times New Roman"/>
            <w:sz w:val="24"/>
            <w:szCs w:val="24"/>
          </w:rPr>
          <w:delText xml:space="preserve"> </w:delText>
        </w:r>
        <w:r w:rsidR="00000000" w:rsidDel="009A4C07">
          <w:fldChar w:fldCharType="begin"/>
        </w:r>
        <w:r w:rsidR="00000000" w:rsidDel="009A4C07">
          <w:delInstrText>HYPERLINK "https://doi.org/10.1175/JPO-D-14-0240.1"</w:delInstrText>
        </w:r>
        <w:r w:rsidR="00000000" w:rsidDel="009A4C07">
          <w:fldChar w:fldCharType="separate"/>
        </w:r>
        <w:r w:rsidRPr="00C42B31" w:rsidDel="009A4C07">
          <w:rPr>
            <w:rStyle w:val="Hyperlink"/>
            <w:rFonts w:ascii="Times New Roman" w:hAnsi="Times New Roman" w:cs="Times New Roman"/>
            <w:sz w:val="24"/>
            <w:szCs w:val="24"/>
          </w:rPr>
          <w:delText>https://doi.org/10.1175/JPO-D-14-0240.1</w:delText>
        </w:r>
        <w:r w:rsidR="00000000" w:rsidDel="009A4C07">
          <w:rPr>
            <w:rStyle w:val="Hyperlink"/>
            <w:rFonts w:ascii="Times New Roman" w:hAnsi="Times New Roman" w:cs="Times New Roman"/>
            <w:sz w:val="24"/>
            <w:szCs w:val="24"/>
          </w:rPr>
          <w:fldChar w:fldCharType="end"/>
        </w:r>
        <w:r w:rsidRPr="00C42B31" w:rsidDel="009A4C07">
          <w:rPr>
            <w:rFonts w:ascii="Times New Roman" w:hAnsi="Times New Roman" w:cs="Times New Roman"/>
            <w:sz w:val="24"/>
            <w:szCs w:val="24"/>
          </w:rPr>
          <w:delText>.</w:delText>
        </w:r>
      </w:del>
    </w:p>
    <w:p w14:paraId="3185466F" w14:textId="6B270356" w:rsidR="006551A8" w:rsidRDefault="006551A8" w:rsidP="006551A8">
      <w:pPr>
        <w:rPr>
          <w:rFonts w:ascii="Times New Roman" w:hAnsi="Times New Roman" w:cs="Times New Roman"/>
          <w:sz w:val="24"/>
          <w:szCs w:val="24"/>
        </w:rPr>
      </w:pPr>
      <w:r w:rsidRPr="006551A8">
        <w:rPr>
          <w:rFonts w:ascii="Times New Roman" w:hAnsi="Times New Roman" w:cs="Times New Roman"/>
          <w:sz w:val="24"/>
          <w:szCs w:val="24"/>
        </w:rPr>
        <w:lastRenderedPageBreak/>
        <w:t>Foxton P.</w:t>
      </w:r>
      <w:r>
        <w:rPr>
          <w:rFonts w:ascii="Times New Roman" w:hAnsi="Times New Roman" w:cs="Times New Roman"/>
          <w:sz w:val="24"/>
          <w:szCs w:val="24"/>
        </w:rPr>
        <w:t xml:space="preserve"> </w:t>
      </w:r>
      <w:r w:rsidRPr="006551A8">
        <w:rPr>
          <w:rFonts w:ascii="Times New Roman" w:hAnsi="Times New Roman" w:cs="Times New Roman"/>
          <w:sz w:val="24"/>
          <w:szCs w:val="24"/>
        </w:rPr>
        <w:t xml:space="preserve">The distribution and life history of </w:t>
      </w:r>
      <w:r w:rsidRPr="006551A8">
        <w:rPr>
          <w:rFonts w:ascii="Times New Roman" w:hAnsi="Times New Roman" w:cs="Times New Roman"/>
          <w:i/>
          <w:sz w:val="24"/>
          <w:szCs w:val="24"/>
        </w:rPr>
        <w:t>Salpa thompsoni</w:t>
      </w:r>
      <w:r w:rsidRPr="006551A8">
        <w:rPr>
          <w:rFonts w:ascii="Times New Roman" w:hAnsi="Times New Roman" w:cs="Times New Roman"/>
          <w:sz w:val="24"/>
          <w:szCs w:val="24"/>
        </w:rPr>
        <w:t xml:space="preserve"> Foxton with observations on a related species</w:t>
      </w:r>
      <w:r>
        <w:rPr>
          <w:rFonts w:ascii="Times New Roman" w:hAnsi="Times New Roman" w:cs="Times New Roman"/>
          <w:sz w:val="24"/>
          <w:szCs w:val="24"/>
        </w:rPr>
        <w:t xml:space="preserve"> </w:t>
      </w:r>
      <w:r w:rsidRPr="006551A8">
        <w:rPr>
          <w:rFonts w:ascii="Times New Roman" w:hAnsi="Times New Roman" w:cs="Times New Roman"/>
          <w:i/>
          <w:sz w:val="24"/>
          <w:szCs w:val="24"/>
        </w:rPr>
        <w:t>S.</w:t>
      </w:r>
      <w:r>
        <w:rPr>
          <w:rFonts w:ascii="Times New Roman" w:hAnsi="Times New Roman" w:cs="Times New Roman"/>
          <w:i/>
          <w:sz w:val="24"/>
          <w:szCs w:val="24"/>
        </w:rPr>
        <w:t xml:space="preserve"> </w:t>
      </w:r>
      <w:r w:rsidRPr="006551A8">
        <w:rPr>
          <w:rFonts w:ascii="Times New Roman" w:hAnsi="Times New Roman" w:cs="Times New Roman"/>
          <w:i/>
          <w:sz w:val="24"/>
          <w:szCs w:val="24"/>
        </w:rPr>
        <w:t>gerlachei</w:t>
      </w:r>
      <w:r w:rsidRPr="006551A8">
        <w:rPr>
          <w:rFonts w:ascii="Times New Roman" w:hAnsi="Times New Roman" w:cs="Times New Roman"/>
          <w:sz w:val="24"/>
          <w:szCs w:val="24"/>
        </w:rPr>
        <w:t xml:space="preserve"> Foxton. </w:t>
      </w:r>
      <w:r w:rsidRPr="006551A8">
        <w:rPr>
          <w:rFonts w:ascii="Times New Roman" w:hAnsi="Times New Roman" w:cs="Times New Roman"/>
          <w:i/>
          <w:sz w:val="24"/>
          <w:szCs w:val="24"/>
        </w:rPr>
        <w:t>Discovery Rep</w:t>
      </w:r>
      <w:r>
        <w:rPr>
          <w:rFonts w:ascii="Times New Roman" w:hAnsi="Times New Roman" w:cs="Times New Roman"/>
          <w:sz w:val="24"/>
          <w:szCs w:val="24"/>
        </w:rPr>
        <w:t xml:space="preserve"> </w:t>
      </w:r>
      <w:proofErr w:type="gramStart"/>
      <w:r>
        <w:rPr>
          <w:rFonts w:ascii="Times New Roman" w:hAnsi="Times New Roman" w:cs="Times New Roman"/>
          <w:sz w:val="24"/>
          <w:szCs w:val="24"/>
        </w:rPr>
        <w:t>1966;</w:t>
      </w:r>
      <w:r w:rsidRPr="006551A8">
        <w:rPr>
          <w:rFonts w:ascii="Times New Roman" w:hAnsi="Times New Roman" w:cs="Times New Roman"/>
          <w:b/>
          <w:sz w:val="24"/>
          <w:szCs w:val="24"/>
        </w:rPr>
        <w:t>34</w:t>
      </w:r>
      <w:r>
        <w:rPr>
          <w:rFonts w:ascii="Times New Roman" w:hAnsi="Times New Roman" w:cs="Times New Roman"/>
          <w:sz w:val="24"/>
          <w:szCs w:val="24"/>
        </w:rPr>
        <w:t>:</w:t>
      </w:r>
      <w:r w:rsidRPr="006551A8">
        <w:rPr>
          <w:rFonts w:ascii="Times New Roman" w:hAnsi="Times New Roman" w:cs="Times New Roman"/>
          <w:sz w:val="24"/>
          <w:szCs w:val="24"/>
        </w:rPr>
        <w:t>1</w:t>
      </w:r>
      <w:proofErr w:type="gramEnd"/>
      <w:r w:rsidRPr="006551A8">
        <w:rPr>
          <w:rFonts w:ascii="Times New Roman" w:hAnsi="Times New Roman" w:cs="Times New Roman"/>
          <w:sz w:val="24"/>
          <w:szCs w:val="24"/>
        </w:rPr>
        <w:t>–116.</w:t>
      </w:r>
    </w:p>
    <w:p w14:paraId="52B7E1A4" w14:textId="25E93ADD" w:rsidR="00D339FD" w:rsidRDefault="00D339FD" w:rsidP="006551A8">
      <w:pPr>
        <w:rPr>
          <w:rFonts w:ascii="Times New Roman" w:hAnsi="Times New Roman" w:cs="Times New Roman"/>
          <w:sz w:val="24"/>
          <w:szCs w:val="24"/>
        </w:rPr>
      </w:pPr>
      <w:r>
        <w:rPr>
          <w:rFonts w:ascii="Times New Roman" w:hAnsi="Times New Roman" w:cs="Times New Roman"/>
          <w:sz w:val="24"/>
          <w:szCs w:val="24"/>
        </w:rPr>
        <w:t xml:space="preserve">Gille </w:t>
      </w:r>
      <w:r w:rsidR="008D4D2A">
        <w:rPr>
          <w:rFonts w:ascii="Times New Roman" w:hAnsi="Times New Roman" w:cs="Times New Roman"/>
          <w:sz w:val="24"/>
          <w:szCs w:val="24"/>
        </w:rPr>
        <w:t xml:space="preserve">ST. Warming of the Southern Ocean since the 1950s. </w:t>
      </w:r>
      <w:r w:rsidR="008D4D2A" w:rsidRPr="008D4D2A">
        <w:rPr>
          <w:rFonts w:ascii="Times New Roman" w:hAnsi="Times New Roman" w:cs="Times New Roman"/>
          <w:i/>
          <w:sz w:val="24"/>
          <w:szCs w:val="24"/>
        </w:rPr>
        <w:t>Science</w:t>
      </w:r>
      <w:r w:rsidR="008D4D2A">
        <w:rPr>
          <w:rFonts w:ascii="Times New Roman" w:hAnsi="Times New Roman" w:cs="Times New Roman"/>
          <w:sz w:val="24"/>
          <w:szCs w:val="24"/>
        </w:rPr>
        <w:t xml:space="preserve"> </w:t>
      </w:r>
      <w:proofErr w:type="gramStart"/>
      <w:r>
        <w:rPr>
          <w:rFonts w:ascii="Times New Roman" w:hAnsi="Times New Roman" w:cs="Times New Roman"/>
          <w:sz w:val="24"/>
          <w:szCs w:val="24"/>
        </w:rPr>
        <w:t>2002</w:t>
      </w:r>
      <w:r w:rsidR="008D4D2A">
        <w:rPr>
          <w:rFonts w:ascii="Times New Roman" w:hAnsi="Times New Roman" w:cs="Times New Roman"/>
          <w:sz w:val="24"/>
          <w:szCs w:val="24"/>
        </w:rPr>
        <w:t>;</w:t>
      </w:r>
      <w:r w:rsidR="008D4D2A" w:rsidRPr="008D4D2A">
        <w:rPr>
          <w:rFonts w:ascii="Times New Roman" w:hAnsi="Times New Roman" w:cs="Times New Roman"/>
          <w:b/>
          <w:sz w:val="24"/>
          <w:szCs w:val="24"/>
        </w:rPr>
        <w:t>295</w:t>
      </w:r>
      <w:r w:rsidR="008D4D2A">
        <w:rPr>
          <w:rFonts w:ascii="Times New Roman" w:hAnsi="Times New Roman" w:cs="Times New Roman"/>
          <w:sz w:val="24"/>
          <w:szCs w:val="24"/>
        </w:rPr>
        <w:t>:1275</w:t>
      </w:r>
      <w:proofErr w:type="gramEnd"/>
      <w:ins w:id="497" w:author="Florian Lüskow" w:date="2024-08-05T14:32:00Z" w16du:dateUtc="2024-08-05T12:32:00Z">
        <w:r w:rsidR="009A4C07">
          <w:rPr>
            <w:rFonts w:ascii="Times New Roman" w:hAnsi="Times New Roman" w:cs="Times New Roman"/>
            <w:sz w:val="24"/>
            <w:szCs w:val="24"/>
          </w:rPr>
          <w:t>–</w:t>
        </w:r>
      </w:ins>
      <w:del w:id="498" w:author="Florian Lüskow" w:date="2024-08-05T14:32:00Z" w16du:dateUtc="2024-08-05T12:32:00Z">
        <w:r w:rsidR="008D4D2A" w:rsidDel="009A4C07">
          <w:rPr>
            <w:rFonts w:ascii="Times New Roman" w:hAnsi="Times New Roman" w:cs="Times New Roman"/>
            <w:sz w:val="24"/>
            <w:szCs w:val="24"/>
          </w:rPr>
          <w:delText>-</w:delText>
        </w:r>
      </w:del>
      <w:r w:rsidR="008D4D2A">
        <w:rPr>
          <w:rFonts w:ascii="Times New Roman" w:hAnsi="Times New Roman" w:cs="Times New Roman"/>
          <w:sz w:val="24"/>
          <w:szCs w:val="24"/>
        </w:rPr>
        <w:t>1277.</w:t>
      </w:r>
    </w:p>
    <w:p w14:paraId="22F15C7B" w14:textId="1E3CBE05" w:rsidR="00FD7CB0" w:rsidRDefault="00FD7CB0" w:rsidP="00D026B6">
      <w:pPr>
        <w:rPr>
          <w:rFonts w:ascii="Times New Roman" w:hAnsi="Times New Roman" w:cs="Times New Roman"/>
          <w:sz w:val="24"/>
          <w:szCs w:val="24"/>
        </w:rPr>
      </w:pPr>
      <w:r w:rsidRPr="00FD7CB0">
        <w:rPr>
          <w:rFonts w:ascii="Times New Roman" w:hAnsi="Times New Roman" w:cs="Times New Roman"/>
          <w:sz w:val="24"/>
          <w:szCs w:val="24"/>
        </w:rPr>
        <w:t xml:space="preserve">Groeneveld J, Berger U, Henschke N, Pakhomov EA, Reiss C, Meyer B. Blooms of a key grazer in the Southern Ocean – an individual-based model of </w:t>
      </w:r>
      <w:r w:rsidRPr="00FD7CB0">
        <w:rPr>
          <w:rFonts w:ascii="Times New Roman" w:hAnsi="Times New Roman" w:cs="Times New Roman"/>
          <w:i/>
          <w:sz w:val="24"/>
          <w:szCs w:val="24"/>
        </w:rPr>
        <w:t>Salpa thompsoni</w:t>
      </w:r>
      <w:r w:rsidRPr="00FD7CB0">
        <w:rPr>
          <w:rFonts w:ascii="Times New Roman" w:hAnsi="Times New Roman" w:cs="Times New Roman"/>
          <w:sz w:val="24"/>
          <w:szCs w:val="24"/>
        </w:rPr>
        <w:t xml:space="preserve">. </w:t>
      </w:r>
      <w:r w:rsidRPr="00FD7CB0">
        <w:rPr>
          <w:rFonts w:ascii="Times New Roman" w:hAnsi="Times New Roman" w:cs="Times New Roman"/>
          <w:i/>
          <w:sz w:val="24"/>
          <w:szCs w:val="24"/>
        </w:rPr>
        <w:t>Prog</w:t>
      </w:r>
      <w:del w:id="499" w:author="Florian Lüskow" w:date="2024-08-05T14:31:00Z" w16du:dateUtc="2024-08-05T12:31:00Z">
        <w:r w:rsidRPr="00FD7CB0" w:rsidDel="009A4C07">
          <w:rPr>
            <w:rFonts w:ascii="Times New Roman" w:hAnsi="Times New Roman" w:cs="Times New Roman"/>
            <w:i/>
            <w:sz w:val="24"/>
            <w:szCs w:val="24"/>
          </w:rPr>
          <w:delText>r</w:delText>
        </w:r>
      </w:del>
      <w:r w:rsidRPr="00FD7CB0">
        <w:rPr>
          <w:rFonts w:ascii="Times New Roman" w:hAnsi="Times New Roman" w:cs="Times New Roman"/>
          <w:i/>
          <w:sz w:val="24"/>
          <w:szCs w:val="24"/>
        </w:rPr>
        <w:t xml:space="preserve"> Oceanogr</w:t>
      </w:r>
      <w:r>
        <w:rPr>
          <w:rFonts w:ascii="Times New Roman" w:hAnsi="Times New Roman" w:cs="Times New Roman"/>
          <w:sz w:val="24"/>
          <w:szCs w:val="24"/>
        </w:rPr>
        <w:t xml:space="preserve"> </w:t>
      </w:r>
      <w:proofErr w:type="gramStart"/>
      <w:r>
        <w:rPr>
          <w:rFonts w:ascii="Times New Roman" w:hAnsi="Times New Roman" w:cs="Times New Roman"/>
          <w:sz w:val="24"/>
          <w:szCs w:val="24"/>
        </w:rPr>
        <w:t>2020;</w:t>
      </w:r>
      <w:r w:rsidRPr="00FD7CB0">
        <w:rPr>
          <w:rFonts w:ascii="Times New Roman" w:hAnsi="Times New Roman" w:cs="Times New Roman"/>
          <w:b/>
          <w:sz w:val="24"/>
          <w:szCs w:val="24"/>
        </w:rPr>
        <w:t>185</w:t>
      </w:r>
      <w:r w:rsidRPr="00FD7CB0">
        <w:rPr>
          <w:rFonts w:ascii="Times New Roman" w:hAnsi="Times New Roman" w:cs="Times New Roman"/>
          <w:sz w:val="24"/>
          <w:szCs w:val="24"/>
        </w:rPr>
        <w:t>:102339</w:t>
      </w:r>
      <w:proofErr w:type="gramEnd"/>
      <w:ins w:id="500" w:author="Florian Lüskow" w:date="2024-08-05T14:31:00Z" w16du:dateUtc="2024-08-05T12:31:00Z">
        <w:r w:rsidR="009A4C07">
          <w:rPr>
            <w:rFonts w:ascii="Times New Roman" w:hAnsi="Times New Roman" w:cs="Times New Roman"/>
            <w:sz w:val="24"/>
            <w:szCs w:val="24"/>
          </w:rPr>
          <w:t>.</w:t>
        </w:r>
      </w:ins>
      <w:del w:id="501" w:author="Florian Lüskow" w:date="2024-08-05T14:31:00Z" w16du:dateUtc="2024-08-05T12:31:00Z">
        <w:r w:rsidRPr="00FD7CB0" w:rsidDel="009A4C07">
          <w:rPr>
            <w:rFonts w:ascii="Times New Roman" w:hAnsi="Times New Roman" w:cs="Times New Roman"/>
            <w:sz w:val="24"/>
            <w:szCs w:val="24"/>
          </w:rPr>
          <w:delText xml:space="preserve">, </w:delText>
        </w:r>
        <w:r w:rsidR="00000000" w:rsidDel="009A4C07">
          <w:fldChar w:fldCharType="begin"/>
        </w:r>
        <w:r w:rsidR="00000000" w:rsidDel="009A4C07">
          <w:delInstrText>HYPERLINK "https://doi.org/10.1016/j.pocean.2020.102339"</w:delInstrText>
        </w:r>
        <w:r w:rsidR="00000000" w:rsidDel="009A4C07">
          <w:fldChar w:fldCharType="separate"/>
        </w:r>
        <w:r w:rsidR="00960CE2" w:rsidRPr="00227FA9" w:rsidDel="009A4C07">
          <w:rPr>
            <w:rStyle w:val="Hyperlink"/>
            <w:rFonts w:ascii="Times New Roman" w:hAnsi="Times New Roman" w:cs="Times New Roman"/>
            <w:sz w:val="24"/>
            <w:szCs w:val="24"/>
          </w:rPr>
          <w:delText>https://doi.org/10.1016/j.pocean.2020.102339</w:delText>
        </w:r>
        <w:r w:rsidR="00000000" w:rsidDel="009A4C07">
          <w:rPr>
            <w:rStyle w:val="Hyperlink"/>
            <w:rFonts w:ascii="Times New Roman" w:hAnsi="Times New Roman" w:cs="Times New Roman"/>
            <w:sz w:val="24"/>
            <w:szCs w:val="24"/>
          </w:rPr>
          <w:fldChar w:fldCharType="end"/>
        </w:r>
        <w:r w:rsidRPr="00FD7CB0" w:rsidDel="009A4C07">
          <w:rPr>
            <w:rFonts w:ascii="Times New Roman" w:hAnsi="Times New Roman" w:cs="Times New Roman"/>
            <w:sz w:val="24"/>
            <w:szCs w:val="24"/>
          </w:rPr>
          <w:delText>.</w:delText>
        </w:r>
      </w:del>
    </w:p>
    <w:p w14:paraId="369E5A13" w14:textId="40F8547C" w:rsidR="002E09D6" w:rsidRDefault="002E09D6" w:rsidP="00D026B6">
      <w:pPr>
        <w:rPr>
          <w:rFonts w:ascii="Times New Roman" w:hAnsi="Times New Roman" w:cs="Times New Roman"/>
          <w:sz w:val="24"/>
          <w:szCs w:val="24"/>
        </w:rPr>
      </w:pPr>
      <w:r w:rsidRPr="002E09D6">
        <w:rPr>
          <w:rFonts w:ascii="Times New Roman" w:hAnsi="Times New Roman" w:cs="Times New Roman"/>
          <w:sz w:val="24"/>
          <w:szCs w:val="24"/>
        </w:rPr>
        <w:t xml:space="preserve">Henschke N, Pakhomov EA. Latitudinal variations in </w:t>
      </w:r>
      <w:r w:rsidRPr="00960CE2">
        <w:rPr>
          <w:rFonts w:ascii="Times New Roman" w:hAnsi="Times New Roman" w:cs="Times New Roman"/>
          <w:i/>
          <w:sz w:val="24"/>
          <w:szCs w:val="24"/>
        </w:rPr>
        <w:t>Salpa thompsoni</w:t>
      </w:r>
      <w:r w:rsidRPr="002E09D6">
        <w:rPr>
          <w:rFonts w:ascii="Times New Roman" w:hAnsi="Times New Roman" w:cs="Times New Roman"/>
          <w:sz w:val="24"/>
          <w:szCs w:val="24"/>
        </w:rPr>
        <w:t xml:space="preserve"> reproductive fitness. </w:t>
      </w:r>
      <w:r w:rsidRPr="002E09D6">
        <w:rPr>
          <w:rFonts w:ascii="Times New Roman" w:hAnsi="Times New Roman" w:cs="Times New Roman"/>
          <w:i/>
          <w:sz w:val="24"/>
          <w:szCs w:val="24"/>
        </w:rPr>
        <w:t>Limnol Oceanogr</w:t>
      </w:r>
      <w:r>
        <w:rPr>
          <w:rFonts w:ascii="Times New Roman" w:hAnsi="Times New Roman" w:cs="Times New Roman"/>
          <w:sz w:val="24"/>
          <w:szCs w:val="24"/>
        </w:rPr>
        <w:t xml:space="preserve"> </w:t>
      </w:r>
      <w:proofErr w:type="gramStart"/>
      <w:r>
        <w:rPr>
          <w:rFonts w:ascii="Times New Roman" w:hAnsi="Times New Roman" w:cs="Times New Roman"/>
          <w:sz w:val="24"/>
          <w:szCs w:val="24"/>
        </w:rPr>
        <w:t>2019;</w:t>
      </w:r>
      <w:r w:rsidRPr="002E09D6">
        <w:rPr>
          <w:rFonts w:ascii="Times New Roman" w:hAnsi="Times New Roman" w:cs="Times New Roman"/>
          <w:b/>
          <w:sz w:val="24"/>
          <w:szCs w:val="24"/>
        </w:rPr>
        <w:t>64</w:t>
      </w:r>
      <w:r w:rsidRPr="002E09D6">
        <w:rPr>
          <w:rFonts w:ascii="Times New Roman" w:hAnsi="Times New Roman" w:cs="Times New Roman"/>
          <w:sz w:val="24"/>
          <w:szCs w:val="24"/>
        </w:rPr>
        <w:t>:575</w:t>
      </w:r>
      <w:proofErr w:type="gramEnd"/>
      <w:ins w:id="502" w:author="Florian Lüskow" w:date="2024-08-05T14:32:00Z" w16du:dateUtc="2024-08-05T12:32:00Z">
        <w:r w:rsidR="009A4C07">
          <w:rPr>
            <w:rFonts w:ascii="Times New Roman" w:hAnsi="Times New Roman" w:cs="Times New Roman"/>
            <w:sz w:val="24"/>
            <w:szCs w:val="24"/>
          </w:rPr>
          <w:t>–</w:t>
        </w:r>
      </w:ins>
      <w:del w:id="503" w:author="Florian Lüskow" w:date="2024-08-05T14:32:00Z" w16du:dateUtc="2024-08-05T12:32:00Z">
        <w:r w:rsidRPr="002E09D6" w:rsidDel="009A4C07">
          <w:rPr>
            <w:rFonts w:ascii="Times New Roman" w:hAnsi="Times New Roman" w:cs="Times New Roman"/>
            <w:sz w:val="24"/>
            <w:szCs w:val="24"/>
          </w:rPr>
          <w:delText>-</w:delText>
        </w:r>
      </w:del>
      <w:r w:rsidRPr="002E09D6">
        <w:rPr>
          <w:rFonts w:ascii="Times New Roman" w:hAnsi="Times New Roman" w:cs="Times New Roman"/>
          <w:sz w:val="24"/>
          <w:szCs w:val="24"/>
        </w:rPr>
        <w:t>584</w:t>
      </w:r>
      <w:r>
        <w:rPr>
          <w:rFonts w:ascii="Times New Roman" w:hAnsi="Times New Roman" w:cs="Times New Roman"/>
          <w:sz w:val="24"/>
          <w:szCs w:val="24"/>
        </w:rPr>
        <w:t>.</w:t>
      </w:r>
      <w:del w:id="504" w:author="Florian Lüskow" w:date="2024-08-05T14:31:00Z" w16du:dateUtc="2024-08-05T12:31:00Z">
        <w:r w:rsidRPr="002E09D6" w:rsidDel="009A4C07">
          <w:rPr>
            <w:rFonts w:ascii="Times New Roman" w:hAnsi="Times New Roman" w:cs="Times New Roman"/>
            <w:sz w:val="24"/>
            <w:szCs w:val="24"/>
          </w:rPr>
          <w:delText>.</w:delText>
        </w:r>
      </w:del>
    </w:p>
    <w:p w14:paraId="08C0B24F" w14:textId="1B0A4296" w:rsidR="002E09D6" w:rsidRDefault="002E09D6" w:rsidP="00D026B6">
      <w:pPr>
        <w:rPr>
          <w:rFonts w:ascii="Times New Roman" w:hAnsi="Times New Roman" w:cs="Times New Roman"/>
          <w:sz w:val="24"/>
          <w:szCs w:val="24"/>
        </w:rPr>
      </w:pPr>
      <w:r w:rsidRPr="002E09D6">
        <w:rPr>
          <w:rFonts w:ascii="Times New Roman" w:hAnsi="Times New Roman" w:cs="Times New Roman"/>
          <w:sz w:val="24"/>
          <w:szCs w:val="24"/>
        </w:rPr>
        <w:t xml:space="preserve">Henschke N, Pakhomov EA, Groeneveld J, Meyer B. Modelling the life cycle of </w:t>
      </w:r>
      <w:r w:rsidRPr="002E09D6">
        <w:rPr>
          <w:rFonts w:ascii="Times New Roman" w:hAnsi="Times New Roman" w:cs="Times New Roman"/>
          <w:i/>
          <w:sz w:val="24"/>
          <w:szCs w:val="24"/>
        </w:rPr>
        <w:t>Salpa thompsoni</w:t>
      </w:r>
      <w:r w:rsidRPr="002E09D6">
        <w:rPr>
          <w:rFonts w:ascii="Times New Roman" w:hAnsi="Times New Roman" w:cs="Times New Roman"/>
          <w:sz w:val="24"/>
          <w:szCs w:val="24"/>
        </w:rPr>
        <w:t xml:space="preserve">. </w:t>
      </w:r>
      <w:r w:rsidRPr="002E09D6">
        <w:rPr>
          <w:rFonts w:ascii="Times New Roman" w:hAnsi="Times New Roman" w:cs="Times New Roman"/>
          <w:i/>
          <w:sz w:val="24"/>
          <w:szCs w:val="24"/>
        </w:rPr>
        <w:t>Ecol</w:t>
      </w:r>
      <w:del w:id="505" w:author="Florian Lüskow" w:date="2024-08-05T14:31:00Z" w16du:dateUtc="2024-08-05T12:31:00Z">
        <w:r w:rsidRPr="002E09D6" w:rsidDel="009A4C07">
          <w:rPr>
            <w:rFonts w:ascii="Times New Roman" w:hAnsi="Times New Roman" w:cs="Times New Roman"/>
            <w:i/>
            <w:sz w:val="24"/>
            <w:szCs w:val="24"/>
          </w:rPr>
          <w:delText>ogical</w:delText>
        </w:r>
      </w:del>
      <w:r w:rsidRPr="002E09D6">
        <w:rPr>
          <w:rFonts w:ascii="Times New Roman" w:hAnsi="Times New Roman" w:cs="Times New Roman"/>
          <w:i/>
          <w:sz w:val="24"/>
          <w:szCs w:val="24"/>
        </w:rPr>
        <w:t xml:space="preserve"> Modelling</w:t>
      </w:r>
      <w:r>
        <w:rPr>
          <w:rFonts w:ascii="Times New Roman" w:hAnsi="Times New Roman" w:cs="Times New Roman"/>
          <w:sz w:val="24"/>
          <w:szCs w:val="24"/>
        </w:rPr>
        <w:t xml:space="preserve"> 2018;</w:t>
      </w:r>
      <w:r w:rsidRPr="002E09D6">
        <w:rPr>
          <w:rFonts w:ascii="Times New Roman" w:hAnsi="Times New Roman" w:cs="Times New Roman"/>
          <w:b/>
          <w:sz w:val="24"/>
          <w:szCs w:val="24"/>
        </w:rPr>
        <w:t>387</w:t>
      </w:r>
      <w:r w:rsidRPr="002E09D6">
        <w:rPr>
          <w:rFonts w:ascii="Times New Roman" w:hAnsi="Times New Roman" w:cs="Times New Roman"/>
          <w:sz w:val="24"/>
          <w:szCs w:val="24"/>
        </w:rPr>
        <w:t>:17</w:t>
      </w:r>
      <w:ins w:id="506" w:author="Florian Lüskow" w:date="2024-08-05T14:32:00Z" w16du:dateUtc="2024-08-05T12:32:00Z">
        <w:r w:rsidR="009A4C07">
          <w:rPr>
            <w:rFonts w:ascii="Times New Roman" w:hAnsi="Times New Roman" w:cs="Times New Roman"/>
            <w:sz w:val="24"/>
            <w:szCs w:val="24"/>
          </w:rPr>
          <w:t>–</w:t>
        </w:r>
      </w:ins>
      <w:del w:id="507" w:author="Florian Lüskow" w:date="2024-08-05T14:32:00Z" w16du:dateUtc="2024-08-05T12:32:00Z">
        <w:r w:rsidRPr="002E09D6" w:rsidDel="009A4C07">
          <w:rPr>
            <w:rFonts w:ascii="Times New Roman" w:hAnsi="Times New Roman" w:cs="Times New Roman"/>
            <w:sz w:val="24"/>
            <w:szCs w:val="24"/>
          </w:rPr>
          <w:delText>-</w:delText>
        </w:r>
      </w:del>
      <w:r w:rsidRPr="002E09D6">
        <w:rPr>
          <w:rFonts w:ascii="Times New Roman" w:hAnsi="Times New Roman" w:cs="Times New Roman"/>
          <w:sz w:val="24"/>
          <w:szCs w:val="24"/>
        </w:rPr>
        <w:t>26.</w:t>
      </w:r>
      <w:del w:id="508" w:author="Florian Lüskow" w:date="2024-08-05T14:31:00Z" w16du:dateUtc="2024-08-05T12:31:00Z">
        <w:r w:rsidRPr="002E09D6" w:rsidDel="009A4C07">
          <w:rPr>
            <w:rFonts w:ascii="Times New Roman" w:hAnsi="Times New Roman" w:cs="Times New Roman"/>
            <w:sz w:val="24"/>
            <w:szCs w:val="24"/>
          </w:rPr>
          <w:delText xml:space="preserve"> </w:delText>
        </w:r>
        <w:r w:rsidR="00000000" w:rsidDel="009A4C07">
          <w:fldChar w:fldCharType="begin"/>
        </w:r>
        <w:r w:rsidR="00000000" w:rsidDel="009A4C07">
          <w:delInstrText>HYPERLINK "https://doi.org/10.1016/j.ecolmodel.2018.08.017"</w:delInstrText>
        </w:r>
        <w:r w:rsidR="00000000" w:rsidDel="009A4C07">
          <w:fldChar w:fldCharType="separate"/>
        </w:r>
        <w:r w:rsidR="00960CE2" w:rsidRPr="00227FA9" w:rsidDel="009A4C07">
          <w:rPr>
            <w:rStyle w:val="Hyperlink"/>
            <w:rFonts w:ascii="Times New Roman" w:hAnsi="Times New Roman" w:cs="Times New Roman"/>
            <w:sz w:val="24"/>
            <w:szCs w:val="24"/>
          </w:rPr>
          <w:delText>https://doi.org/10.1016/j.ecolmodel.2018.08.017</w:delText>
        </w:r>
        <w:r w:rsidR="00000000" w:rsidDel="009A4C07">
          <w:rPr>
            <w:rStyle w:val="Hyperlink"/>
            <w:rFonts w:ascii="Times New Roman" w:hAnsi="Times New Roman" w:cs="Times New Roman"/>
            <w:sz w:val="24"/>
            <w:szCs w:val="24"/>
          </w:rPr>
          <w:fldChar w:fldCharType="end"/>
        </w:r>
        <w:r w:rsidRPr="002E09D6" w:rsidDel="009A4C07">
          <w:rPr>
            <w:rFonts w:ascii="Times New Roman" w:hAnsi="Times New Roman" w:cs="Times New Roman"/>
            <w:sz w:val="24"/>
            <w:szCs w:val="24"/>
          </w:rPr>
          <w:delText>.</w:delText>
        </w:r>
      </w:del>
    </w:p>
    <w:p w14:paraId="554A6345" w14:textId="54B45AF2" w:rsidR="005A3E18" w:rsidRDefault="005A3E18" w:rsidP="00D026B6">
      <w:pPr>
        <w:rPr>
          <w:rFonts w:ascii="Times New Roman" w:hAnsi="Times New Roman" w:cs="Times New Roman"/>
          <w:sz w:val="24"/>
          <w:szCs w:val="24"/>
        </w:rPr>
      </w:pPr>
      <w:r w:rsidRPr="005A3E18">
        <w:rPr>
          <w:rFonts w:ascii="Times New Roman" w:hAnsi="Times New Roman" w:cs="Times New Roman"/>
          <w:sz w:val="24"/>
          <w:szCs w:val="24"/>
        </w:rPr>
        <w:t xml:space="preserve">Henschke N, Espinasse B, Stock CA, Liu X, Barrier N, Pakhomov EA. The role of water mass advection in staging of the Southern Ocean </w:t>
      </w:r>
      <w:r w:rsidRPr="005A3E18">
        <w:rPr>
          <w:rFonts w:ascii="Times New Roman" w:hAnsi="Times New Roman" w:cs="Times New Roman"/>
          <w:i/>
          <w:sz w:val="24"/>
          <w:szCs w:val="24"/>
        </w:rPr>
        <w:t>Salpa thompsoni</w:t>
      </w:r>
      <w:r w:rsidRPr="005A3E18">
        <w:rPr>
          <w:rFonts w:ascii="Times New Roman" w:hAnsi="Times New Roman" w:cs="Times New Roman"/>
          <w:sz w:val="24"/>
          <w:szCs w:val="24"/>
        </w:rPr>
        <w:t xml:space="preserve"> populations. </w:t>
      </w:r>
      <w:r w:rsidRPr="005A3E18">
        <w:rPr>
          <w:rFonts w:ascii="Times New Roman" w:hAnsi="Times New Roman" w:cs="Times New Roman"/>
          <w:i/>
          <w:sz w:val="24"/>
          <w:szCs w:val="24"/>
        </w:rPr>
        <w:t>Sci Rep</w:t>
      </w:r>
      <w:r>
        <w:rPr>
          <w:rFonts w:ascii="Times New Roman" w:hAnsi="Times New Roman" w:cs="Times New Roman"/>
          <w:sz w:val="24"/>
          <w:szCs w:val="24"/>
        </w:rPr>
        <w:t xml:space="preserve"> </w:t>
      </w:r>
      <w:proofErr w:type="gramStart"/>
      <w:r>
        <w:rPr>
          <w:rFonts w:ascii="Times New Roman" w:hAnsi="Times New Roman" w:cs="Times New Roman"/>
          <w:sz w:val="24"/>
          <w:szCs w:val="24"/>
        </w:rPr>
        <w:t>2023;</w:t>
      </w:r>
      <w:r w:rsidRPr="005A3E18">
        <w:rPr>
          <w:rFonts w:ascii="Times New Roman" w:hAnsi="Times New Roman" w:cs="Times New Roman"/>
          <w:b/>
          <w:sz w:val="24"/>
          <w:szCs w:val="24"/>
        </w:rPr>
        <w:t>13</w:t>
      </w:r>
      <w:r w:rsidRPr="005A3E18">
        <w:rPr>
          <w:rFonts w:ascii="Times New Roman" w:hAnsi="Times New Roman" w:cs="Times New Roman"/>
          <w:sz w:val="24"/>
          <w:szCs w:val="24"/>
        </w:rPr>
        <w:t>:7088</w:t>
      </w:r>
      <w:proofErr w:type="gramEnd"/>
      <w:r w:rsidRPr="005A3E18">
        <w:rPr>
          <w:rFonts w:ascii="Times New Roman" w:hAnsi="Times New Roman" w:cs="Times New Roman"/>
          <w:sz w:val="24"/>
          <w:szCs w:val="24"/>
        </w:rPr>
        <w:t>.</w:t>
      </w:r>
      <w:del w:id="509" w:author="Florian Lüskow" w:date="2024-08-05T14:31:00Z" w16du:dateUtc="2024-08-05T12:31:00Z">
        <w:r w:rsidRPr="005A3E18" w:rsidDel="009A4C07">
          <w:rPr>
            <w:rFonts w:ascii="Times New Roman" w:hAnsi="Times New Roman" w:cs="Times New Roman"/>
            <w:sz w:val="24"/>
            <w:szCs w:val="24"/>
          </w:rPr>
          <w:delText xml:space="preserve"> </w:delText>
        </w:r>
        <w:r w:rsidR="00000000" w:rsidDel="009A4C07">
          <w:fldChar w:fldCharType="begin"/>
        </w:r>
        <w:r w:rsidR="00000000" w:rsidDel="009A4C07">
          <w:delInstrText>HYPERLINK "https://doi.org/10.1038/s41598-023-34231-7"</w:delInstrText>
        </w:r>
        <w:r w:rsidR="00000000" w:rsidDel="009A4C07">
          <w:fldChar w:fldCharType="separate"/>
        </w:r>
        <w:r w:rsidR="00960CE2" w:rsidRPr="00227FA9" w:rsidDel="009A4C07">
          <w:rPr>
            <w:rStyle w:val="Hyperlink"/>
            <w:rFonts w:ascii="Times New Roman" w:hAnsi="Times New Roman" w:cs="Times New Roman"/>
            <w:sz w:val="24"/>
            <w:szCs w:val="24"/>
          </w:rPr>
          <w:delText>https://doi.org/10.1038/s41598-023-34231-7</w:delText>
        </w:r>
        <w:r w:rsidR="00000000" w:rsidDel="009A4C07">
          <w:rPr>
            <w:rStyle w:val="Hyperlink"/>
            <w:rFonts w:ascii="Times New Roman" w:hAnsi="Times New Roman" w:cs="Times New Roman"/>
            <w:sz w:val="24"/>
            <w:szCs w:val="24"/>
          </w:rPr>
          <w:fldChar w:fldCharType="end"/>
        </w:r>
        <w:r w:rsidRPr="005A3E18" w:rsidDel="009A4C07">
          <w:rPr>
            <w:rFonts w:ascii="Times New Roman" w:hAnsi="Times New Roman" w:cs="Times New Roman"/>
            <w:sz w:val="24"/>
            <w:szCs w:val="24"/>
          </w:rPr>
          <w:delText>.</w:delText>
        </w:r>
      </w:del>
    </w:p>
    <w:p w14:paraId="4386DB50" w14:textId="3084575E" w:rsidR="00D026B6" w:rsidRDefault="00D026B6" w:rsidP="00D026B6">
      <w:pPr>
        <w:rPr>
          <w:rFonts w:ascii="Times New Roman" w:hAnsi="Times New Roman" w:cs="Times New Roman"/>
          <w:sz w:val="24"/>
          <w:szCs w:val="24"/>
        </w:rPr>
      </w:pPr>
      <w:r w:rsidRPr="006A5CE2">
        <w:rPr>
          <w:rFonts w:ascii="Times New Roman" w:hAnsi="Times New Roman" w:cs="Times New Roman"/>
          <w:sz w:val="24"/>
          <w:szCs w:val="24"/>
        </w:rPr>
        <w:t>Lancraft TM, Hopkins TL, Torres JJ, Donnelly J</w:t>
      </w:r>
      <w:r w:rsidR="00F75AB7">
        <w:rPr>
          <w:rFonts w:ascii="Times New Roman" w:hAnsi="Times New Roman" w:cs="Times New Roman"/>
          <w:sz w:val="24"/>
          <w:szCs w:val="24"/>
        </w:rPr>
        <w:t>.</w:t>
      </w:r>
      <w:r w:rsidRPr="006A5CE2">
        <w:rPr>
          <w:rFonts w:ascii="Times New Roman" w:hAnsi="Times New Roman" w:cs="Times New Roman"/>
          <w:sz w:val="24"/>
          <w:szCs w:val="24"/>
        </w:rPr>
        <w:t xml:space="preserve"> Oceanic micronektonic/macrozooplanktonic community structure and feeding in ice covered Antarctic waters during the winter (AMERIEZ 1988). </w:t>
      </w:r>
      <w:r w:rsidRPr="00F75AB7">
        <w:rPr>
          <w:rFonts w:ascii="Times New Roman" w:hAnsi="Times New Roman" w:cs="Times New Roman"/>
          <w:i/>
          <w:sz w:val="24"/>
          <w:szCs w:val="24"/>
        </w:rPr>
        <w:t>Pol</w:t>
      </w:r>
      <w:del w:id="510" w:author="Florian Lüskow" w:date="2024-08-05T14:32:00Z" w16du:dateUtc="2024-08-05T12:32:00Z">
        <w:r w:rsidR="00960CE2" w:rsidDel="009A4C07">
          <w:rPr>
            <w:rFonts w:ascii="Times New Roman" w:hAnsi="Times New Roman" w:cs="Times New Roman"/>
            <w:i/>
            <w:sz w:val="24"/>
            <w:szCs w:val="24"/>
          </w:rPr>
          <w:delText>ar</w:delText>
        </w:r>
      </w:del>
      <w:r w:rsidRPr="00F75AB7">
        <w:rPr>
          <w:rFonts w:ascii="Times New Roman" w:hAnsi="Times New Roman" w:cs="Times New Roman"/>
          <w:i/>
          <w:sz w:val="24"/>
          <w:szCs w:val="24"/>
        </w:rPr>
        <w:t xml:space="preserve"> Biol</w:t>
      </w:r>
      <w:r w:rsidRPr="006A5CE2">
        <w:rPr>
          <w:rFonts w:ascii="Times New Roman" w:hAnsi="Times New Roman" w:cs="Times New Roman"/>
          <w:sz w:val="24"/>
          <w:szCs w:val="24"/>
        </w:rPr>
        <w:t xml:space="preserve"> </w:t>
      </w:r>
      <w:proofErr w:type="gramStart"/>
      <w:r w:rsidR="00F75AB7">
        <w:rPr>
          <w:rFonts w:ascii="Times New Roman" w:hAnsi="Times New Roman" w:cs="Times New Roman"/>
          <w:sz w:val="24"/>
          <w:szCs w:val="24"/>
        </w:rPr>
        <w:t>1991;</w:t>
      </w:r>
      <w:r w:rsidRPr="00F75AB7">
        <w:rPr>
          <w:rFonts w:ascii="Times New Roman" w:hAnsi="Times New Roman" w:cs="Times New Roman"/>
          <w:b/>
          <w:sz w:val="24"/>
          <w:szCs w:val="24"/>
        </w:rPr>
        <w:t>11</w:t>
      </w:r>
      <w:r w:rsidRPr="006A5CE2">
        <w:rPr>
          <w:rFonts w:ascii="Times New Roman" w:hAnsi="Times New Roman" w:cs="Times New Roman"/>
          <w:sz w:val="24"/>
          <w:szCs w:val="24"/>
        </w:rPr>
        <w:t>:157</w:t>
      </w:r>
      <w:proofErr w:type="gramEnd"/>
      <w:r w:rsidRPr="006A5CE2">
        <w:rPr>
          <w:rFonts w:ascii="Times New Roman" w:hAnsi="Times New Roman" w:cs="Times New Roman"/>
          <w:sz w:val="24"/>
          <w:szCs w:val="24"/>
        </w:rPr>
        <w:t>–167</w:t>
      </w:r>
      <w:r w:rsidR="00F75AB7">
        <w:rPr>
          <w:rFonts w:ascii="Times New Roman" w:hAnsi="Times New Roman" w:cs="Times New Roman"/>
          <w:sz w:val="24"/>
          <w:szCs w:val="24"/>
        </w:rPr>
        <w:t>.</w:t>
      </w:r>
    </w:p>
    <w:p w14:paraId="3993632F" w14:textId="2CA4614A" w:rsidR="002B7F2D" w:rsidRDefault="002B7F2D" w:rsidP="00D026B6">
      <w:pPr>
        <w:rPr>
          <w:rFonts w:ascii="Times New Roman" w:hAnsi="Times New Roman" w:cs="Times New Roman"/>
          <w:sz w:val="24"/>
          <w:szCs w:val="24"/>
        </w:rPr>
      </w:pPr>
      <w:r>
        <w:rPr>
          <w:rFonts w:ascii="Times New Roman" w:hAnsi="Times New Roman" w:cs="Times New Roman"/>
          <w:sz w:val="24"/>
          <w:szCs w:val="24"/>
        </w:rPr>
        <w:t>Loeb VJ, Santora JA. Population dynam</w:t>
      </w:r>
      <w:r w:rsidR="00922815">
        <w:rPr>
          <w:rFonts w:ascii="Times New Roman" w:hAnsi="Times New Roman" w:cs="Times New Roman"/>
          <w:sz w:val="24"/>
          <w:szCs w:val="24"/>
        </w:rPr>
        <w:t>i</w:t>
      </w:r>
      <w:r>
        <w:rPr>
          <w:rFonts w:ascii="Times New Roman" w:hAnsi="Times New Roman" w:cs="Times New Roman"/>
          <w:sz w:val="24"/>
          <w:szCs w:val="24"/>
        </w:rPr>
        <w:t xml:space="preserve">cs of </w:t>
      </w:r>
      <w:r w:rsidRPr="00922815">
        <w:rPr>
          <w:rFonts w:ascii="Times New Roman" w:hAnsi="Times New Roman" w:cs="Times New Roman"/>
          <w:i/>
          <w:sz w:val="24"/>
          <w:szCs w:val="24"/>
        </w:rPr>
        <w:t>Salpa thompsoni</w:t>
      </w:r>
      <w:r>
        <w:rPr>
          <w:rFonts w:ascii="Times New Roman" w:hAnsi="Times New Roman" w:cs="Times New Roman"/>
          <w:sz w:val="24"/>
          <w:szCs w:val="24"/>
        </w:rPr>
        <w:t xml:space="preserve"> near the Antarctic Peninsula: Growth rates and interannual variations in reproductive activity (1993-2009). </w:t>
      </w:r>
      <w:r w:rsidRPr="00922815">
        <w:rPr>
          <w:rFonts w:ascii="Times New Roman" w:hAnsi="Times New Roman" w:cs="Times New Roman"/>
          <w:i/>
          <w:sz w:val="24"/>
          <w:szCs w:val="24"/>
        </w:rPr>
        <w:t>Prog</w:t>
      </w:r>
      <w:del w:id="511" w:author="Florian Lüskow" w:date="2024-08-05T14:31:00Z" w16du:dateUtc="2024-08-05T12:31:00Z">
        <w:r w:rsidRPr="00922815" w:rsidDel="009A4C07">
          <w:rPr>
            <w:rFonts w:ascii="Times New Roman" w:hAnsi="Times New Roman" w:cs="Times New Roman"/>
            <w:i/>
            <w:sz w:val="24"/>
            <w:szCs w:val="24"/>
          </w:rPr>
          <w:delText>r</w:delText>
        </w:r>
      </w:del>
      <w:r w:rsidRPr="00922815">
        <w:rPr>
          <w:rFonts w:ascii="Times New Roman" w:hAnsi="Times New Roman" w:cs="Times New Roman"/>
          <w:i/>
          <w:sz w:val="24"/>
          <w:szCs w:val="24"/>
        </w:rPr>
        <w:t xml:space="preserve"> Oceanogr</w:t>
      </w:r>
      <w:r>
        <w:rPr>
          <w:rFonts w:ascii="Times New Roman" w:hAnsi="Times New Roman" w:cs="Times New Roman"/>
          <w:sz w:val="24"/>
          <w:szCs w:val="24"/>
        </w:rPr>
        <w:t xml:space="preserve"> </w:t>
      </w:r>
      <w:proofErr w:type="gramStart"/>
      <w:r>
        <w:rPr>
          <w:rFonts w:ascii="Times New Roman" w:hAnsi="Times New Roman" w:cs="Times New Roman"/>
          <w:sz w:val="24"/>
          <w:szCs w:val="24"/>
        </w:rPr>
        <w:t>2012;</w:t>
      </w:r>
      <w:r w:rsidRPr="00922815">
        <w:rPr>
          <w:rFonts w:ascii="Times New Roman" w:hAnsi="Times New Roman" w:cs="Times New Roman"/>
          <w:b/>
          <w:sz w:val="24"/>
          <w:szCs w:val="24"/>
        </w:rPr>
        <w:t>9</w:t>
      </w:r>
      <w:r w:rsidR="00922815">
        <w:rPr>
          <w:rFonts w:ascii="Times New Roman" w:hAnsi="Times New Roman" w:cs="Times New Roman"/>
          <w:b/>
          <w:sz w:val="24"/>
          <w:szCs w:val="24"/>
        </w:rPr>
        <w:t>6</w:t>
      </w:r>
      <w:r>
        <w:rPr>
          <w:rFonts w:ascii="Times New Roman" w:hAnsi="Times New Roman" w:cs="Times New Roman"/>
          <w:sz w:val="24"/>
          <w:szCs w:val="24"/>
        </w:rPr>
        <w:t>:93</w:t>
      </w:r>
      <w:proofErr w:type="gramEnd"/>
      <w:ins w:id="512" w:author="Florian Lüskow" w:date="2024-08-05T14:32:00Z" w16du:dateUtc="2024-08-05T12:32:00Z">
        <w:r w:rsidR="009A4C07">
          <w:rPr>
            <w:rFonts w:ascii="Times New Roman" w:hAnsi="Times New Roman" w:cs="Times New Roman"/>
            <w:sz w:val="24"/>
            <w:szCs w:val="24"/>
          </w:rPr>
          <w:t>–</w:t>
        </w:r>
      </w:ins>
      <w:del w:id="513" w:author="Florian Lüskow" w:date="2024-08-05T14:32:00Z" w16du:dateUtc="2024-08-05T12:32:00Z">
        <w:r w:rsidDel="009A4C07">
          <w:rPr>
            <w:rFonts w:ascii="Times New Roman" w:hAnsi="Times New Roman" w:cs="Times New Roman"/>
            <w:sz w:val="24"/>
            <w:szCs w:val="24"/>
          </w:rPr>
          <w:delText>-</w:delText>
        </w:r>
      </w:del>
      <w:r>
        <w:rPr>
          <w:rFonts w:ascii="Times New Roman" w:hAnsi="Times New Roman" w:cs="Times New Roman"/>
          <w:sz w:val="24"/>
          <w:szCs w:val="24"/>
        </w:rPr>
        <w:t>107.</w:t>
      </w:r>
    </w:p>
    <w:p w14:paraId="506F0B13" w14:textId="7D4F3A51" w:rsidR="007F225E" w:rsidRDefault="007F225E" w:rsidP="007F225E">
      <w:pPr>
        <w:rPr>
          <w:rFonts w:ascii="Times New Roman" w:hAnsi="Times New Roman" w:cs="Times New Roman"/>
          <w:sz w:val="24"/>
          <w:szCs w:val="24"/>
        </w:rPr>
      </w:pPr>
      <w:r w:rsidRPr="007F225E">
        <w:rPr>
          <w:rFonts w:ascii="Times New Roman" w:hAnsi="Times New Roman" w:cs="Times New Roman"/>
          <w:sz w:val="24"/>
          <w:szCs w:val="24"/>
        </w:rPr>
        <w:t>Loeb V, Siege</w:t>
      </w:r>
      <w:r>
        <w:rPr>
          <w:rFonts w:ascii="Times New Roman" w:hAnsi="Times New Roman" w:cs="Times New Roman"/>
          <w:sz w:val="24"/>
          <w:szCs w:val="24"/>
        </w:rPr>
        <w:t>l</w:t>
      </w:r>
      <w:r w:rsidRPr="007F225E">
        <w:rPr>
          <w:rFonts w:ascii="Times New Roman" w:hAnsi="Times New Roman" w:cs="Times New Roman"/>
          <w:sz w:val="24"/>
          <w:szCs w:val="24"/>
        </w:rPr>
        <w:t xml:space="preserve"> V, Holm-Hansen O, Hewitt R, Fraser W,</w:t>
      </w:r>
      <w:r>
        <w:rPr>
          <w:rFonts w:ascii="Times New Roman" w:hAnsi="Times New Roman" w:cs="Times New Roman"/>
          <w:sz w:val="24"/>
          <w:szCs w:val="24"/>
        </w:rPr>
        <w:t xml:space="preserve"> </w:t>
      </w:r>
      <w:r w:rsidRPr="007F225E">
        <w:rPr>
          <w:rFonts w:ascii="Times New Roman" w:hAnsi="Times New Roman" w:cs="Times New Roman"/>
          <w:sz w:val="24"/>
          <w:szCs w:val="24"/>
        </w:rPr>
        <w:t>Trivelpiece W, Trivelpiece S.</w:t>
      </w:r>
      <w:r>
        <w:rPr>
          <w:rFonts w:ascii="Times New Roman" w:hAnsi="Times New Roman" w:cs="Times New Roman"/>
          <w:sz w:val="24"/>
          <w:szCs w:val="24"/>
        </w:rPr>
        <w:t xml:space="preserve"> </w:t>
      </w:r>
      <w:r w:rsidRPr="007F225E">
        <w:rPr>
          <w:rFonts w:ascii="Times New Roman" w:hAnsi="Times New Roman" w:cs="Times New Roman"/>
          <w:sz w:val="24"/>
          <w:szCs w:val="24"/>
        </w:rPr>
        <w:t>Effects of sea-ice</w:t>
      </w:r>
      <w:r>
        <w:rPr>
          <w:rFonts w:ascii="Times New Roman" w:hAnsi="Times New Roman" w:cs="Times New Roman"/>
          <w:sz w:val="24"/>
          <w:szCs w:val="24"/>
        </w:rPr>
        <w:t xml:space="preserve"> </w:t>
      </w:r>
      <w:r w:rsidRPr="007F225E">
        <w:rPr>
          <w:rFonts w:ascii="Times New Roman" w:hAnsi="Times New Roman" w:cs="Times New Roman"/>
          <w:sz w:val="24"/>
          <w:szCs w:val="24"/>
        </w:rPr>
        <w:t>extent and krill or salp dominance on the Antarctic food</w:t>
      </w:r>
      <w:r>
        <w:rPr>
          <w:rFonts w:ascii="Times New Roman" w:hAnsi="Times New Roman" w:cs="Times New Roman"/>
          <w:sz w:val="24"/>
          <w:szCs w:val="24"/>
        </w:rPr>
        <w:t xml:space="preserve"> </w:t>
      </w:r>
      <w:r w:rsidRPr="007F225E">
        <w:rPr>
          <w:rFonts w:ascii="Times New Roman" w:hAnsi="Times New Roman" w:cs="Times New Roman"/>
          <w:sz w:val="24"/>
          <w:szCs w:val="24"/>
        </w:rPr>
        <w:t xml:space="preserve">web. </w:t>
      </w:r>
      <w:r w:rsidRPr="007F225E">
        <w:rPr>
          <w:rFonts w:ascii="Times New Roman" w:hAnsi="Times New Roman" w:cs="Times New Roman"/>
          <w:i/>
          <w:sz w:val="24"/>
          <w:szCs w:val="24"/>
        </w:rPr>
        <w:t>Nature</w:t>
      </w:r>
      <w:r w:rsidRPr="007F225E">
        <w:rPr>
          <w:rFonts w:ascii="Times New Roman" w:hAnsi="Times New Roman" w:cs="Times New Roman"/>
          <w:sz w:val="24"/>
          <w:szCs w:val="24"/>
        </w:rPr>
        <w:t xml:space="preserve"> </w:t>
      </w:r>
      <w:proofErr w:type="gramStart"/>
      <w:r>
        <w:rPr>
          <w:rFonts w:ascii="Times New Roman" w:hAnsi="Times New Roman" w:cs="Times New Roman"/>
          <w:sz w:val="24"/>
          <w:szCs w:val="24"/>
        </w:rPr>
        <w:t>1997;</w:t>
      </w:r>
      <w:r w:rsidRPr="007F225E">
        <w:rPr>
          <w:rFonts w:ascii="Times New Roman" w:hAnsi="Times New Roman" w:cs="Times New Roman"/>
          <w:b/>
          <w:sz w:val="24"/>
          <w:szCs w:val="24"/>
        </w:rPr>
        <w:t>387</w:t>
      </w:r>
      <w:r>
        <w:rPr>
          <w:rFonts w:ascii="Times New Roman" w:hAnsi="Times New Roman" w:cs="Times New Roman"/>
          <w:sz w:val="24"/>
          <w:szCs w:val="24"/>
        </w:rPr>
        <w:t>:</w:t>
      </w:r>
      <w:r w:rsidRPr="007F225E">
        <w:rPr>
          <w:rFonts w:ascii="Times New Roman" w:hAnsi="Times New Roman" w:cs="Times New Roman"/>
          <w:sz w:val="24"/>
          <w:szCs w:val="24"/>
        </w:rPr>
        <w:t>897</w:t>
      </w:r>
      <w:proofErr w:type="gramEnd"/>
      <w:r w:rsidRPr="007F225E">
        <w:rPr>
          <w:rFonts w:ascii="Times New Roman" w:hAnsi="Times New Roman" w:cs="Times New Roman"/>
          <w:sz w:val="24"/>
          <w:szCs w:val="24"/>
        </w:rPr>
        <w:t>–900.</w:t>
      </w:r>
    </w:p>
    <w:p w14:paraId="585D7F21" w14:textId="65A30B7E" w:rsidR="00683399" w:rsidRDefault="00683399" w:rsidP="00D026B6">
      <w:pPr>
        <w:rPr>
          <w:rFonts w:ascii="Times New Roman" w:hAnsi="Times New Roman" w:cs="Times New Roman"/>
          <w:sz w:val="24"/>
          <w:szCs w:val="24"/>
        </w:rPr>
      </w:pPr>
      <w:r w:rsidRPr="00683399">
        <w:rPr>
          <w:rFonts w:ascii="Times New Roman" w:hAnsi="Times New Roman" w:cs="Times New Roman"/>
          <w:sz w:val="24"/>
          <w:szCs w:val="24"/>
        </w:rPr>
        <w:t xml:space="preserve">Lüskow F, Pakhomov EA, Stukel MR, Décima M. Biology of </w:t>
      </w:r>
      <w:r w:rsidRPr="00683399">
        <w:rPr>
          <w:rFonts w:ascii="Times New Roman" w:hAnsi="Times New Roman" w:cs="Times New Roman"/>
          <w:i/>
          <w:sz w:val="24"/>
          <w:szCs w:val="24"/>
        </w:rPr>
        <w:t>Salpa thompsoni</w:t>
      </w:r>
      <w:r w:rsidRPr="00683399">
        <w:rPr>
          <w:rFonts w:ascii="Times New Roman" w:hAnsi="Times New Roman" w:cs="Times New Roman"/>
          <w:sz w:val="24"/>
          <w:szCs w:val="24"/>
        </w:rPr>
        <w:t xml:space="preserve"> at the Chatham Rise, New Zealand: Demography, growth, and diel vertical migration. </w:t>
      </w:r>
      <w:r w:rsidRPr="00EF0A5E">
        <w:rPr>
          <w:rFonts w:ascii="Times New Roman" w:hAnsi="Times New Roman" w:cs="Times New Roman"/>
          <w:i/>
          <w:sz w:val="24"/>
          <w:szCs w:val="24"/>
        </w:rPr>
        <w:t>Mar Biol</w:t>
      </w:r>
      <w:r>
        <w:rPr>
          <w:rFonts w:ascii="Times New Roman" w:hAnsi="Times New Roman" w:cs="Times New Roman"/>
          <w:sz w:val="24"/>
          <w:szCs w:val="24"/>
        </w:rPr>
        <w:t xml:space="preserve"> </w:t>
      </w:r>
      <w:proofErr w:type="gramStart"/>
      <w:r>
        <w:rPr>
          <w:rFonts w:ascii="Times New Roman" w:hAnsi="Times New Roman" w:cs="Times New Roman"/>
          <w:sz w:val="24"/>
          <w:szCs w:val="24"/>
        </w:rPr>
        <w:t>2020;</w:t>
      </w:r>
      <w:r w:rsidRPr="00EF0A5E">
        <w:rPr>
          <w:rFonts w:ascii="Times New Roman" w:hAnsi="Times New Roman" w:cs="Times New Roman"/>
          <w:b/>
          <w:sz w:val="24"/>
          <w:szCs w:val="24"/>
        </w:rPr>
        <w:t>167</w:t>
      </w:r>
      <w:r w:rsidRPr="00683399">
        <w:rPr>
          <w:rFonts w:ascii="Times New Roman" w:hAnsi="Times New Roman" w:cs="Times New Roman"/>
          <w:sz w:val="24"/>
          <w:szCs w:val="24"/>
        </w:rPr>
        <w:t>:175</w:t>
      </w:r>
      <w:proofErr w:type="gramEnd"/>
      <w:r w:rsidRPr="00683399">
        <w:rPr>
          <w:rFonts w:ascii="Times New Roman" w:hAnsi="Times New Roman" w:cs="Times New Roman"/>
          <w:sz w:val="24"/>
          <w:szCs w:val="24"/>
        </w:rPr>
        <w:t>.</w:t>
      </w:r>
      <w:del w:id="514" w:author="Florian Lüskow" w:date="2024-08-05T14:31:00Z" w16du:dateUtc="2024-08-05T12:31:00Z">
        <w:r w:rsidRPr="00683399" w:rsidDel="009A4C07">
          <w:rPr>
            <w:rFonts w:ascii="Times New Roman" w:hAnsi="Times New Roman" w:cs="Times New Roman"/>
            <w:sz w:val="24"/>
            <w:szCs w:val="24"/>
          </w:rPr>
          <w:delText xml:space="preserve"> </w:delText>
        </w:r>
        <w:r w:rsidR="00000000" w:rsidDel="009A4C07">
          <w:fldChar w:fldCharType="begin"/>
        </w:r>
        <w:r w:rsidR="00000000" w:rsidDel="009A4C07">
          <w:delInstrText>HYPERLINK "https://doi.org/10.1007/s00227-020-03775-x"</w:delInstrText>
        </w:r>
        <w:r w:rsidR="00000000" w:rsidDel="009A4C07">
          <w:fldChar w:fldCharType="separate"/>
        </w:r>
        <w:r w:rsidR="00F3636A" w:rsidRPr="00840904" w:rsidDel="009A4C07">
          <w:rPr>
            <w:rStyle w:val="Hyperlink"/>
            <w:rFonts w:ascii="Times New Roman" w:hAnsi="Times New Roman" w:cs="Times New Roman"/>
            <w:sz w:val="24"/>
            <w:szCs w:val="24"/>
          </w:rPr>
          <w:delText>https://doi.org/10.1007/s00227-020-03775-x</w:delText>
        </w:r>
        <w:r w:rsidR="00000000" w:rsidDel="009A4C07">
          <w:rPr>
            <w:rStyle w:val="Hyperlink"/>
            <w:rFonts w:ascii="Times New Roman" w:hAnsi="Times New Roman" w:cs="Times New Roman"/>
            <w:sz w:val="24"/>
            <w:szCs w:val="24"/>
          </w:rPr>
          <w:fldChar w:fldCharType="end"/>
        </w:r>
        <w:r w:rsidRPr="00683399" w:rsidDel="009A4C07">
          <w:rPr>
            <w:rFonts w:ascii="Times New Roman" w:hAnsi="Times New Roman" w:cs="Times New Roman"/>
            <w:sz w:val="24"/>
            <w:szCs w:val="24"/>
          </w:rPr>
          <w:delText>.</w:delText>
        </w:r>
      </w:del>
    </w:p>
    <w:p w14:paraId="71448305" w14:textId="09D7D272" w:rsidR="00F3636A" w:rsidRDefault="00F3636A" w:rsidP="00D026B6">
      <w:pPr>
        <w:rPr>
          <w:rFonts w:ascii="Times New Roman" w:hAnsi="Times New Roman" w:cs="Times New Roman"/>
          <w:sz w:val="24"/>
          <w:szCs w:val="24"/>
        </w:rPr>
      </w:pPr>
      <w:r w:rsidRPr="00F3636A">
        <w:rPr>
          <w:rFonts w:ascii="Times New Roman" w:hAnsi="Times New Roman" w:cs="Times New Roman"/>
          <w:sz w:val="24"/>
          <w:szCs w:val="24"/>
        </w:rPr>
        <w:t xml:space="preserve">Müller SJ, Wessels W, Driscoll S, Pakhomov EA, Auerswald L, Michael K, Meyer B. A temperature-controlled, circular maintenance system for studying growth and development of pelagic tunicates (Salps). </w:t>
      </w:r>
      <w:r w:rsidRPr="00F3636A">
        <w:rPr>
          <w:rFonts w:ascii="Times New Roman" w:hAnsi="Times New Roman" w:cs="Times New Roman"/>
          <w:i/>
          <w:sz w:val="24"/>
          <w:szCs w:val="24"/>
        </w:rPr>
        <w:t>Limnol Oceanogr: Methods</w:t>
      </w:r>
      <w:r>
        <w:rPr>
          <w:rFonts w:ascii="Times New Roman" w:hAnsi="Times New Roman" w:cs="Times New Roman"/>
          <w:sz w:val="24"/>
          <w:szCs w:val="24"/>
        </w:rPr>
        <w:t xml:space="preserve"> </w:t>
      </w:r>
      <w:proofErr w:type="gramStart"/>
      <w:r>
        <w:rPr>
          <w:rFonts w:ascii="Times New Roman" w:hAnsi="Times New Roman" w:cs="Times New Roman"/>
          <w:sz w:val="24"/>
          <w:szCs w:val="24"/>
        </w:rPr>
        <w:t>2024;</w:t>
      </w:r>
      <w:r w:rsidRPr="00F3636A">
        <w:rPr>
          <w:rFonts w:ascii="Times New Roman" w:hAnsi="Times New Roman" w:cs="Times New Roman"/>
          <w:b/>
          <w:sz w:val="24"/>
          <w:szCs w:val="24"/>
        </w:rPr>
        <w:t>22</w:t>
      </w:r>
      <w:r w:rsidRPr="00F3636A">
        <w:rPr>
          <w:rFonts w:ascii="Times New Roman" w:hAnsi="Times New Roman" w:cs="Times New Roman"/>
          <w:sz w:val="24"/>
          <w:szCs w:val="24"/>
        </w:rPr>
        <w:t>:281</w:t>
      </w:r>
      <w:proofErr w:type="gramEnd"/>
      <w:ins w:id="515" w:author="Florian Lüskow" w:date="2024-08-05T14:33:00Z" w16du:dateUtc="2024-08-05T12:33:00Z">
        <w:r w:rsidR="009A4C07">
          <w:rPr>
            <w:rFonts w:ascii="Times New Roman" w:hAnsi="Times New Roman" w:cs="Times New Roman"/>
            <w:sz w:val="24"/>
            <w:szCs w:val="24"/>
          </w:rPr>
          <w:t>–</w:t>
        </w:r>
      </w:ins>
      <w:del w:id="516" w:author="Florian Lüskow" w:date="2024-08-05T14:33:00Z" w16du:dateUtc="2024-08-05T12:33:00Z">
        <w:r w:rsidRPr="00F3636A" w:rsidDel="009A4C07">
          <w:rPr>
            <w:rFonts w:ascii="Times New Roman" w:hAnsi="Times New Roman" w:cs="Times New Roman"/>
            <w:sz w:val="24"/>
            <w:szCs w:val="24"/>
          </w:rPr>
          <w:delText>-</w:delText>
        </w:r>
      </w:del>
      <w:r w:rsidRPr="00F3636A">
        <w:rPr>
          <w:rFonts w:ascii="Times New Roman" w:hAnsi="Times New Roman" w:cs="Times New Roman"/>
          <w:sz w:val="24"/>
          <w:szCs w:val="24"/>
        </w:rPr>
        <w:t>294.</w:t>
      </w:r>
      <w:del w:id="517" w:author="Florian Lüskow" w:date="2024-08-05T14:31:00Z" w16du:dateUtc="2024-08-05T12:31:00Z">
        <w:r w:rsidRPr="00F3636A" w:rsidDel="009A4C07">
          <w:rPr>
            <w:rFonts w:ascii="Times New Roman" w:hAnsi="Times New Roman" w:cs="Times New Roman"/>
            <w:sz w:val="24"/>
            <w:szCs w:val="24"/>
          </w:rPr>
          <w:delText xml:space="preserve"> </w:delText>
        </w:r>
        <w:r w:rsidR="00000000" w:rsidDel="009A4C07">
          <w:fldChar w:fldCharType="begin"/>
        </w:r>
        <w:r w:rsidR="00000000" w:rsidDel="009A4C07">
          <w:delInstrText>HYPERLINK "https://doi.org/10.1002/lom3.10605"</w:delInstrText>
        </w:r>
        <w:r w:rsidR="00000000" w:rsidDel="009A4C07">
          <w:fldChar w:fldCharType="separate"/>
        </w:r>
        <w:r w:rsidR="00960CE2" w:rsidRPr="00227FA9" w:rsidDel="009A4C07">
          <w:rPr>
            <w:rStyle w:val="Hyperlink"/>
            <w:rFonts w:ascii="Times New Roman" w:hAnsi="Times New Roman" w:cs="Times New Roman"/>
            <w:sz w:val="24"/>
            <w:szCs w:val="24"/>
          </w:rPr>
          <w:delText>https://doi.org/10.1002/lom3.10605</w:delText>
        </w:r>
        <w:r w:rsidR="00000000" w:rsidDel="009A4C07">
          <w:rPr>
            <w:rStyle w:val="Hyperlink"/>
            <w:rFonts w:ascii="Times New Roman" w:hAnsi="Times New Roman" w:cs="Times New Roman"/>
            <w:sz w:val="24"/>
            <w:szCs w:val="24"/>
          </w:rPr>
          <w:fldChar w:fldCharType="end"/>
        </w:r>
        <w:r w:rsidRPr="00F3636A" w:rsidDel="009A4C07">
          <w:rPr>
            <w:rFonts w:ascii="Times New Roman" w:hAnsi="Times New Roman" w:cs="Times New Roman"/>
            <w:sz w:val="24"/>
            <w:szCs w:val="24"/>
          </w:rPr>
          <w:delText>.</w:delText>
        </w:r>
      </w:del>
    </w:p>
    <w:p w14:paraId="27985FE9" w14:textId="5F735AD6" w:rsidR="00D026B6" w:rsidRDefault="00D026B6" w:rsidP="00D026B6">
      <w:pPr>
        <w:rPr>
          <w:rFonts w:ascii="Times New Roman" w:hAnsi="Times New Roman" w:cs="Times New Roman"/>
          <w:sz w:val="24"/>
          <w:szCs w:val="24"/>
        </w:rPr>
      </w:pPr>
      <w:r w:rsidRPr="006A5CE2">
        <w:rPr>
          <w:rFonts w:ascii="Times New Roman" w:hAnsi="Times New Roman" w:cs="Times New Roman"/>
          <w:sz w:val="24"/>
          <w:szCs w:val="24"/>
        </w:rPr>
        <w:t>Nast F</w:t>
      </w:r>
      <w:r w:rsidR="00413240">
        <w:rPr>
          <w:rFonts w:ascii="Times New Roman" w:hAnsi="Times New Roman" w:cs="Times New Roman"/>
          <w:sz w:val="24"/>
          <w:szCs w:val="24"/>
        </w:rPr>
        <w:t>.</w:t>
      </w:r>
      <w:r w:rsidRPr="006A5CE2">
        <w:rPr>
          <w:rFonts w:ascii="Times New Roman" w:hAnsi="Times New Roman" w:cs="Times New Roman"/>
          <w:sz w:val="24"/>
          <w:szCs w:val="24"/>
        </w:rPr>
        <w:t xml:space="preserve"> Changes in krill abundance and in other zooplankton relative to the Weddell–Scotia Confluence around Elephant Island in November 1983, November 1984 and March 1985. </w:t>
      </w:r>
      <w:r w:rsidRPr="00413240">
        <w:rPr>
          <w:rFonts w:ascii="Times New Roman" w:hAnsi="Times New Roman" w:cs="Times New Roman"/>
          <w:i/>
          <w:sz w:val="24"/>
          <w:szCs w:val="24"/>
        </w:rPr>
        <w:t>Arch Fischereiwiss</w:t>
      </w:r>
      <w:r w:rsidRPr="006A5CE2">
        <w:rPr>
          <w:rFonts w:ascii="Times New Roman" w:hAnsi="Times New Roman" w:cs="Times New Roman"/>
          <w:sz w:val="24"/>
          <w:szCs w:val="24"/>
        </w:rPr>
        <w:t xml:space="preserve"> </w:t>
      </w:r>
      <w:proofErr w:type="gramStart"/>
      <w:r w:rsidR="00413240">
        <w:rPr>
          <w:rFonts w:ascii="Times New Roman" w:hAnsi="Times New Roman" w:cs="Times New Roman"/>
          <w:sz w:val="24"/>
          <w:szCs w:val="24"/>
        </w:rPr>
        <w:t>1986;</w:t>
      </w:r>
      <w:r w:rsidRPr="00413240">
        <w:rPr>
          <w:rFonts w:ascii="Times New Roman" w:hAnsi="Times New Roman" w:cs="Times New Roman"/>
          <w:b/>
          <w:sz w:val="24"/>
          <w:szCs w:val="24"/>
        </w:rPr>
        <w:t>37</w:t>
      </w:r>
      <w:r w:rsidRPr="006A5CE2">
        <w:rPr>
          <w:rFonts w:ascii="Times New Roman" w:hAnsi="Times New Roman" w:cs="Times New Roman"/>
          <w:sz w:val="24"/>
          <w:szCs w:val="24"/>
        </w:rPr>
        <w:t>:73</w:t>
      </w:r>
      <w:proofErr w:type="gramEnd"/>
      <w:r w:rsidRPr="006A5CE2">
        <w:rPr>
          <w:rFonts w:ascii="Times New Roman" w:hAnsi="Times New Roman" w:cs="Times New Roman"/>
          <w:sz w:val="24"/>
          <w:szCs w:val="24"/>
        </w:rPr>
        <w:t>–94</w:t>
      </w:r>
      <w:r w:rsidR="00413240">
        <w:rPr>
          <w:rFonts w:ascii="Times New Roman" w:hAnsi="Times New Roman" w:cs="Times New Roman"/>
          <w:sz w:val="24"/>
          <w:szCs w:val="24"/>
        </w:rPr>
        <w:t>.</w:t>
      </w:r>
    </w:p>
    <w:p w14:paraId="488FA71E" w14:textId="6C16FD81" w:rsidR="00732B7C" w:rsidRPr="00925CC8" w:rsidRDefault="00732B7C" w:rsidP="00732B7C">
      <w:pPr>
        <w:rPr>
          <w:rFonts w:ascii="Times New Roman" w:hAnsi="Times New Roman" w:cs="Times New Roman"/>
          <w:sz w:val="24"/>
          <w:szCs w:val="24"/>
        </w:rPr>
      </w:pPr>
      <w:r w:rsidRPr="00925CC8">
        <w:rPr>
          <w:rFonts w:ascii="Times New Roman" w:hAnsi="Times New Roman" w:cs="Times New Roman"/>
          <w:sz w:val="24"/>
          <w:szCs w:val="24"/>
        </w:rPr>
        <w:t xml:space="preserve">Naveira Garabato AC, Ferrari R, Polzin KL. Eddy </w:t>
      </w:r>
      <w:r w:rsidR="00925CC8">
        <w:rPr>
          <w:rFonts w:ascii="Times New Roman" w:hAnsi="Times New Roman" w:cs="Times New Roman"/>
          <w:sz w:val="24"/>
          <w:szCs w:val="24"/>
        </w:rPr>
        <w:t>s</w:t>
      </w:r>
      <w:r w:rsidRPr="00925CC8">
        <w:rPr>
          <w:rFonts w:ascii="Times New Roman" w:hAnsi="Times New Roman" w:cs="Times New Roman"/>
          <w:sz w:val="24"/>
          <w:szCs w:val="24"/>
        </w:rPr>
        <w:t xml:space="preserve">tirring in the Southern Ocean. </w:t>
      </w:r>
      <w:r w:rsidRPr="00925CC8">
        <w:rPr>
          <w:rFonts w:ascii="Times New Roman" w:hAnsi="Times New Roman" w:cs="Times New Roman"/>
          <w:i/>
          <w:iCs/>
          <w:sz w:val="24"/>
          <w:szCs w:val="24"/>
        </w:rPr>
        <w:t>J Geophys Res</w:t>
      </w:r>
      <w:r w:rsidRPr="00925CC8">
        <w:rPr>
          <w:rFonts w:ascii="Times New Roman" w:hAnsi="Times New Roman" w:cs="Times New Roman"/>
          <w:sz w:val="24"/>
          <w:szCs w:val="24"/>
        </w:rPr>
        <w:t xml:space="preserve"> </w:t>
      </w:r>
      <w:r w:rsidR="00925CC8">
        <w:rPr>
          <w:rFonts w:ascii="Times New Roman" w:hAnsi="Times New Roman" w:cs="Times New Roman"/>
          <w:sz w:val="24"/>
          <w:szCs w:val="24"/>
        </w:rPr>
        <w:t>2011;</w:t>
      </w:r>
      <w:r w:rsidRPr="00925CC8">
        <w:rPr>
          <w:rFonts w:ascii="Times New Roman" w:hAnsi="Times New Roman" w:cs="Times New Roman"/>
          <w:b/>
          <w:sz w:val="24"/>
          <w:szCs w:val="24"/>
        </w:rPr>
        <w:t>116</w:t>
      </w:r>
      <w:r w:rsidR="00925CC8">
        <w:rPr>
          <w:rFonts w:ascii="Times New Roman" w:hAnsi="Times New Roman" w:cs="Times New Roman"/>
          <w:sz w:val="24"/>
          <w:szCs w:val="24"/>
        </w:rPr>
        <w:t>:</w:t>
      </w:r>
      <w:r w:rsidRPr="00925CC8">
        <w:rPr>
          <w:rFonts w:ascii="Times New Roman" w:hAnsi="Times New Roman" w:cs="Times New Roman"/>
          <w:sz w:val="24"/>
          <w:szCs w:val="24"/>
        </w:rPr>
        <w:t xml:space="preserve"> C</w:t>
      </w:r>
      <w:r w:rsidR="009F04D9">
        <w:rPr>
          <w:rFonts w:ascii="Times New Roman" w:hAnsi="Times New Roman" w:cs="Times New Roman"/>
          <w:sz w:val="24"/>
          <w:szCs w:val="24"/>
        </w:rPr>
        <w:t>0</w:t>
      </w:r>
      <w:r w:rsidRPr="00925CC8">
        <w:rPr>
          <w:rFonts w:ascii="Times New Roman" w:hAnsi="Times New Roman" w:cs="Times New Roman"/>
          <w:sz w:val="24"/>
          <w:szCs w:val="24"/>
        </w:rPr>
        <w:t>9</w:t>
      </w:r>
      <w:r w:rsidR="009F04D9">
        <w:rPr>
          <w:rFonts w:ascii="Times New Roman" w:hAnsi="Times New Roman" w:cs="Times New Roman"/>
          <w:sz w:val="24"/>
          <w:szCs w:val="24"/>
        </w:rPr>
        <w:t>019</w:t>
      </w:r>
      <w:r w:rsidRPr="00925CC8">
        <w:rPr>
          <w:rFonts w:ascii="Times New Roman" w:hAnsi="Times New Roman" w:cs="Times New Roman"/>
          <w:sz w:val="24"/>
          <w:szCs w:val="24"/>
        </w:rPr>
        <w:t>.</w:t>
      </w:r>
      <w:del w:id="518" w:author="Florian Lüskow" w:date="2024-08-05T14:31:00Z" w16du:dateUtc="2024-08-05T12:31:00Z">
        <w:r w:rsidRPr="00925CC8" w:rsidDel="009A4C07">
          <w:rPr>
            <w:rFonts w:ascii="Times New Roman" w:hAnsi="Times New Roman" w:cs="Times New Roman"/>
            <w:sz w:val="24"/>
            <w:szCs w:val="24"/>
          </w:rPr>
          <w:delText xml:space="preserve"> </w:delText>
        </w:r>
        <w:r w:rsidR="00000000" w:rsidDel="009A4C07">
          <w:fldChar w:fldCharType="begin"/>
        </w:r>
        <w:r w:rsidR="00000000" w:rsidDel="009A4C07">
          <w:delInstrText>HYPERLINK "https://doi.org/10.1029/2010JC006818"</w:delInstrText>
        </w:r>
        <w:r w:rsidR="00000000" w:rsidDel="009A4C07">
          <w:fldChar w:fldCharType="separate"/>
        </w:r>
        <w:r w:rsidRPr="00925CC8" w:rsidDel="009A4C07">
          <w:rPr>
            <w:rStyle w:val="Hyperlink"/>
            <w:rFonts w:ascii="Times New Roman" w:hAnsi="Times New Roman" w:cs="Times New Roman"/>
            <w:sz w:val="24"/>
            <w:szCs w:val="24"/>
          </w:rPr>
          <w:delText>https://doi.org/10.1029/2010JC006818</w:delText>
        </w:r>
        <w:r w:rsidR="00000000" w:rsidDel="009A4C07">
          <w:rPr>
            <w:rStyle w:val="Hyperlink"/>
            <w:rFonts w:ascii="Times New Roman" w:hAnsi="Times New Roman" w:cs="Times New Roman"/>
            <w:sz w:val="24"/>
            <w:szCs w:val="24"/>
          </w:rPr>
          <w:fldChar w:fldCharType="end"/>
        </w:r>
        <w:r w:rsidRPr="00925CC8" w:rsidDel="009A4C07">
          <w:rPr>
            <w:rFonts w:ascii="Times New Roman" w:hAnsi="Times New Roman" w:cs="Times New Roman"/>
            <w:sz w:val="24"/>
            <w:szCs w:val="24"/>
          </w:rPr>
          <w:delText>.</w:delText>
        </w:r>
      </w:del>
    </w:p>
    <w:p w14:paraId="78934F94" w14:textId="21A46490" w:rsidR="001972AB" w:rsidRPr="00925CC8" w:rsidRDefault="001972AB" w:rsidP="001972AB">
      <w:pPr>
        <w:rPr>
          <w:rFonts w:ascii="Times New Roman" w:hAnsi="Times New Roman" w:cs="Times New Roman"/>
          <w:sz w:val="24"/>
          <w:szCs w:val="24"/>
        </w:rPr>
      </w:pPr>
      <w:r w:rsidRPr="00925CC8">
        <w:rPr>
          <w:rFonts w:ascii="Times New Roman" w:hAnsi="Times New Roman" w:cs="Times New Roman"/>
          <w:sz w:val="24"/>
          <w:szCs w:val="24"/>
        </w:rPr>
        <w:t xml:space="preserve">Orsi AH, Whitworth T, Nowlin WD. On the </w:t>
      </w:r>
      <w:r w:rsidR="009F04D9">
        <w:rPr>
          <w:rFonts w:ascii="Times New Roman" w:hAnsi="Times New Roman" w:cs="Times New Roman"/>
          <w:sz w:val="24"/>
          <w:szCs w:val="24"/>
        </w:rPr>
        <w:t>m</w:t>
      </w:r>
      <w:r w:rsidRPr="00925CC8">
        <w:rPr>
          <w:rFonts w:ascii="Times New Roman" w:hAnsi="Times New Roman" w:cs="Times New Roman"/>
          <w:sz w:val="24"/>
          <w:szCs w:val="24"/>
        </w:rPr>
        <w:t xml:space="preserve">eridional </w:t>
      </w:r>
      <w:r w:rsidR="009F04D9">
        <w:rPr>
          <w:rFonts w:ascii="Times New Roman" w:hAnsi="Times New Roman" w:cs="Times New Roman"/>
          <w:sz w:val="24"/>
          <w:szCs w:val="24"/>
        </w:rPr>
        <w:t>e</w:t>
      </w:r>
      <w:r w:rsidRPr="00925CC8">
        <w:rPr>
          <w:rFonts w:ascii="Times New Roman" w:hAnsi="Times New Roman" w:cs="Times New Roman"/>
          <w:sz w:val="24"/>
          <w:szCs w:val="24"/>
        </w:rPr>
        <w:t xml:space="preserve">xtent and </w:t>
      </w:r>
      <w:r w:rsidR="009F04D9">
        <w:rPr>
          <w:rFonts w:ascii="Times New Roman" w:hAnsi="Times New Roman" w:cs="Times New Roman"/>
          <w:sz w:val="24"/>
          <w:szCs w:val="24"/>
        </w:rPr>
        <w:t>f</w:t>
      </w:r>
      <w:r w:rsidRPr="00925CC8">
        <w:rPr>
          <w:rFonts w:ascii="Times New Roman" w:hAnsi="Times New Roman" w:cs="Times New Roman"/>
          <w:sz w:val="24"/>
          <w:szCs w:val="24"/>
        </w:rPr>
        <w:t xml:space="preserve">ronts of the Antarctic Circumpolar Current. </w:t>
      </w:r>
      <w:r w:rsidRPr="00925CC8">
        <w:rPr>
          <w:rFonts w:ascii="Times New Roman" w:hAnsi="Times New Roman" w:cs="Times New Roman"/>
          <w:i/>
          <w:iCs/>
          <w:sz w:val="24"/>
          <w:szCs w:val="24"/>
        </w:rPr>
        <w:t>Deep Sea Res Part I: Oceanographic Research Papers</w:t>
      </w:r>
      <w:r w:rsidR="009F04D9">
        <w:rPr>
          <w:rFonts w:ascii="Times New Roman" w:hAnsi="Times New Roman" w:cs="Times New Roman"/>
          <w:i/>
          <w:iCs/>
          <w:sz w:val="24"/>
          <w:szCs w:val="24"/>
        </w:rPr>
        <w:t xml:space="preserve"> </w:t>
      </w:r>
      <w:r w:rsidR="009F04D9">
        <w:rPr>
          <w:rFonts w:ascii="Times New Roman" w:hAnsi="Times New Roman" w:cs="Times New Roman"/>
          <w:iCs/>
          <w:sz w:val="24"/>
          <w:szCs w:val="24"/>
        </w:rPr>
        <w:t>1995;</w:t>
      </w:r>
      <w:r w:rsidRPr="00925CC8">
        <w:rPr>
          <w:rFonts w:ascii="Times New Roman" w:hAnsi="Times New Roman" w:cs="Times New Roman"/>
          <w:sz w:val="24"/>
          <w:szCs w:val="24"/>
        </w:rPr>
        <w:t>42: 641–73.</w:t>
      </w:r>
      <w:del w:id="519" w:author="Florian Lüskow" w:date="2024-08-05T14:31:00Z" w16du:dateUtc="2024-08-05T12:31:00Z">
        <w:r w:rsidRPr="00925CC8" w:rsidDel="009A4C07">
          <w:rPr>
            <w:rFonts w:ascii="Times New Roman" w:hAnsi="Times New Roman" w:cs="Times New Roman"/>
            <w:sz w:val="24"/>
            <w:szCs w:val="24"/>
          </w:rPr>
          <w:delText xml:space="preserve"> </w:delText>
        </w:r>
        <w:r w:rsidR="00000000" w:rsidDel="009A4C07">
          <w:fldChar w:fldCharType="begin"/>
        </w:r>
        <w:r w:rsidR="00000000" w:rsidDel="009A4C07">
          <w:delInstrText>HYPERLINK "https://doi.org/10.1016/0967-0637(95)00021-W"</w:delInstrText>
        </w:r>
        <w:r w:rsidR="00000000" w:rsidDel="009A4C07">
          <w:fldChar w:fldCharType="separate"/>
        </w:r>
        <w:r w:rsidRPr="00925CC8" w:rsidDel="009A4C07">
          <w:rPr>
            <w:rStyle w:val="Hyperlink"/>
            <w:rFonts w:ascii="Times New Roman" w:hAnsi="Times New Roman" w:cs="Times New Roman"/>
            <w:sz w:val="24"/>
            <w:szCs w:val="24"/>
          </w:rPr>
          <w:delText>https://doi.org/10.1016/0967-0637(95)00021-W</w:delText>
        </w:r>
        <w:r w:rsidR="00000000" w:rsidDel="009A4C07">
          <w:rPr>
            <w:rStyle w:val="Hyperlink"/>
            <w:rFonts w:ascii="Times New Roman" w:hAnsi="Times New Roman" w:cs="Times New Roman"/>
            <w:sz w:val="24"/>
            <w:szCs w:val="24"/>
          </w:rPr>
          <w:fldChar w:fldCharType="end"/>
        </w:r>
        <w:r w:rsidRPr="00925CC8" w:rsidDel="009A4C07">
          <w:rPr>
            <w:rFonts w:ascii="Times New Roman" w:hAnsi="Times New Roman" w:cs="Times New Roman"/>
            <w:sz w:val="24"/>
            <w:szCs w:val="24"/>
          </w:rPr>
          <w:delText>.</w:delText>
        </w:r>
      </w:del>
    </w:p>
    <w:p w14:paraId="214C086A" w14:textId="04CB39E8" w:rsidR="00264C6E" w:rsidRPr="006A5CE2" w:rsidRDefault="00264C6E" w:rsidP="00D026B6">
      <w:pPr>
        <w:rPr>
          <w:rFonts w:ascii="Times New Roman" w:hAnsi="Times New Roman" w:cs="Times New Roman"/>
          <w:sz w:val="24"/>
          <w:szCs w:val="24"/>
        </w:rPr>
      </w:pPr>
      <w:r w:rsidRPr="00264C6E">
        <w:rPr>
          <w:rFonts w:ascii="Times New Roman" w:hAnsi="Times New Roman" w:cs="Times New Roman"/>
          <w:sz w:val="24"/>
          <w:szCs w:val="24"/>
        </w:rPr>
        <w:t xml:space="preserve">Pakhomov EA, Hunt BPV. Macrozooplankton and micronekton dynamics during the Antarctic winter. </w:t>
      </w:r>
      <w:r w:rsidRPr="000F7AFF">
        <w:rPr>
          <w:rFonts w:ascii="Times New Roman" w:hAnsi="Times New Roman" w:cs="Times New Roman"/>
          <w:i/>
          <w:sz w:val="24"/>
          <w:szCs w:val="24"/>
        </w:rPr>
        <w:t>Rep Pol</w:t>
      </w:r>
      <w:del w:id="520" w:author="Florian Lüskow" w:date="2024-08-05T14:31:00Z" w16du:dateUtc="2024-08-05T12:31:00Z">
        <w:r w:rsidRPr="000F7AFF" w:rsidDel="009A4C07">
          <w:rPr>
            <w:rFonts w:ascii="Times New Roman" w:hAnsi="Times New Roman" w:cs="Times New Roman"/>
            <w:i/>
            <w:sz w:val="24"/>
            <w:szCs w:val="24"/>
          </w:rPr>
          <w:delText>ar</w:delText>
        </w:r>
      </w:del>
      <w:r w:rsidRPr="000F7AFF">
        <w:rPr>
          <w:rFonts w:ascii="Times New Roman" w:hAnsi="Times New Roman" w:cs="Times New Roman"/>
          <w:i/>
          <w:sz w:val="24"/>
          <w:szCs w:val="24"/>
        </w:rPr>
        <w:t xml:space="preserve"> Mar Res</w:t>
      </w:r>
      <w:r w:rsidRPr="00264C6E">
        <w:rPr>
          <w:rFonts w:ascii="Times New Roman" w:hAnsi="Times New Roman" w:cs="Times New Roman"/>
          <w:sz w:val="24"/>
          <w:szCs w:val="24"/>
        </w:rPr>
        <w:t xml:space="preserve"> </w:t>
      </w:r>
      <w:proofErr w:type="gramStart"/>
      <w:r w:rsidR="000F7AFF">
        <w:rPr>
          <w:rFonts w:ascii="Times New Roman" w:hAnsi="Times New Roman" w:cs="Times New Roman"/>
          <w:sz w:val="24"/>
          <w:szCs w:val="24"/>
        </w:rPr>
        <w:t>2014;</w:t>
      </w:r>
      <w:r w:rsidRPr="000F7AFF">
        <w:rPr>
          <w:rFonts w:ascii="Times New Roman" w:hAnsi="Times New Roman" w:cs="Times New Roman"/>
          <w:b/>
          <w:sz w:val="24"/>
          <w:szCs w:val="24"/>
        </w:rPr>
        <w:t>674</w:t>
      </w:r>
      <w:r w:rsidRPr="00264C6E">
        <w:rPr>
          <w:rFonts w:ascii="Times New Roman" w:hAnsi="Times New Roman" w:cs="Times New Roman"/>
          <w:sz w:val="24"/>
          <w:szCs w:val="24"/>
        </w:rPr>
        <w:t>:31</w:t>
      </w:r>
      <w:proofErr w:type="gramEnd"/>
      <w:ins w:id="521" w:author="Florian Lüskow" w:date="2024-08-05T14:33:00Z" w16du:dateUtc="2024-08-05T12:33:00Z">
        <w:r w:rsidR="009A4C07">
          <w:rPr>
            <w:rFonts w:ascii="Times New Roman" w:hAnsi="Times New Roman" w:cs="Times New Roman"/>
            <w:sz w:val="24"/>
            <w:szCs w:val="24"/>
          </w:rPr>
          <w:t>–</w:t>
        </w:r>
      </w:ins>
      <w:del w:id="522" w:author="Florian Lüskow" w:date="2024-08-05T14:33:00Z" w16du:dateUtc="2024-08-05T12:33:00Z">
        <w:r w:rsidRPr="00264C6E" w:rsidDel="009A4C07">
          <w:rPr>
            <w:rFonts w:ascii="Times New Roman" w:hAnsi="Times New Roman" w:cs="Times New Roman"/>
            <w:sz w:val="24"/>
            <w:szCs w:val="24"/>
          </w:rPr>
          <w:delText>-</w:delText>
        </w:r>
      </w:del>
      <w:r w:rsidRPr="00264C6E">
        <w:rPr>
          <w:rFonts w:ascii="Times New Roman" w:hAnsi="Times New Roman" w:cs="Times New Roman"/>
          <w:sz w:val="24"/>
          <w:szCs w:val="24"/>
        </w:rPr>
        <w:t>36.</w:t>
      </w:r>
    </w:p>
    <w:p w14:paraId="1BA42AF0" w14:textId="67EAC34D" w:rsidR="00D026B6" w:rsidRPr="006A5CE2" w:rsidRDefault="00D026B6" w:rsidP="00D026B6">
      <w:pPr>
        <w:rPr>
          <w:rFonts w:ascii="Times New Roman" w:hAnsi="Times New Roman" w:cs="Times New Roman"/>
          <w:sz w:val="24"/>
          <w:szCs w:val="24"/>
        </w:rPr>
      </w:pPr>
      <w:r w:rsidRPr="006A5CE2">
        <w:rPr>
          <w:rFonts w:ascii="Times New Roman" w:hAnsi="Times New Roman" w:cs="Times New Roman"/>
          <w:sz w:val="24"/>
          <w:szCs w:val="24"/>
        </w:rPr>
        <w:lastRenderedPageBreak/>
        <w:t>Pakhomov EA, Hunt BPV</w:t>
      </w:r>
      <w:r w:rsidR="00413240">
        <w:rPr>
          <w:rFonts w:ascii="Times New Roman" w:hAnsi="Times New Roman" w:cs="Times New Roman"/>
          <w:sz w:val="24"/>
          <w:szCs w:val="24"/>
        </w:rPr>
        <w:t>.</w:t>
      </w:r>
      <w:r w:rsidRPr="006A5CE2">
        <w:rPr>
          <w:rFonts w:ascii="Times New Roman" w:hAnsi="Times New Roman" w:cs="Times New Roman"/>
          <w:sz w:val="24"/>
          <w:szCs w:val="24"/>
        </w:rPr>
        <w:t xml:space="preserve"> Trans-Atlantic variability in ecology of the pelagic tunicate </w:t>
      </w:r>
      <w:r w:rsidRPr="006A5CE2">
        <w:rPr>
          <w:rFonts w:ascii="Times New Roman" w:hAnsi="Times New Roman" w:cs="Times New Roman"/>
          <w:i/>
          <w:sz w:val="24"/>
          <w:szCs w:val="24"/>
        </w:rPr>
        <w:t>Salpa thompsoni</w:t>
      </w:r>
      <w:r w:rsidRPr="006A5CE2">
        <w:rPr>
          <w:rFonts w:ascii="Times New Roman" w:hAnsi="Times New Roman" w:cs="Times New Roman"/>
          <w:sz w:val="24"/>
          <w:szCs w:val="24"/>
        </w:rPr>
        <w:t xml:space="preserve"> near the Antarctic Polar Front. </w:t>
      </w:r>
      <w:r w:rsidRPr="00413240">
        <w:rPr>
          <w:rFonts w:ascii="Times New Roman" w:hAnsi="Times New Roman" w:cs="Times New Roman"/>
          <w:i/>
          <w:sz w:val="24"/>
          <w:szCs w:val="24"/>
        </w:rPr>
        <w:t>Deep-Sea Res II</w:t>
      </w:r>
      <w:r w:rsidRPr="006A5CE2">
        <w:rPr>
          <w:rFonts w:ascii="Times New Roman" w:hAnsi="Times New Roman" w:cs="Times New Roman"/>
          <w:sz w:val="24"/>
          <w:szCs w:val="24"/>
        </w:rPr>
        <w:t xml:space="preserve"> </w:t>
      </w:r>
      <w:proofErr w:type="gramStart"/>
      <w:r w:rsidR="00413240">
        <w:rPr>
          <w:rFonts w:ascii="Times New Roman" w:hAnsi="Times New Roman" w:cs="Times New Roman"/>
          <w:sz w:val="24"/>
          <w:szCs w:val="24"/>
        </w:rPr>
        <w:t>2017;</w:t>
      </w:r>
      <w:r w:rsidRPr="00413240">
        <w:rPr>
          <w:rFonts w:ascii="Times New Roman" w:hAnsi="Times New Roman" w:cs="Times New Roman"/>
          <w:b/>
          <w:sz w:val="24"/>
          <w:szCs w:val="24"/>
        </w:rPr>
        <w:t>138</w:t>
      </w:r>
      <w:r w:rsidRPr="006A5CE2">
        <w:rPr>
          <w:rFonts w:ascii="Times New Roman" w:hAnsi="Times New Roman" w:cs="Times New Roman"/>
          <w:sz w:val="24"/>
          <w:szCs w:val="24"/>
        </w:rPr>
        <w:t>:126</w:t>
      </w:r>
      <w:proofErr w:type="gramEnd"/>
      <w:ins w:id="523" w:author="Florian Lüskow" w:date="2024-08-05T14:33:00Z" w16du:dateUtc="2024-08-05T12:33:00Z">
        <w:r w:rsidR="009A4C07">
          <w:rPr>
            <w:rFonts w:ascii="Times New Roman" w:hAnsi="Times New Roman" w:cs="Times New Roman"/>
            <w:sz w:val="24"/>
            <w:szCs w:val="24"/>
          </w:rPr>
          <w:t>–</w:t>
        </w:r>
      </w:ins>
      <w:del w:id="524" w:author="Florian Lüskow" w:date="2024-08-05T14:33:00Z" w16du:dateUtc="2024-08-05T12:33:00Z">
        <w:r w:rsidRPr="006A5CE2" w:rsidDel="009A4C07">
          <w:rPr>
            <w:rFonts w:ascii="Times New Roman" w:hAnsi="Times New Roman" w:cs="Times New Roman"/>
            <w:sz w:val="24"/>
            <w:szCs w:val="24"/>
          </w:rPr>
          <w:delText>-</w:delText>
        </w:r>
      </w:del>
      <w:r w:rsidRPr="006A5CE2">
        <w:rPr>
          <w:rFonts w:ascii="Times New Roman" w:hAnsi="Times New Roman" w:cs="Times New Roman"/>
          <w:sz w:val="24"/>
          <w:szCs w:val="24"/>
        </w:rPr>
        <w:t>140</w:t>
      </w:r>
      <w:r w:rsidR="00413240">
        <w:rPr>
          <w:rFonts w:ascii="Times New Roman" w:hAnsi="Times New Roman" w:cs="Times New Roman"/>
          <w:sz w:val="24"/>
          <w:szCs w:val="24"/>
        </w:rPr>
        <w:t>.</w:t>
      </w:r>
    </w:p>
    <w:p w14:paraId="041002FF" w14:textId="7333B4BB" w:rsidR="00D026B6" w:rsidRDefault="00D026B6" w:rsidP="00D026B6">
      <w:pPr>
        <w:rPr>
          <w:rFonts w:ascii="Times New Roman" w:hAnsi="Times New Roman" w:cs="Times New Roman"/>
          <w:sz w:val="24"/>
          <w:szCs w:val="24"/>
        </w:rPr>
      </w:pPr>
      <w:r w:rsidRPr="006A5CE2">
        <w:rPr>
          <w:rFonts w:ascii="Times New Roman" w:hAnsi="Times New Roman" w:cs="Times New Roman"/>
          <w:sz w:val="24"/>
          <w:szCs w:val="24"/>
        </w:rPr>
        <w:t>Pakhomov EA, Froneman PW, Perissinotto R</w:t>
      </w:r>
      <w:r w:rsidR="00413240">
        <w:rPr>
          <w:rFonts w:ascii="Times New Roman" w:hAnsi="Times New Roman" w:cs="Times New Roman"/>
          <w:sz w:val="24"/>
          <w:szCs w:val="24"/>
        </w:rPr>
        <w:t>.</w:t>
      </w:r>
      <w:r w:rsidRPr="006A5CE2">
        <w:rPr>
          <w:rFonts w:ascii="Times New Roman" w:hAnsi="Times New Roman" w:cs="Times New Roman"/>
          <w:sz w:val="24"/>
          <w:szCs w:val="24"/>
        </w:rPr>
        <w:t xml:space="preserve"> Salp/krill interactions in the Southern Ocean: spatial segregation and implications for the carbon flux. </w:t>
      </w:r>
      <w:r w:rsidRPr="00413240">
        <w:rPr>
          <w:rFonts w:ascii="Times New Roman" w:hAnsi="Times New Roman" w:cs="Times New Roman"/>
          <w:i/>
          <w:sz w:val="24"/>
          <w:szCs w:val="24"/>
        </w:rPr>
        <w:t>Deep-Sea Res II</w:t>
      </w:r>
      <w:r w:rsidRPr="006A5CE2">
        <w:rPr>
          <w:rFonts w:ascii="Times New Roman" w:hAnsi="Times New Roman" w:cs="Times New Roman"/>
          <w:sz w:val="24"/>
          <w:szCs w:val="24"/>
        </w:rPr>
        <w:t xml:space="preserve"> </w:t>
      </w:r>
      <w:proofErr w:type="gramStart"/>
      <w:r w:rsidR="00413240">
        <w:rPr>
          <w:rFonts w:ascii="Times New Roman" w:hAnsi="Times New Roman" w:cs="Times New Roman"/>
          <w:sz w:val="24"/>
          <w:szCs w:val="24"/>
        </w:rPr>
        <w:t>2002;</w:t>
      </w:r>
      <w:r w:rsidRPr="00413240">
        <w:rPr>
          <w:rFonts w:ascii="Times New Roman" w:hAnsi="Times New Roman" w:cs="Times New Roman"/>
          <w:b/>
          <w:sz w:val="24"/>
          <w:szCs w:val="24"/>
        </w:rPr>
        <w:t>49</w:t>
      </w:r>
      <w:r w:rsidRPr="006A5CE2">
        <w:rPr>
          <w:rFonts w:ascii="Times New Roman" w:hAnsi="Times New Roman" w:cs="Times New Roman"/>
          <w:sz w:val="24"/>
          <w:szCs w:val="24"/>
        </w:rPr>
        <w:t>:1881</w:t>
      </w:r>
      <w:proofErr w:type="gramEnd"/>
      <w:ins w:id="525" w:author="Florian Lüskow" w:date="2024-08-05T14:33:00Z" w16du:dateUtc="2024-08-05T12:33:00Z">
        <w:r w:rsidR="009A4C07">
          <w:rPr>
            <w:rFonts w:ascii="Times New Roman" w:hAnsi="Times New Roman" w:cs="Times New Roman"/>
            <w:sz w:val="24"/>
            <w:szCs w:val="24"/>
          </w:rPr>
          <w:t>–</w:t>
        </w:r>
      </w:ins>
      <w:del w:id="526" w:author="Florian Lüskow" w:date="2024-08-05T14:33:00Z" w16du:dateUtc="2024-08-05T12:33:00Z">
        <w:r w:rsidRPr="006A5CE2" w:rsidDel="009A4C07">
          <w:rPr>
            <w:rFonts w:ascii="Times New Roman" w:hAnsi="Times New Roman" w:cs="Times New Roman"/>
            <w:sz w:val="24"/>
            <w:szCs w:val="24"/>
          </w:rPr>
          <w:delText>-</w:delText>
        </w:r>
      </w:del>
      <w:r w:rsidRPr="006A5CE2">
        <w:rPr>
          <w:rFonts w:ascii="Times New Roman" w:hAnsi="Times New Roman" w:cs="Times New Roman"/>
          <w:sz w:val="24"/>
          <w:szCs w:val="24"/>
        </w:rPr>
        <w:t>1907</w:t>
      </w:r>
      <w:r w:rsidR="00413240">
        <w:rPr>
          <w:rFonts w:ascii="Times New Roman" w:hAnsi="Times New Roman" w:cs="Times New Roman"/>
          <w:sz w:val="24"/>
          <w:szCs w:val="24"/>
        </w:rPr>
        <w:t>.</w:t>
      </w:r>
    </w:p>
    <w:p w14:paraId="79E46AB2" w14:textId="4AA33294" w:rsidR="00AC3EA4" w:rsidRPr="006A5CE2" w:rsidRDefault="00AC3EA4" w:rsidP="00D026B6">
      <w:pPr>
        <w:rPr>
          <w:rFonts w:ascii="Times New Roman" w:hAnsi="Times New Roman" w:cs="Times New Roman"/>
          <w:sz w:val="24"/>
          <w:szCs w:val="24"/>
        </w:rPr>
      </w:pPr>
      <w:r w:rsidRPr="00AC3EA4">
        <w:rPr>
          <w:rFonts w:ascii="Times New Roman" w:hAnsi="Times New Roman" w:cs="Times New Roman"/>
          <w:sz w:val="24"/>
          <w:szCs w:val="24"/>
        </w:rPr>
        <w:t>Pakhomov EA, Dubischar CD, Hunt BPV, Strass V, Cisewski B, Siegel V, von Harbou L, Gurney L, Kitchener J</w:t>
      </w:r>
      <w:r>
        <w:rPr>
          <w:rFonts w:ascii="Times New Roman" w:hAnsi="Times New Roman" w:cs="Times New Roman"/>
          <w:sz w:val="24"/>
          <w:szCs w:val="24"/>
        </w:rPr>
        <w:t>,</w:t>
      </w:r>
      <w:r w:rsidRPr="00AC3EA4">
        <w:rPr>
          <w:rFonts w:ascii="Times New Roman" w:hAnsi="Times New Roman" w:cs="Times New Roman"/>
          <w:sz w:val="24"/>
          <w:szCs w:val="24"/>
        </w:rPr>
        <w:t xml:space="preserve"> Bathmann U. Biology and life cycles of pelagic tunicates in the Lazarev Sea, Southern Ocean. </w:t>
      </w:r>
      <w:r w:rsidRPr="00AC3EA4">
        <w:rPr>
          <w:rFonts w:ascii="Times New Roman" w:hAnsi="Times New Roman" w:cs="Times New Roman"/>
          <w:i/>
          <w:sz w:val="24"/>
          <w:szCs w:val="24"/>
        </w:rPr>
        <w:t>Deep-Sea Res II</w:t>
      </w:r>
      <w:r>
        <w:rPr>
          <w:rFonts w:ascii="Times New Roman" w:hAnsi="Times New Roman" w:cs="Times New Roman"/>
          <w:sz w:val="24"/>
          <w:szCs w:val="24"/>
        </w:rPr>
        <w:t xml:space="preserve"> </w:t>
      </w:r>
      <w:proofErr w:type="gramStart"/>
      <w:r>
        <w:rPr>
          <w:rFonts w:ascii="Times New Roman" w:hAnsi="Times New Roman" w:cs="Times New Roman"/>
          <w:sz w:val="24"/>
          <w:szCs w:val="24"/>
        </w:rPr>
        <w:t>2011;</w:t>
      </w:r>
      <w:r w:rsidRPr="00AC3EA4">
        <w:rPr>
          <w:rFonts w:ascii="Times New Roman" w:hAnsi="Times New Roman" w:cs="Times New Roman"/>
          <w:b/>
          <w:sz w:val="24"/>
          <w:szCs w:val="24"/>
        </w:rPr>
        <w:t>58</w:t>
      </w:r>
      <w:r w:rsidRPr="00AC3EA4">
        <w:rPr>
          <w:rFonts w:ascii="Times New Roman" w:hAnsi="Times New Roman" w:cs="Times New Roman"/>
          <w:sz w:val="24"/>
          <w:szCs w:val="24"/>
        </w:rPr>
        <w:t>:1677</w:t>
      </w:r>
      <w:proofErr w:type="gramEnd"/>
      <w:ins w:id="527" w:author="Florian Lüskow" w:date="2024-08-05T14:33:00Z" w16du:dateUtc="2024-08-05T12:33:00Z">
        <w:r w:rsidR="009A4C07">
          <w:rPr>
            <w:rFonts w:ascii="Times New Roman" w:hAnsi="Times New Roman" w:cs="Times New Roman"/>
            <w:sz w:val="24"/>
            <w:szCs w:val="24"/>
          </w:rPr>
          <w:t>–</w:t>
        </w:r>
      </w:ins>
      <w:del w:id="528" w:author="Florian Lüskow" w:date="2024-08-05T14:33:00Z" w16du:dateUtc="2024-08-05T12:33:00Z">
        <w:r w:rsidRPr="00AC3EA4" w:rsidDel="009A4C07">
          <w:rPr>
            <w:rFonts w:ascii="Times New Roman" w:hAnsi="Times New Roman" w:cs="Times New Roman"/>
            <w:sz w:val="24"/>
            <w:szCs w:val="24"/>
          </w:rPr>
          <w:delText>-</w:delText>
        </w:r>
      </w:del>
      <w:r w:rsidRPr="00AC3EA4">
        <w:rPr>
          <w:rFonts w:ascii="Times New Roman" w:hAnsi="Times New Roman" w:cs="Times New Roman"/>
          <w:sz w:val="24"/>
          <w:szCs w:val="24"/>
        </w:rPr>
        <w:t>1689.</w:t>
      </w:r>
    </w:p>
    <w:p w14:paraId="1F455B5E" w14:textId="309B5408" w:rsidR="001972AB" w:rsidRPr="001972AB" w:rsidRDefault="00D026B6" w:rsidP="009F04D9">
      <w:pPr>
        <w:rPr>
          <w:rFonts w:ascii="Times New Roman" w:eastAsia="Times New Roman" w:hAnsi="Times New Roman" w:cs="Times New Roman"/>
          <w:sz w:val="24"/>
          <w:szCs w:val="24"/>
        </w:rPr>
      </w:pPr>
      <w:r w:rsidRPr="006A5CE2">
        <w:rPr>
          <w:rFonts w:ascii="Times New Roman" w:hAnsi="Times New Roman" w:cs="Times New Roman"/>
          <w:sz w:val="24"/>
          <w:szCs w:val="24"/>
        </w:rPr>
        <w:t>Pauli N-C, Flintrop CM, Konrad C, Pakhomov EA, Swoboda S, Koch F, Wang X-L, Zhang J-C, Brierley AS, Bernasconi M, Meyer B, Iversen MH</w:t>
      </w:r>
      <w:r w:rsidR="00413240">
        <w:rPr>
          <w:rFonts w:ascii="Times New Roman" w:hAnsi="Times New Roman" w:cs="Times New Roman"/>
          <w:sz w:val="24"/>
          <w:szCs w:val="24"/>
        </w:rPr>
        <w:t>.</w:t>
      </w:r>
      <w:r w:rsidRPr="006A5CE2">
        <w:rPr>
          <w:rFonts w:ascii="Times New Roman" w:hAnsi="Times New Roman" w:cs="Times New Roman"/>
          <w:sz w:val="24"/>
          <w:szCs w:val="24"/>
        </w:rPr>
        <w:t xml:space="preserve"> Krill and salp faecal pellets contribute equally to the carbon flux at the Antarctic Peninsula. </w:t>
      </w:r>
      <w:r w:rsidRPr="00413240">
        <w:rPr>
          <w:rFonts w:ascii="Times New Roman" w:hAnsi="Times New Roman" w:cs="Times New Roman"/>
          <w:i/>
          <w:sz w:val="24"/>
          <w:szCs w:val="24"/>
        </w:rPr>
        <w:t>Nature Comm</w:t>
      </w:r>
      <w:r w:rsidRPr="006A5CE2">
        <w:rPr>
          <w:rFonts w:ascii="Times New Roman" w:hAnsi="Times New Roman" w:cs="Times New Roman"/>
          <w:sz w:val="24"/>
          <w:szCs w:val="24"/>
        </w:rPr>
        <w:t xml:space="preserve"> </w:t>
      </w:r>
      <w:proofErr w:type="gramStart"/>
      <w:r w:rsidR="00413240">
        <w:rPr>
          <w:rFonts w:ascii="Times New Roman" w:hAnsi="Times New Roman" w:cs="Times New Roman"/>
          <w:sz w:val="24"/>
          <w:szCs w:val="24"/>
        </w:rPr>
        <w:t>2021;</w:t>
      </w:r>
      <w:r w:rsidRPr="00413240">
        <w:rPr>
          <w:rFonts w:ascii="Times New Roman" w:hAnsi="Times New Roman" w:cs="Times New Roman"/>
          <w:b/>
          <w:sz w:val="24"/>
          <w:szCs w:val="24"/>
        </w:rPr>
        <w:t>12</w:t>
      </w:r>
      <w:r w:rsidRPr="006A5CE2">
        <w:rPr>
          <w:rFonts w:ascii="Times New Roman" w:hAnsi="Times New Roman" w:cs="Times New Roman"/>
          <w:sz w:val="24"/>
          <w:szCs w:val="24"/>
        </w:rPr>
        <w:t>:7168</w:t>
      </w:r>
      <w:proofErr w:type="gramEnd"/>
      <w:r w:rsidR="00413240">
        <w:rPr>
          <w:rFonts w:ascii="Times New Roman" w:hAnsi="Times New Roman" w:cs="Times New Roman"/>
          <w:sz w:val="24"/>
          <w:szCs w:val="24"/>
        </w:rPr>
        <w:t>.</w:t>
      </w:r>
      <w:del w:id="529" w:author="Florian Lüskow" w:date="2024-08-05T14:34:00Z" w16du:dateUtc="2024-08-05T12:34:00Z">
        <w:r w:rsidR="001972AB" w:rsidRPr="001972AB" w:rsidDel="001C7F85">
          <w:rPr>
            <w:rFonts w:ascii="Times New Roman" w:eastAsia="Times New Roman" w:hAnsi="Times New Roman" w:cs="Times New Roman"/>
            <w:sz w:val="24"/>
            <w:szCs w:val="24"/>
          </w:rPr>
          <w:delText>1.</w:delText>
        </w:r>
      </w:del>
    </w:p>
    <w:p w14:paraId="645E64FB" w14:textId="0ECEE6FE" w:rsidR="00732B7C" w:rsidRPr="009F04D9" w:rsidRDefault="00732B7C" w:rsidP="00732B7C">
      <w:pPr>
        <w:rPr>
          <w:rFonts w:ascii="Times New Roman" w:hAnsi="Times New Roman" w:cs="Times New Roman"/>
          <w:sz w:val="24"/>
          <w:szCs w:val="24"/>
        </w:rPr>
      </w:pPr>
      <w:r w:rsidRPr="009F04D9">
        <w:rPr>
          <w:rFonts w:ascii="Times New Roman" w:hAnsi="Times New Roman" w:cs="Times New Roman"/>
          <w:sz w:val="24"/>
          <w:szCs w:val="24"/>
        </w:rPr>
        <w:t xml:space="preserve">Rintoul SR, Naveira Garabato AC. Dynamics of the Southern Ocean </w:t>
      </w:r>
      <w:r w:rsidR="009F04D9">
        <w:rPr>
          <w:rFonts w:ascii="Times New Roman" w:hAnsi="Times New Roman" w:cs="Times New Roman"/>
          <w:sz w:val="24"/>
          <w:szCs w:val="24"/>
        </w:rPr>
        <w:t>c</w:t>
      </w:r>
      <w:r w:rsidRPr="009F04D9">
        <w:rPr>
          <w:rFonts w:ascii="Times New Roman" w:hAnsi="Times New Roman" w:cs="Times New Roman"/>
          <w:sz w:val="24"/>
          <w:szCs w:val="24"/>
        </w:rPr>
        <w:t>irculation</w:t>
      </w:r>
      <w:r w:rsidR="009F04D9">
        <w:rPr>
          <w:rFonts w:ascii="Times New Roman" w:hAnsi="Times New Roman" w:cs="Times New Roman"/>
          <w:sz w:val="24"/>
          <w:szCs w:val="24"/>
        </w:rPr>
        <w:t xml:space="preserve">. </w:t>
      </w:r>
      <w:r w:rsidRPr="009F04D9">
        <w:rPr>
          <w:rFonts w:ascii="Times New Roman" w:hAnsi="Times New Roman" w:cs="Times New Roman"/>
          <w:i/>
          <w:iCs/>
          <w:sz w:val="24"/>
          <w:szCs w:val="24"/>
        </w:rPr>
        <w:t>Intern Geophysics</w:t>
      </w:r>
      <w:r w:rsidR="00960CE2">
        <w:rPr>
          <w:rFonts w:ascii="Times New Roman" w:hAnsi="Times New Roman" w:cs="Times New Roman"/>
          <w:sz w:val="24"/>
          <w:szCs w:val="24"/>
        </w:rPr>
        <w:t xml:space="preserve"> 2013;</w:t>
      </w:r>
      <w:r w:rsidRPr="00960CE2">
        <w:rPr>
          <w:rFonts w:ascii="Times New Roman" w:hAnsi="Times New Roman" w:cs="Times New Roman"/>
          <w:b/>
          <w:sz w:val="24"/>
          <w:szCs w:val="24"/>
        </w:rPr>
        <w:t>103</w:t>
      </w:r>
      <w:r w:rsidRPr="009F04D9">
        <w:rPr>
          <w:rFonts w:ascii="Times New Roman" w:hAnsi="Times New Roman" w:cs="Times New Roman"/>
          <w:sz w:val="24"/>
          <w:szCs w:val="24"/>
        </w:rPr>
        <w:t>:471–</w:t>
      </w:r>
      <w:r w:rsidR="00960CE2">
        <w:rPr>
          <w:rFonts w:ascii="Times New Roman" w:hAnsi="Times New Roman" w:cs="Times New Roman"/>
          <w:sz w:val="24"/>
          <w:szCs w:val="24"/>
        </w:rPr>
        <w:t>4</w:t>
      </w:r>
      <w:r w:rsidRPr="009F04D9">
        <w:rPr>
          <w:rFonts w:ascii="Times New Roman" w:hAnsi="Times New Roman" w:cs="Times New Roman"/>
          <w:sz w:val="24"/>
          <w:szCs w:val="24"/>
        </w:rPr>
        <w:t>92.</w:t>
      </w:r>
      <w:del w:id="530" w:author="Florian Lüskow" w:date="2024-08-05T14:33:00Z" w16du:dateUtc="2024-08-05T12:33:00Z">
        <w:r w:rsidRPr="009F04D9" w:rsidDel="009A4C07">
          <w:rPr>
            <w:rFonts w:ascii="Times New Roman" w:hAnsi="Times New Roman" w:cs="Times New Roman"/>
            <w:sz w:val="24"/>
            <w:szCs w:val="24"/>
          </w:rPr>
          <w:delText xml:space="preserve"> </w:delText>
        </w:r>
        <w:r w:rsidR="00000000" w:rsidDel="009A4C07">
          <w:fldChar w:fldCharType="begin"/>
        </w:r>
        <w:r w:rsidR="00000000" w:rsidDel="009A4C07">
          <w:delInstrText>HYPERLINK "https://doi.org/10.1016/B978-0-12-391851-2.00018-0"</w:delInstrText>
        </w:r>
        <w:r w:rsidR="00000000" w:rsidDel="009A4C07">
          <w:fldChar w:fldCharType="separate"/>
        </w:r>
        <w:r w:rsidRPr="009F04D9" w:rsidDel="009A4C07">
          <w:rPr>
            <w:rStyle w:val="Hyperlink"/>
            <w:rFonts w:ascii="Times New Roman" w:hAnsi="Times New Roman" w:cs="Times New Roman"/>
            <w:sz w:val="24"/>
            <w:szCs w:val="24"/>
          </w:rPr>
          <w:delText>https://doi.org/10.1016/B978-0-12-391851-2.00018-0</w:delText>
        </w:r>
        <w:r w:rsidR="00000000" w:rsidDel="009A4C07">
          <w:rPr>
            <w:rStyle w:val="Hyperlink"/>
            <w:rFonts w:ascii="Times New Roman" w:hAnsi="Times New Roman" w:cs="Times New Roman"/>
            <w:sz w:val="24"/>
            <w:szCs w:val="24"/>
          </w:rPr>
          <w:fldChar w:fldCharType="end"/>
        </w:r>
        <w:r w:rsidRPr="009F04D9" w:rsidDel="009A4C07">
          <w:rPr>
            <w:rFonts w:ascii="Times New Roman" w:hAnsi="Times New Roman" w:cs="Times New Roman"/>
            <w:sz w:val="24"/>
            <w:szCs w:val="24"/>
          </w:rPr>
          <w:delText>.</w:delText>
        </w:r>
      </w:del>
    </w:p>
    <w:p w14:paraId="71C46C8D" w14:textId="2B1D81A6" w:rsidR="001972AB" w:rsidRPr="009F04D9" w:rsidRDefault="001972AB" w:rsidP="001972AB">
      <w:pPr>
        <w:rPr>
          <w:rFonts w:ascii="Times New Roman" w:hAnsi="Times New Roman" w:cs="Times New Roman"/>
          <w:sz w:val="24"/>
          <w:szCs w:val="24"/>
        </w:rPr>
      </w:pPr>
      <w:r w:rsidRPr="009F04D9">
        <w:rPr>
          <w:rFonts w:ascii="Times New Roman" w:hAnsi="Times New Roman" w:cs="Times New Roman"/>
          <w:sz w:val="24"/>
          <w:szCs w:val="24"/>
        </w:rPr>
        <w:t xml:space="preserve">Sokolov S, Rintoul SR. Circumpolar </w:t>
      </w:r>
      <w:r w:rsidR="00960CE2">
        <w:rPr>
          <w:rFonts w:ascii="Times New Roman" w:hAnsi="Times New Roman" w:cs="Times New Roman"/>
          <w:sz w:val="24"/>
          <w:szCs w:val="24"/>
        </w:rPr>
        <w:t>s</w:t>
      </w:r>
      <w:r w:rsidRPr="009F04D9">
        <w:rPr>
          <w:rFonts w:ascii="Times New Roman" w:hAnsi="Times New Roman" w:cs="Times New Roman"/>
          <w:sz w:val="24"/>
          <w:szCs w:val="24"/>
        </w:rPr>
        <w:t xml:space="preserve">tructure and </w:t>
      </w:r>
      <w:r w:rsidR="00960CE2">
        <w:rPr>
          <w:rFonts w:ascii="Times New Roman" w:hAnsi="Times New Roman" w:cs="Times New Roman"/>
          <w:sz w:val="24"/>
          <w:szCs w:val="24"/>
        </w:rPr>
        <w:t>d</w:t>
      </w:r>
      <w:r w:rsidRPr="009F04D9">
        <w:rPr>
          <w:rFonts w:ascii="Times New Roman" w:hAnsi="Times New Roman" w:cs="Times New Roman"/>
          <w:sz w:val="24"/>
          <w:szCs w:val="24"/>
        </w:rPr>
        <w:t xml:space="preserve">istribution of the Antarctic Circumpolar Current Fronts: 2. Variability and </w:t>
      </w:r>
      <w:r w:rsidR="00960CE2">
        <w:rPr>
          <w:rFonts w:ascii="Times New Roman" w:hAnsi="Times New Roman" w:cs="Times New Roman"/>
          <w:sz w:val="24"/>
          <w:szCs w:val="24"/>
        </w:rPr>
        <w:t>r</w:t>
      </w:r>
      <w:r w:rsidRPr="009F04D9">
        <w:rPr>
          <w:rFonts w:ascii="Times New Roman" w:hAnsi="Times New Roman" w:cs="Times New Roman"/>
          <w:sz w:val="24"/>
          <w:szCs w:val="24"/>
        </w:rPr>
        <w:t xml:space="preserve">elationship to </w:t>
      </w:r>
      <w:r w:rsidR="00960CE2">
        <w:rPr>
          <w:rFonts w:ascii="Times New Roman" w:hAnsi="Times New Roman" w:cs="Times New Roman"/>
          <w:sz w:val="24"/>
          <w:szCs w:val="24"/>
        </w:rPr>
        <w:t>s</w:t>
      </w:r>
      <w:r w:rsidRPr="009F04D9">
        <w:rPr>
          <w:rFonts w:ascii="Times New Roman" w:hAnsi="Times New Roman" w:cs="Times New Roman"/>
          <w:sz w:val="24"/>
          <w:szCs w:val="24"/>
        </w:rPr>
        <w:t xml:space="preserve">ea </w:t>
      </w:r>
      <w:r w:rsidR="00960CE2">
        <w:rPr>
          <w:rFonts w:ascii="Times New Roman" w:hAnsi="Times New Roman" w:cs="Times New Roman"/>
          <w:sz w:val="24"/>
          <w:szCs w:val="24"/>
        </w:rPr>
        <w:t>s</w:t>
      </w:r>
      <w:r w:rsidRPr="009F04D9">
        <w:rPr>
          <w:rFonts w:ascii="Times New Roman" w:hAnsi="Times New Roman" w:cs="Times New Roman"/>
          <w:sz w:val="24"/>
          <w:szCs w:val="24"/>
        </w:rPr>
        <w:t xml:space="preserve">urface </w:t>
      </w:r>
      <w:r w:rsidR="00960CE2">
        <w:rPr>
          <w:rFonts w:ascii="Times New Roman" w:hAnsi="Times New Roman" w:cs="Times New Roman"/>
          <w:sz w:val="24"/>
          <w:szCs w:val="24"/>
        </w:rPr>
        <w:t>h</w:t>
      </w:r>
      <w:r w:rsidRPr="009F04D9">
        <w:rPr>
          <w:rFonts w:ascii="Times New Roman" w:hAnsi="Times New Roman" w:cs="Times New Roman"/>
          <w:sz w:val="24"/>
          <w:szCs w:val="24"/>
        </w:rPr>
        <w:t xml:space="preserve">eight. </w:t>
      </w:r>
      <w:r w:rsidRPr="009F04D9">
        <w:rPr>
          <w:rFonts w:ascii="Times New Roman" w:hAnsi="Times New Roman" w:cs="Times New Roman"/>
          <w:i/>
          <w:iCs/>
          <w:sz w:val="24"/>
          <w:szCs w:val="24"/>
        </w:rPr>
        <w:t>J Geophys Res</w:t>
      </w:r>
      <w:r w:rsidR="00960CE2">
        <w:rPr>
          <w:rFonts w:ascii="Times New Roman" w:hAnsi="Times New Roman" w:cs="Times New Roman"/>
          <w:iCs/>
          <w:sz w:val="24"/>
          <w:szCs w:val="24"/>
        </w:rPr>
        <w:t xml:space="preserve"> 2009;</w:t>
      </w:r>
      <w:r w:rsidRPr="009F04D9">
        <w:rPr>
          <w:rFonts w:ascii="Times New Roman" w:hAnsi="Times New Roman" w:cs="Times New Roman"/>
          <w:sz w:val="24"/>
          <w:szCs w:val="24"/>
        </w:rPr>
        <w:t>114</w:t>
      </w:r>
      <w:r w:rsidR="00960CE2">
        <w:rPr>
          <w:rFonts w:ascii="Times New Roman" w:hAnsi="Times New Roman" w:cs="Times New Roman"/>
          <w:sz w:val="24"/>
          <w:szCs w:val="24"/>
        </w:rPr>
        <w:t>:</w:t>
      </w:r>
      <w:r w:rsidRPr="009F04D9">
        <w:rPr>
          <w:rFonts w:ascii="Times New Roman" w:hAnsi="Times New Roman" w:cs="Times New Roman"/>
          <w:sz w:val="24"/>
          <w:szCs w:val="24"/>
        </w:rPr>
        <w:t>C11</w:t>
      </w:r>
      <w:r w:rsidR="00960CE2">
        <w:rPr>
          <w:rFonts w:ascii="Times New Roman" w:hAnsi="Times New Roman" w:cs="Times New Roman"/>
          <w:sz w:val="24"/>
          <w:szCs w:val="24"/>
        </w:rPr>
        <w:t>019</w:t>
      </w:r>
      <w:r w:rsidRPr="009F04D9">
        <w:rPr>
          <w:rFonts w:ascii="Times New Roman" w:hAnsi="Times New Roman" w:cs="Times New Roman"/>
          <w:sz w:val="24"/>
          <w:szCs w:val="24"/>
        </w:rPr>
        <w:t>.</w:t>
      </w:r>
      <w:del w:id="531" w:author="Florian Lüskow" w:date="2024-08-05T14:33:00Z" w16du:dateUtc="2024-08-05T12:33:00Z">
        <w:r w:rsidRPr="009F04D9" w:rsidDel="009A4C07">
          <w:rPr>
            <w:rFonts w:ascii="Times New Roman" w:hAnsi="Times New Roman" w:cs="Times New Roman"/>
            <w:sz w:val="24"/>
            <w:szCs w:val="24"/>
          </w:rPr>
          <w:delText xml:space="preserve"> </w:delText>
        </w:r>
        <w:r w:rsidR="00000000" w:rsidDel="009A4C07">
          <w:fldChar w:fldCharType="begin"/>
        </w:r>
        <w:r w:rsidR="00000000" w:rsidDel="009A4C07">
          <w:delInstrText>HYPERLINK "https://doi.org/10.1029/2008JC005248"</w:delInstrText>
        </w:r>
        <w:r w:rsidR="00000000" w:rsidDel="009A4C07">
          <w:fldChar w:fldCharType="separate"/>
        </w:r>
        <w:r w:rsidRPr="009F04D9" w:rsidDel="009A4C07">
          <w:rPr>
            <w:rStyle w:val="Hyperlink"/>
            <w:rFonts w:ascii="Times New Roman" w:hAnsi="Times New Roman" w:cs="Times New Roman"/>
            <w:sz w:val="24"/>
            <w:szCs w:val="24"/>
          </w:rPr>
          <w:delText>https://doi.org/10.1029/2008JC005248</w:delText>
        </w:r>
        <w:r w:rsidR="00000000" w:rsidDel="009A4C07">
          <w:rPr>
            <w:rStyle w:val="Hyperlink"/>
            <w:rFonts w:ascii="Times New Roman" w:hAnsi="Times New Roman" w:cs="Times New Roman"/>
            <w:sz w:val="24"/>
            <w:szCs w:val="24"/>
          </w:rPr>
          <w:fldChar w:fldCharType="end"/>
        </w:r>
        <w:r w:rsidRPr="009F04D9" w:rsidDel="009A4C07">
          <w:rPr>
            <w:rFonts w:ascii="Times New Roman" w:hAnsi="Times New Roman" w:cs="Times New Roman"/>
            <w:sz w:val="24"/>
            <w:szCs w:val="24"/>
          </w:rPr>
          <w:delText>.</w:delText>
        </w:r>
      </w:del>
    </w:p>
    <w:p w14:paraId="4044D085" w14:textId="0BBD2943" w:rsidR="00EB6D04" w:rsidRPr="006A5CE2" w:rsidRDefault="00A00042" w:rsidP="00D026B6">
      <w:pPr>
        <w:rPr>
          <w:rFonts w:ascii="Times New Roman" w:hAnsi="Times New Roman" w:cs="Times New Roman"/>
          <w:sz w:val="24"/>
          <w:szCs w:val="24"/>
        </w:rPr>
      </w:pPr>
      <w:r w:rsidRPr="00A00042">
        <w:rPr>
          <w:rFonts w:ascii="Times New Roman" w:hAnsi="Times New Roman" w:cs="Times New Roman"/>
          <w:sz w:val="24"/>
          <w:szCs w:val="24"/>
        </w:rPr>
        <w:t>Yang G, Atkinson A, Pakhomov EA, Hill SL, Racault M-F</w:t>
      </w:r>
      <w:r w:rsidR="005D5B23">
        <w:rPr>
          <w:rFonts w:ascii="Times New Roman" w:hAnsi="Times New Roman" w:cs="Times New Roman"/>
          <w:sz w:val="24"/>
          <w:szCs w:val="24"/>
        </w:rPr>
        <w:t>.</w:t>
      </w:r>
      <w:r w:rsidRPr="00A00042">
        <w:rPr>
          <w:rFonts w:ascii="Times New Roman" w:hAnsi="Times New Roman" w:cs="Times New Roman"/>
          <w:sz w:val="24"/>
          <w:szCs w:val="24"/>
        </w:rPr>
        <w:t xml:space="preserve"> Massive circumpolar biomass of the Southern Ocean zooplankton: Implications for food web structure, carbon export, and marine spatial planning. </w:t>
      </w:r>
      <w:r w:rsidRPr="005D5B23">
        <w:rPr>
          <w:rFonts w:ascii="Times New Roman" w:hAnsi="Times New Roman" w:cs="Times New Roman"/>
          <w:i/>
          <w:sz w:val="24"/>
          <w:szCs w:val="24"/>
        </w:rPr>
        <w:t>Limnol Oceanogr</w:t>
      </w:r>
      <w:r>
        <w:rPr>
          <w:rFonts w:ascii="Times New Roman" w:hAnsi="Times New Roman" w:cs="Times New Roman"/>
          <w:sz w:val="24"/>
          <w:szCs w:val="24"/>
        </w:rPr>
        <w:t xml:space="preserve"> </w:t>
      </w:r>
      <w:proofErr w:type="gramStart"/>
      <w:r>
        <w:rPr>
          <w:rFonts w:ascii="Times New Roman" w:hAnsi="Times New Roman" w:cs="Times New Roman"/>
          <w:sz w:val="24"/>
          <w:szCs w:val="24"/>
        </w:rPr>
        <w:t>2022;</w:t>
      </w:r>
      <w:r w:rsidRPr="005D5B23">
        <w:rPr>
          <w:rFonts w:ascii="Times New Roman" w:hAnsi="Times New Roman" w:cs="Times New Roman"/>
          <w:b/>
          <w:sz w:val="24"/>
          <w:szCs w:val="24"/>
        </w:rPr>
        <w:t>67</w:t>
      </w:r>
      <w:r w:rsidRPr="00A00042">
        <w:rPr>
          <w:rFonts w:ascii="Times New Roman" w:hAnsi="Times New Roman" w:cs="Times New Roman"/>
          <w:sz w:val="24"/>
          <w:szCs w:val="24"/>
        </w:rPr>
        <w:t>:2516</w:t>
      </w:r>
      <w:proofErr w:type="gramEnd"/>
      <w:r w:rsidRPr="00A00042">
        <w:rPr>
          <w:rFonts w:ascii="Times New Roman" w:hAnsi="Times New Roman" w:cs="Times New Roman"/>
          <w:sz w:val="24"/>
          <w:szCs w:val="24"/>
        </w:rPr>
        <w:t>-2530.</w:t>
      </w:r>
      <w:del w:id="532" w:author="Florian Lüskow" w:date="2024-08-05T14:33:00Z" w16du:dateUtc="2024-08-05T12:33:00Z">
        <w:r w:rsidRPr="00A00042" w:rsidDel="009A4C07">
          <w:rPr>
            <w:rFonts w:ascii="Times New Roman" w:hAnsi="Times New Roman" w:cs="Times New Roman"/>
            <w:sz w:val="24"/>
            <w:szCs w:val="24"/>
          </w:rPr>
          <w:delText xml:space="preserve"> https://doi.org/10.1002/lno.12219.</w:delText>
        </w:r>
      </w:del>
    </w:p>
    <w:p w14:paraId="2851F29A" w14:textId="77777777" w:rsidR="00C65AB4" w:rsidRDefault="00C65AB4" w:rsidP="008866CC">
      <w:pPr>
        <w:rPr>
          <w:rFonts w:ascii="Times New Roman" w:hAnsi="Times New Roman" w:cs="Times New Roman"/>
          <w:sz w:val="24"/>
          <w:szCs w:val="24"/>
        </w:rPr>
      </w:pPr>
    </w:p>
    <w:p w14:paraId="5FB0F1BA" w14:textId="4530A518" w:rsidR="00C65AB4" w:rsidRPr="00175E59" w:rsidRDefault="00C65AB4" w:rsidP="008866CC">
      <w:pPr>
        <w:rPr>
          <w:rFonts w:ascii="Times New Roman" w:hAnsi="Times New Roman" w:cs="Times New Roman"/>
          <w:sz w:val="24"/>
          <w:szCs w:val="24"/>
        </w:rPr>
        <w:sectPr w:rsidR="00C65AB4" w:rsidRPr="00175E59" w:rsidSect="00E81C17">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709" w:left="1418" w:header="720" w:footer="720" w:gutter="0"/>
          <w:cols w:space="720"/>
          <w:docGrid w:linePitch="360" w:charSpace="-6145"/>
        </w:sectPr>
      </w:pPr>
    </w:p>
    <w:p w14:paraId="68487D83" w14:textId="4EAD80F0" w:rsidR="007F64C0" w:rsidRDefault="00A16063" w:rsidP="008866CC">
      <w:pPr>
        <w:rPr>
          <w:rFonts w:ascii="Times New Roman" w:hAnsi="Times New Roman" w:cs="Times New Roman"/>
          <w:sz w:val="24"/>
          <w:szCs w:val="24"/>
        </w:rPr>
      </w:pPr>
      <w:r w:rsidRPr="00947A88">
        <w:rPr>
          <w:rFonts w:ascii="Times New Roman" w:hAnsi="Times New Roman" w:cs="Times New Roman"/>
          <w:sz w:val="24"/>
          <w:szCs w:val="24"/>
        </w:rPr>
        <w:lastRenderedPageBreak/>
        <w:t>Tab</w:t>
      </w:r>
      <w:r w:rsidR="008866CC" w:rsidRPr="00947A88">
        <w:rPr>
          <w:rFonts w:ascii="Times New Roman" w:hAnsi="Times New Roman" w:cs="Times New Roman"/>
          <w:sz w:val="24"/>
          <w:szCs w:val="24"/>
        </w:rPr>
        <w:t>le</w:t>
      </w:r>
      <w:r w:rsidRPr="00947A88">
        <w:rPr>
          <w:rFonts w:ascii="Times New Roman" w:hAnsi="Times New Roman" w:cs="Times New Roman"/>
          <w:sz w:val="24"/>
          <w:szCs w:val="24"/>
        </w:rPr>
        <w:t xml:space="preserve"> 1</w:t>
      </w:r>
      <w:r w:rsidRPr="008866CC">
        <w:rPr>
          <w:rFonts w:ascii="Times New Roman" w:hAnsi="Times New Roman" w:cs="Times New Roman"/>
          <w:sz w:val="24"/>
          <w:szCs w:val="24"/>
        </w:rPr>
        <w:t>:</w:t>
      </w:r>
      <w:r w:rsidR="009B7BBD">
        <w:rPr>
          <w:rFonts w:ascii="Times New Roman" w:hAnsi="Times New Roman" w:cs="Times New Roman"/>
          <w:sz w:val="24"/>
          <w:szCs w:val="24"/>
        </w:rPr>
        <w:t xml:space="preserve"> Station </w:t>
      </w:r>
      <w:ins w:id="533" w:author="Florian Lüskow" w:date="2024-08-05T14:36:00Z" w16du:dateUtc="2024-08-05T12:36:00Z">
        <w:r w:rsidR="00D12FA9">
          <w:rPr>
            <w:rFonts w:ascii="Times New Roman" w:hAnsi="Times New Roman" w:cs="Times New Roman"/>
            <w:sz w:val="24"/>
            <w:szCs w:val="24"/>
          </w:rPr>
          <w:t xml:space="preserve">(Stn.) </w:t>
        </w:r>
      </w:ins>
      <w:r w:rsidR="009B7BBD">
        <w:rPr>
          <w:rFonts w:ascii="Times New Roman" w:hAnsi="Times New Roman" w:cs="Times New Roman"/>
          <w:sz w:val="24"/>
          <w:szCs w:val="24"/>
        </w:rPr>
        <w:t>information</w:t>
      </w:r>
      <w:r w:rsidR="0051187F">
        <w:rPr>
          <w:rFonts w:ascii="Times New Roman" w:hAnsi="Times New Roman" w:cs="Times New Roman"/>
          <w:sz w:val="24"/>
          <w:szCs w:val="24"/>
        </w:rPr>
        <w:t>, mean temperature (</w:t>
      </w:r>
      <w:commentRangeStart w:id="534"/>
      <w:r w:rsidR="0051187F">
        <w:rPr>
          <w:rFonts w:ascii="Times New Roman" w:hAnsi="Times New Roman" w:cs="Times New Roman"/>
          <w:sz w:val="24"/>
          <w:szCs w:val="24"/>
        </w:rPr>
        <w:t>T</w:t>
      </w:r>
      <w:commentRangeEnd w:id="534"/>
      <w:r w:rsidR="000A63F0">
        <w:rPr>
          <w:rStyle w:val="CommentReference"/>
        </w:rPr>
        <w:commentReference w:id="534"/>
      </w:r>
      <w:r w:rsidR="0051187F">
        <w:rPr>
          <w:rFonts w:ascii="Times New Roman" w:hAnsi="Times New Roman" w:cs="Times New Roman"/>
          <w:sz w:val="24"/>
          <w:szCs w:val="24"/>
        </w:rPr>
        <w:t>) data,</w:t>
      </w:r>
      <w:r w:rsidR="009B7BBD">
        <w:rPr>
          <w:rFonts w:ascii="Times New Roman" w:hAnsi="Times New Roman" w:cs="Times New Roman"/>
          <w:sz w:val="24"/>
          <w:szCs w:val="24"/>
        </w:rPr>
        <w:t xml:space="preserve"> and </w:t>
      </w:r>
      <w:r w:rsidRPr="008866CC">
        <w:rPr>
          <w:rFonts w:ascii="Times New Roman" w:hAnsi="Times New Roman" w:cs="Times New Roman"/>
          <w:i/>
          <w:sz w:val="24"/>
          <w:szCs w:val="24"/>
        </w:rPr>
        <w:t>Salpa thompsoni</w:t>
      </w:r>
      <w:r w:rsidRPr="008866CC">
        <w:rPr>
          <w:rFonts w:ascii="Times New Roman" w:hAnsi="Times New Roman" w:cs="Times New Roman"/>
          <w:sz w:val="24"/>
          <w:szCs w:val="24"/>
        </w:rPr>
        <w:t xml:space="preserve"> </w:t>
      </w:r>
      <w:del w:id="535" w:author="Florian Lüskow" w:date="2024-08-05T14:35:00Z" w16du:dateUtc="2024-08-05T12:35:00Z">
        <w:r w:rsidRPr="008866CC" w:rsidDel="000A63F0">
          <w:rPr>
            <w:rFonts w:ascii="Times New Roman" w:hAnsi="Times New Roman" w:cs="Times New Roman"/>
            <w:sz w:val="24"/>
            <w:szCs w:val="24"/>
          </w:rPr>
          <w:delText xml:space="preserve">density </w:delText>
        </w:r>
      </w:del>
      <w:ins w:id="536" w:author="Florian Lüskow" w:date="2024-08-05T14:35:00Z" w16du:dateUtc="2024-08-05T12:35:00Z">
        <w:r w:rsidR="000A63F0">
          <w:rPr>
            <w:rFonts w:ascii="Times New Roman" w:hAnsi="Times New Roman" w:cs="Times New Roman"/>
            <w:sz w:val="24"/>
            <w:szCs w:val="24"/>
          </w:rPr>
          <w:t>abundance</w:t>
        </w:r>
        <w:r w:rsidR="000A63F0" w:rsidRPr="008866CC">
          <w:rPr>
            <w:rFonts w:ascii="Times New Roman" w:hAnsi="Times New Roman" w:cs="Times New Roman"/>
            <w:sz w:val="24"/>
            <w:szCs w:val="24"/>
          </w:rPr>
          <w:t xml:space="preserve"> </w:t>
        </w:r>
      </w:ins>
      <w:r w:rsidRPr="008866CC">
        <w:rPr>
          <w:rFonts w:ascii="Times New Roman" w:hAnsi="Times New Roman" w:cs="Times New Roman"/>
          <w:sz w:val="24"/>
          <w:szCs w:val="24"/>
        </w:rPr>
        <w:t xml:space="preserve">values. PS: process station; </w:t>
      </w:r>
      <w:del w:id="537" w:author="Florian Lüskow" w:date="2024-08-05T14:35:00Z" w16du:dateUtc="2024-08-05T12:35:00Z">
        <w:r w:rsidRPr="008866CC" w:rsidDel="000A63F0">
          <w:rPr>
            <w:rFonts w:ascii="Times New Roman" w:hAnsi="Times New Roman" w:cs="Times New Roman"/>
            <w:sz w:val="24"/>
            <w:szCs w:val="24"/>
          </w:rPr>
          <w:delText>A/S</w:delText>
        </w:r>
      </w:del>
      <w:ins w:id="538" w:author="Florian Lüskow" w:date="2024-08-05T14:35:00Z" w16du:dateUtc="2024-08-05T12:35:00Z">
        <w:r w:rsidR="000A63F0">
          <w:rPr>
            <w:rFonts w:ascii="Times New Roman" w:hAnsi="Times New Roman" w:cs="Times New Roman"/>
            <w:sz w:val="24"/>
            <w:szCs w:val="24"/>
          </w:rPr>
          <w:t>BOR</w:t>
        </w:r>
      </w:ins>
      <w:r w:rsidRPr="008866CC">
        <w:rPr>
          <w:rFonts w:ascii="Times New Roman" w:hAnsi="Times New Roman" w:cs="Times New Roman"/>
          <w:sz w:val="24"/>
          <w:szCs w:val="24"/>
        </w:rPr>
        <w:t xml:space="preserve">: </w:t>
      </w:r>
      <w:del w:id="539" w:author="Florian Lüskow" w:date="2024-08-05T14:35:00Z" w16du:dateUtc="2024-08-05T12:35:00Z">
        <w:r w:rsidR="0051187F" w:rsidDel="000A63F0">
          <w:rPr>
            <w:rFonts w:ascii="Times New Roman" w:hAnsi="Times New Roman" w:cs="Times New Roman"/>
            <w:sz w:val="24"/>
            <w:szCs w:val="24"/>
          </w:rPr>
          <w:delText>blastozooid</w:delText>
        </w:r>
        <w:r w:rsidRPr="008866CC" w:rsidDel="000A63F0">
          <w:rPr>
            <w:rFonts w:ascii="Times New Roman" w:hAnsi="Times New Roman" w:cs="Times New Roman"/>
            <w:sz w:val="24"/>
            <w:szCs w:val="24"/>
          </w:rPr>
          <w:delText xml:space="preserve"> </w:delText>
        </w:r>
      </w:del>
      <w:ins w:id="540" w:author="Florian Lüskow" w:date="2024-08-05T14:35:00Z" w16du:dateUtc="2024-08-05T12:35:00Z">
        <w:r w:rsidR="000A63F0">
          <w:rPr>
            <w:rFonts w:ascii="Times New Roman" w:hAnsi="Times New Roman" w:cs="Times New Roman"/>
            <w:sz w:val="24"/>
            <w:szCs w:val="24"/>
          </w:rPr>
          <w:t>blastozooid</w:t>
        </w:r>
        <w:r w:rsidR="000A63F0">
          <w:rPr>
            <w:rFonts w:ascii="Times New Roman" w:hAnsi="Times New Roman" w:cs="Times New Roman"/>
            <w:sz w:val="24"/>
            <w:szCs w:val="24"/>
          </w:rPr>
          <w:t>-</w:t>
        </w:r>
      </w:ins>
      <w:del w:id="541" w:author="Florian Lüskow" w:date="2024-08-05T14:35:00Z" w16du:dateUtc="2024-08-05T12:35:00Z">
        <w:r w:rsidRPr="008866CC" w:rsidDel="000A63F0">
          <w:rPr>
            <w:rFonts w:ascii="Times New Roman" w:hAnsi="Times New Roman" w:cs="Times New Roman"/>
            <w:sz w:val="24"/>
            <w:szCs w:val="24"/>
          </w:rPr>
          <w:delText xml:space="preserve">to </w:delText>
        </w:r>
      </w:del>
      <w:ins w:id="542" w:author="Florian Lüskow" w:date="2024-08-05T14:35:00Z" w16du:dateUtc="2024-08-05T12:35:00Z">
        <w:r w:rsidR="000A63F0" w:rsidRPr="008866CC">
          <w:rPr>
            <w:rFonts w:ascii="Times New Roman" w:hAnsi="Times New Roman" w:cs="Times New Roman"/>
            <w:sz w:val="24"/>
            <w:szCs w:val="24"/>
          </w:rPr>
          <w:t>to</w:t>
        </w:r>
        <w:r w:rsidR="000A63F0">
          <w:rPr>
            <w:rFonts w:ascii="Times New Roman" w:hAnsi="Times New Roman" w:cs="Times New Roman"/>
            <w:sz w:val="24"/>
            <w:szCs w:val="24"/>
          </w:rPr>
          <w:t>-</w:t>
        </w:r>
      </w:ins>
      <w:r w:rsidR="0051187F">
        <w:rPr>
          <w:rFonts w:ascii="Times New Roman" w:hAnsi="Times New Roman" w:cs="Times New Roman"/>
          <w:sz w:val="24"/>
          <w:szCs w:val="24"/>
        </w:rPr>
        <w:t>oozooid</w:t>
      </w:r>
      <w:r w:rsidRPr="008866CC">
        <w:rPr>
          <w:rFonts w:ascii="Times New Roman" w:hAnsi="Times New Roman" w:cs="Times New Roman"/>
          <w:sz w:val="24"/>
          <w:szCs w:val="24"/>
        </w:rPr>
        <w:t xml:space="preserve"> ratio; D/N: daytime or</w:t>
      </w:r>
      <w:r w:rsidR="0051187F">
        <w:rPr>
          <w:rFonts w:ascii="Times New Roman" w:hAnsi="Times New Roman" w:cs="Times New Roman"/>
          <w:sz w:val="24"/>
          <w:szCs w:val="24"/>
        </w:rPr>
        <w:t xml:space="preserve"> nighttime; SG: South Georgia; </w:t>
      </w:r>
      <w:r w:rsidRPr="008866CC">
        <w:rPr>
          <w:rFonts w:ascii="Times New Roman" w:hAnsi="Times New Roman" w:cs="Times New Roman"/>
          <w:sz w:val="24"/>
          <w:szCs w:val="24"/>
        </w:rPr>
        <w:t>PF:</w:t>
      </w:r>
      <w:r w:rsidR="002C64F3" w:rsidRPr="008866CC">
        <w:rPr>
          <w:rFonts w:ascii="Times New Roman" w:hAnsi="Times New Roman" w:cs="Times New Roman"/>
          <w:sz w:val="24"/>
          <w:szCs w:val="24"/>
        </w:rPr>
        <w:t xml:space="preserve"> </w:t>
      </w:r>
      <w:r w:rsidRPr="008866CC">
        <w:rPr>
          <w:rFonts w:ascii="Times New Roman" w:hAnsi="Times New Roman" w:cs="Times New Roman"/>
          <w:sz w:val="24"/>
          <w:szCs w:val="24"/>
        </w:rPr>
        <w:t xml:space="preserve">Polar Front; SSI: South </w:t>
      </w:r>
      <w:r w:rsidR="008866CC">
        <w:rPr>
          <w:rFonts w:ascii="Times New Roman" w:hAnsi="Times New Roman" w:cs="Times New Roman"/>
          <w:sz w:val="24"/>
          <w:szCs w:val="24"/>
        </w:rPr>
        <w:t>S</w:t>
      </w:r>
      <w:r w:rsidRPr="008866CC">
        <w:rPr>
          <w:rFonts w:ascii="Times New Roman" w:hAnsi="Times New Roman" w:cs="Times New Roman"/>
          <w:sz w:val="24"/>
          <w:szCs w:val="24"/>
        </w:rPr>
        <w:t>andwich Islands</w:t>
      </w:r>
      <w:r w:rsidR="0051187F">
        <w:rPr>
          <w:rFonts w:ascii="Times New Roman" w:hAnsi="Times New Roman" w:cs="Times New Roman"/>
          <w:sz w:val="24"/>
          <w:szCs w:val="24"/>
        </w:rPr>
        <w:t xml:space="preserve">; </w:t>
      </w:r>
      <w:r w:rsidR="0051187F" w:rsidRPr="0051187F">
        <w:rPr>
          <w:rFonts w:ascii="Times New Roman" w:hAnsi="Times New Roman" w:cs="Times New Roman"/>
          <w:sz w:val="24"/>
          <w:szCs w:val="24"/>
        </w:rPr>
        <w:t>ML: mixed layer, MLD: mixed layer depth, T</w:t>
      </w:r>
      <w:r w:rsidR="0051187F" w:rsidRPr="0051187F">
        <w:rPr>
          <w:rFonts w:ascii="Times New Roman" w:hAnsi="Times New Roman" w:cs="Times New Roman"/>
          <w:sz w:val="24"/>
          <w:szCs w:val="24"/>
          <w:vertAlign w:val="subscript"/>
        </w:rPr>
        <w:t>min</w:t>
      </w:r>
      <w:r w:rsidR="0051187F">
        <w:rPr>
          <w:rFonts w:ascii="Times New Roman" w:hAnsi="Times New Roman" w:cs="Times New Roman"/>
          <w:sz w:val="24"/>
          <w:szCs w:val="24"/>
        </w:rPr>
        <w:t>:</w:t>
      </w:r>
      <w:r w:rsidR="0051187F" w:rsidRPr="0051187F">
        <w:rPr>
          <w:rFonts w:ascii="Times New Roman" w:hAnsi="Times New Roman" w:cs="Times New Roman"/>
          <w:sz w:val="24"/>
          <w:szCs w:val="24"/>
        </w:rPr>
        <w:t xml:space="preserve"> minimum temperature in upper 500 m indicative of wintertime conditions</w:t>
      </w:r>
      <w:r w:rsidR="0051187F">
        <w:rPr>
          <w:rFonts w:ascii="Times New Roman" w:hAnsi="Times New Roman" w:cs="Times New Roman"/>
          <w:sz w:val="24"/>
          <w:szCs w:val="24"/>
        </w:rPr>
        <w:t>;</w:t>
      </w:r>
      <w:r w:rsidR="0051187F" w:rsidRPr="0051187F">
        <w:rPr>
          <w:rFonts w:ascii="Times New Roman" w:hAnsi="Times New Roman" w:cs="Times New Roman"/>
          <w:sz w:val="24"/>
          <w:szCs w:val="24"/>
        </w:rPr>
        <w:t xml:space="preserve"> SACCF: Southern </w:t>
      </w:r>
      <w:commentRangeStart w:id="543"/>
      <w:r w:rsidR="0051187F" w:rsidRPr="0051187F">
        <w:rPr>
          <w:rFonts w:ascii="Times New Roman" w:hAnsi="Times New Roman" w:cs="Times New Roman"/>
          <w:sz w:val="24"/>
          <w:szCs w:val="24"/>
        </w:rPr>
        <w:t>ACC</w:t>
      </w:r>
      <w:commentRangeEnd w:id="543"/>
      <w:r w:rsidR="00F36E84">
        <w:rPr>
          <w:rStyle w:val="CommentReference"/>
        </w:rPr>
        <w:commentReference w:id="543"/>
      </w:r>
      <w:r w:rsidR="0051187F" w:rsidRPr="0051187F">
        <w:rPr>
          <w:rFonts w:ascii="Times New Roman" w:hAnsi="Times New Roman" w:cs="Times New Roman"/>
          <w:sz w:val="24"/>
          <w:szCs w:val="24"/>
        </w:rPr>
        <w:t xml:space="preserve"> Front, SB: Southern boundary.</w:t>
      </w:r>
    </w:p>
    <w:p w14:paraId="429F9096" w14:textId="77777777" w:rsidR="002E0FD7" w:rsidRPr="008866CC" w:rsidRDefault="002E0FD7" w:rsidP="008866CC">
      <w:pPr>
        <w:rPr>
          <w:rFonts w:ascii="Times New Roman" w:hAnsi="Times New Roman" w:cs="Times New Roman"/>
          <w:sz w:val="24"/>
          <w:szCs w:val="24"/>
        </w:rPr>
      </w:pPr>
    </w:p>
    <w:tbl>
      <w:tblPr>
        <w:tblStyle w:val="TableGrid"/>
        <w:tblW w:w="15451" w:type="dxa"/>
        <w:tblInd w:w="-572" w:type="dxa"/>
        <w:tblLayout w:type="fixed"/>
        <w:tblLook w:val="04A0" w:firstRow="1" w:lastRow="0" w:firstColumn="1" w:lastColumn="0" w:noHBand="0" w:noVBand="1"/>
      </w:tblPr>
      <w:tblGrid>
        <w:gridCol w:w="567"/>
        <w:gridCol w:w="1701"/>
        <w:gridCol w:w="851"/>
        <w:gridCol w:w="992"/>
        <w:gridCol w:w="1134"/>
        <w:gridCol w:w="567"/>
        <w:gridCol w:w="1276"/>
        <w:gridCol w:w="709"/>
        <w:gridCol w:w="850"/>
        <w:gridCol w:w="851"/>
        <w:gridCol w:w="708"/>
        <w:gridCol w:w="712"/>
        <w:gridCol w:w="848"/>
        <w:gridCol w:w="853"/>
        <w:gridCol w:w="992"/>
        <w:gridCol w:w="993"/>
        <w:gridCol w:w="847"/>
      </w:tblGrid>
      <w:tr w:rsidR="00DF01D5" w14:paraId="26F2697B" w14:textId="337F1AD2" w:rsidTr="0051187F">
        <w:tc>
          <w:tcPr>
            <w:tcW w:w="567" w:type="dxa"/>
          </w:tcPr>
          <w:p w14:paraId="22604064" w14:textId="4952BC71" w:rsidR="00DF01D5" w:rsidRPr="001903D9" w:rsidRDefault="00DF01D5" w:rsidP="001903D9">
            <w:pPr>
              <w:spacing w:line="276" w:lineRule="auto"/>
              <w:jc w:val="center"/>
              <w:rPr>
                <w:rFonts w:cstheme="minorHAnsi"/>
                <w:sz w:val="20"/>
                <w:szCs w:val="20"/>
              </w:rPr>
            </w:pPr>
            <w:del w:id="544" w:author="Florian Lüskow" w:date="2024-08-05T14:36:00Z" w16du:dateUtc="2024-08-05T12:36:00Z">
              <w:r w:rsidRPr="001903D9" w:rsidDel="006C099A">
                <w:rPr>
                  <w:rFonts w:cstheme="minorHAnsi"/>
                  <w:sz w:val="20"/>
                  <w:szCs w:val="20"/>
                </w:rPr>
                <w:delText>Sta</w:delText>
              </w:r>
            </w:del>
            <w:ins w:id="545" w:author="Florian Lüskow" w:date="2024-08-05T14:36:00Z" w16du:dateUtc="2024-08-05T12:36:00Z">
              <w:r w:rsidR="006C099A" w:rsidRPr="001903D9">
                <w:rPr>
                  <w:rFonts w:cstheme="minorHAnsi"/>
                  <w:sz w:val="20"/>
                  <w:szCs w:val="20"/>
                </w:rPr>
                <w:t>St</w:t>
              </w:r>
              <w:r w:rsidR="006C099A">
                <w:rPr>
                  <w:rFonts w:cstheme="minorHAnsi"/>
                  <w:sz w:val="20"/>
                  <w:szCs w:val="20"/>
                </w:rPr>
                <w:t>n</w:t>
              </w:r>
            </w:ins>
            <w:r w:rsidRPr="001903D9">
              <w:rPr>
                <w:rFonts w:cstheme="minorHAnsi"/>
                <w:sz w:val="20"/>
                <w:szCs w:val="20"/>
              </w:rPr>
              <w:t>.</w:t>
            </w:r>
          </w:p>
        </w:tc>
        <w:tc>
          <w:tcPr>
            <w:tcW w:w="1701" w:type="dxa"/>
          </w:tcPr>
          <w:p w14:paraId="7777D87F" w14:textId="0292E0B2" w:rsidR="00DF01D5" w:rsidRPr="001903D9" w:rsidRDefault="00DF01D5" w:rsidP="00382583">
            <w:pPr>
              <w:spacing w:line="276" w:lineRule="auto"/>
              <w:jc w:val="center"/>
              <w:rPr>
                <w:rFonts w:cstheme="minorHAnsi"/>
                <w:sz w:val="20"/>
                <w:szCs w:val="20"/>
              </w:rPr>
            </w:pPr>
            <w:r w:rsidRPr="001903D9">
              <w:rPr>
                <w:rFonts w:cstheme="minorHAnsi"/>
                <w:sz w:val="20"/>
                <w:szCs w:val="20"/>
              </w:rPr>
              <w:t>Trawl Station</w:t>
            </w:r>
          </w:p>
        </w:tc>
        <w:tc>
          <w:tcPr>
            <w:tcW w:w="851" w:type="dxa"/>
          </w:tcPr>
          <w:p w14:paraId="619310B2" w14:textId="25E9052A" w:rsidR="00DF01D5" w:rsidRPr="001903D9" w:rsidRDefault="00DF01D5" w:rsidP="009B7BBD">
            <w:pPr>
              <w:spacing w:line="276" w:lineRule="auto"/>
              <w:jc w:val="center"/>
              <w:rPr>
                <w:rFonts w:cstheme="minorHAnsi"/>
                <w:sz w:val="20"/>
                <w:szCs w:val="20"/>
              </w:rPr>
            </w:pPr>
            <w:r w:rsidRPr="001903D9">
              <w:rPr>
                <w:rFonts w:cstheme="minorHAnsi"/>
                <w:sz w:val="20"/>
                <w:szCs w:val="20"/>
              </w:rPr>
              <w:t>Date, 2022</w:t>
            </w:r>
          </w:p>
        </w:tc>
        <w:tc>
          <w:tcPr>
            <w:tcW w:w="992" w:type="dxa"/>
          </w:tcPr>
          <w:p w14:paraId="61F46ABB" w14:textId="62137F08" w:rsidR="00DF01D5" w:rsidRPr="001903D9" w:rsidRDefault="00DF01D5" w:rsidP="009B7BBD">
            <w:pPr>
              <w:spacing w:line="276" w:lineRule="auto"/>
              <w:jc w:val="center"/>
              <w:rPr>
                <w:rFonts w:cstheme="minorHAnsi"/>
                <w:sz w:val="20"/>
                <w:szCs w:val="20"/>
              </w:rPr>
            </w:pPr>
            <w:r w:rsidRPr="001903D9">
              <w:rPr>
                <w:rFonts w:cstheme="minorHAnsi"/>
                <w:sz w:val="20"/>
                <w:szCs w:val="20"/>
              </w:rPr>
              <w:t>Latitude</w:t>
            </w:r>
          </w:p>
        </w:tc>
        <w:tc>
          <w:tcPr>
            <w:tcW w:w="1134" w:type="dxa"/>
          </w:tcPr>
          <w:p w14:paraId="78AF819D" w14:textId="04B19A7F" w:rsidR="00DF01D5" w:rsidRPr="001903D9" w:rsidRDefault="00DF01D5" w:rsidP="009B7BBD">
            <w:pPr>
              <w:spacing w:line="276" w:lineRule="auto"/>
              <w:jc w:val="center"/>
              <w:rPr>
                <w:rFonts w:cstheme="minorHAnsi"/>
                <w:sz w:val="20"/>
                <w:szCs w:val="20"/>
              </w:rPr>
            </w:pPr>
            <w:r w:rsidRPr="001903D9">
              <w:rPr>
                <w:rFonts w:cstheme="minorHAnsi"/>
                <w:sz w:val="20"/>
                <w:szCs w:val="20"/>
              </w:rPr>
              <w:t>Longitude</w:t>
            </w:r>
          </w:p>
        </w:tc>
        <w:tc>
          <w:tcPr>
            <w:tcW w:w="567" w:type="dxa"/>
          </w:tcPr>
          <w:p w14:paraId="000C63A4" w14:textId="3DF0D7B0" w:rsidR="00DF01D5" w:rsidRPr="001903D9" w:rsidRDefault="00DF01D5" w:rsidP="009B7BBD">
            <w:pPr>
              <w:spacing w:line="276" w:lineRule="auto"/>
              <w:jc w:val="center"/>
              <w:rPr>
                <w:rFonts w:cstheme="minorHAnsi"/>
                <w:sz w:val="20"/>
                <w:szCs w:val="20"/>
              </w:rPr>
            </w:pPr>
            <w:r w:rsidRPr="001903D9">
              <w:rPr>
                <w:rFonts w:cstheme="minorHAnsi"/>
                <w:sz w:val="20"/>
                <w:szCs w:val="20"/>
              </w:rPr>
              <w:t>D/N</w:t>
            </w:r>
          </w:p>
        </w:tc>
        <w:tc>
          <w:tcPr>
            <w:tcW w:w="1276" w:type="dxa"/>
          </w:tcPr>
          <w:p w14:paraId="32D7C073" w14:textId="33042958" w:rsidR="00DF01D5" w:rsidRPr="001903D9" w:rsidRDefault="009D3644" w:rsidP="009D3644">
            <w:pPr>
              <w:spacing w:line="276" w:lineRule="auto"/>
              <w:jc w:val="center"/>
              <w:rPr>
                <w:rFonts w:cstheme="minorHAnsi"/>
                <w:sz w:val="20"/>
                <w:szCs w:val="20"/>
              </w:rPr>
            </w:pPr>
            <w:r w:rsidRPr="009D3644">
              <w:rPr>
                <w:rFonts w:cstheme="minorHAnsi"/>
                <w:sz w:val="20"/>
                <w:szCs w:val="20"/>
              </w:rPr>
              <w:t xml:space="preserve">Relative </w:t>
            </w:r>
            <w:r>
              <w:rPr>
                <w:rFonts w:cstheme="minorHAnsi"/>
                <w:sz w:val="20"/>
                <w:szCs w:val="20"/>
              </w:rPr>
              <w:t>f</w:t>
            </w:r>
            <w:r w:rsidRPr="009D3644">
              <w:rPr>
                <w:rFonts w:cstheme="minorHAnsi"/>
                <w:sz w:val="20"/>
                <w:szCs w:val="20"/>
              </w:rPr>
              <w:t xml:space="preserve">ront </w:t>
            </w:r>
            <w:r>
              <w:rPr>
                <w:rFonts w:cstheme="minorHAnsi"/>
                <w:sz w:val="20"/>
                <w:szCs w:val="20"/>
              </w:rPr>
              <w:t>p</w:t>
            </w:r>
            <w:r w:rsidRPr="009D3644">
              <w:rPr>
                <w:rFonts w:cstheme="minorHAnsi"/>
                <w:sz w:val="20"/>
                <w:szCs w:val="20"/>
              </w:rPr>
              <w:t>osition</w:t>
            </w:r>
          </w:p>
        </w:tc>
        <w:tc>
          <w:tcPr>
            <w:tcW w:w="709" w:type="dxa"/>
          </w:tcPr>
          <w:p w14:paraId="697E8A86" w14:textId="27401A94" w:rsidR="00DF01D5" w:rsidRPr="001903D9" w:rsidRDefault="00D952ED" w:rsidP="009B7BBD">
            <w:pPr>
              <w:spacing w:line="276" w:lineRule="auto"/>
              <w:jc w:val="center"/>
              <w:rPr>
                <w:rFonts w:cstheme="minorHAnsi"/>
                <w:sz w:val="20"/>
                <w:szCs w:val="20"/>
              </w:rPr>
            </w:pPr>
            <w:r>
              <w:rPr>
                <w:rFonts w:cstheme="minorHAnsi"/>
                <w:sz w:val="20"/>
                <w:szCs w:val="20"/>
              </w:rPr>
              <w:t>MLD (m)</w:t>
            </w:r>
          </w:p>
        </w:tc>
        <w:tc>
          <w:tcPr>
            <w:tcW w:w="850" w:type="dxa"/>
          </w:tcPr>
          <w:p w14:paraId="5230CA8B" w14:textId="77777777" w:rsidR="00DF4338" w:rsidRDefault="00D952ED" w:rsidP="00D952ED">
            <w:pPr>
              <w:spacing w:line="276" w:lineRule="auto"/>
              <w:jc w:val="center"/>
              <w:rPr>
                <w:rFonts w:cstheme="minorHAnsi"/>
                <w:sz w:val="20"/>
                <w:szCs w:val="20"/>
              </w:rPr>
            </w:pPr>
            <w:r w:rsidRPr="00D952ED">
              <w:rPr>
                <w:rFonts w:cstheme="minorHAnsi"/>
                <w:sz w:val="20"/>
                <w:szCs w:val="20"/>
              </w:rPr>
              <w:t xml:space="preserve">ML </w:t>
            </w:r>
            <w:r>
              <w:rPr>
                <w:rFonts w:cstheme="minorHAnsi"/>
                <w:sz w:val="20"/>
                <w:szCs w:val="20"/>
              </w:rPr>
              <w:t>m</w:t>
            </w:r>
            <w:r w:rsidRPr="00D952ED">
              <w:rPr>
                <w:rFonts w:cstheme="minorHAnsi"/>
                <w:sz w:val="20"/>
                <w:szCs w:val="20"/>
              </w:rPr>
              <w:t xml:space="preserve">ean </w:t>
            </w:r>
          </w:p>
          <w:p w14:paraId="246B5040" w14:textId="1ECB95C5" w:rsidR="00DF01D5" w:rsidRPr="001903D9" w:rsidRDefault="00D952ED" w:rsidP="00D952ED">
            <w:pPr>
              <w:spacing w:line="276" w:lineRule="auto"/>
              <w:jc w:val="center"/>
              <w:rPr>
                <w:rFonts w:cstheme="minorHAnsi"/>
                <w:sz w:val="20"/>
                <w:szCs w:val="20"/>
              </w:rPr>
            </w:pPr>
            <w:r w:rsidRPr="00D952ED">
              <w:rPr>
                <w:rFonts w:cstheme="minorHAnsi"/>
                <w:sz w:val="20"/>
                <w:szCs w:val="20"/>
              </w:rPr>
              <w:t>T</w:t>
            </w:r>
            <w:r>
              <w:rPr>
                <w:rFonts w:cstheme="minorHAnsi"/>
                <w:sz w:val="20"/>
                <w:szCs w:val="20"/>
              </w:rPr>
              <w:t xml:space="preserve"> </w:t>
            </w:r>
            <w:ins w:id="546" w:author="Florian Lüskow" w:date="2024-08-05T14:37:00Z" w16du:dateUtc="2024-08-05T12:37:00Z">
              <w:r w:rsidR="00981DDA">
                <w:rPr>
                  <w:rFonts w:cstheme="minorHAnsi"/>
                  <w:sz w:val="20"/>
                  <w:szCs w:val="20"/>
                </w:rPr>
                <w:t>(</w:t>
              </w:r>
            </w:ins>
            <w:r w:rsidRPr="00D952ED">
              <w:rPr>
                <w:rFonts w:cstheme="minorHAnsi"/>
                <w:sz w:val="20"/>
                <w:szCs w:val="20"/>
              </w:rPr>
              <w:t>°C</w:t>
            </w:r>
            <w:ins w:id="547" w:author="Florian Lüskow" w:date="2024-08-05T14:37:00Z" w16du:dateUtc="2024-08-05T12:37:00Z">
              <w:r w:rsidR="00981DDA">
                <w:rPr>
                  <w:rFonts w:cstheme="minorHAnsi"/>
                  <w:sz w:val="20"/>
                  <w:szCs w:val="20"/>
                </w:rPr>
                <w:t>)</w:t>
              </w:r>
            </w:ins>
          </w:p>
        </w:tc>
        <w:tc>
          <w:tcPr>
            <w:tcW w:w="851" w:type="dxa"/>
          </w:tcPr>
          <w:p w14:paraId="080976BD" w14:textId="2E22166F" w:rsidR="00DF4338" w:rsidRDefault="00D952ED" w:rsidP="00D952ED">
            <w:pPr>
              <w:spacing w:line="276" w:lineRule="auto"/>
              <w:jc w:val="center"/>
              <w:rPr>
                <w:rFonts w:cstheme="minorHAnsi"/>
                <w:sz w:val="20"/>
                <w:szCs w:val="20"/>
              </w:rPr>
            </w:pPr>
            <w:r>
              <w:rPr>
                <w:rFonts w:cstheme="minorHAnsi"/>
                <w:sz w:val="20"/>
                <w:szCs w:val="20"/>
              </w:rPr>
              <w:t>0</w:t>
            </w:r>
            <w:del w:id="548" w:author="Florian Lüskow" w:date="2024-08-05T14:37:00Z" w16du:dateUtc="2024-08-05T12:37:00Z">
              <w:r w:rsidDel="00981DDA">
                <w:rPr>
                  <w:rFonts w:cstheme="minorHAnsi"/>
                  <w:sz w:val="20"/>
                  <w:szCs w:val="20"/>
                </w:rPr>
                <w:delText>-</w:delText>
              </w:r>
            </w:del>
            <w:ins w:id="549" w:author="Florian Lüskow" w:date="2024-08-05T14:37:00Z" w16du:dateUtc="2024-08-05T12:37:00Z">
              <w:r w:rsidR="00981DDA">
                <w:rPr>
                  <w:rFonts w:cstheme="minorHAnsi"/>
                  <w:sz w:val="20"/>
                  <w:szCs w:val="20"/>
                </w:rPr>
                <w:t>–</w:t>
              </w:r>
            </w:ins>
            <w:r>
              <w:rPr>
                <w:rFonts w:cstheme="minorHAnsi"/>
                <w:sz w:val="20"/>
                <w:szCs w:val="20"/>
              </w:rPr>
              <w:t>200m mean</w:t>
            </w:r>
            <w:r w:rsidR="00DF4338">
              <w:rPr>
                <w:rFonts w:cstheme="minorHAnsi"/>
                <w:sz w:val="20"/>
                <w:szCs w:val="20"/>
              </w:rPr>
              <w:t xml:space="preserve"> </w:t>
            </w:r>
          </w:p>
          <w:p w14:paraId="0C589E08" w14:textId="5C8A4618" w:rsidR="00DF01D5" w:rsidRPr="001903D9" w:rsidRDefault="00DF4338" w:rsidP="00D952ED">
            <w:pPr>
              <w:spacing w:line="276" w:lineRule="auto"/>
              <w:jc w:val="center"/>
              <w:rPr>
                <w:rFonts w:cstheme="minorHAnsi"/>
                <w:sz w:val="20"/>
                <w:szCs w:val="20"/>
              </w:rPr>
            </w:pPr>
            <w:r>
              <w:rPr>
                <w:rFonts w:cstheme="minorHAnsi"/>
                <w:sz w:val="20"/>
                <w:szCs w:val="20"/>
              </w:rPr>
              <w:t>T</w:t>
            </w:r>
            <w:r w:rsidR="00D952ED">
              <w:rPr>
                <w:rFonts w:cstheme="minorHAnsi"/>
                <w:sz w:val="20"/>
                <w:szCs w:val="20"/>
              </w:rPr>
              <w:t xml:space="preserve"> </w:t>
            </w:r>
            <w:ins w:id="550" w:author="Florian Lüskow" w:date="2024-08-05T14:37:00Z" w16du:dateUtc="2024-08-05T12:37:00Z">
              <w:r w:rsidR="00981DDA">
                <w:rPr>
                  <w:rFonts w:cstheme="minorHAnsi"/>
                  <w:sz w:val="20"/>
                  <w:szCs w:val="20"/>
                </w:rPr>
                <w:t>(</w:t>
              </w:r>
            </w:ins>
            <w:r w:rsidR="00D952ED" w:rsidRPr="00D952ED">
              <w:rPr>
                <w:rFonts w:cstheme="minorHAnsi"/>
                <w:sz w:val="20"/>
                <w:szCs w:val="20"/>
              </w:rPr>
              <w:t>°C</w:t>
            </w:r>
            <w:ins w:id="551" w:author="Florian Lüskow" w:date="2024-08-05T14:37:00Z" w16du:dateUtc="2024-08-05T12:37:00Z">
              <w:r w:rsidR="00981DDA">
                <w:rPr>
                  <w:rFonts w:cstheme="minorHAnsi"/>
                  <w:sz w:val="20"/>
                  <w:szCs w:val="20"/>
                </w:rPr>
                <w:t>)</w:t>
              </w:r>
            </w:ins>
          </w:p>
        </w:tc>
        <w:tc>
          <w:tcPr>
            <w:tcW w:w="708" w:type="dxa"/>
          </w:tcPr>
          <w:p w14:paraId="72EBE836" w14:textId="5BC6F6E3" w:rsidR="00DF4338" w:rsidRPr="00DF4338" w:rsidRDefault="00DF4338" w:rsidP="00DF4338">
            <w:pPr>
              <w:spacing w:line="276" w:lineRule="auto"/>
              <w:jc w:val="center"/>
              <w:rPr>
                <w:rFonts w:cstheme="minorHAnsi"/>
                <w:sz w:val="20"/>
                <w:szCs w:val="20"/>
              </w:rPr>
            </w:pPr>
            <w:r w:rsidRPr="00DF4338">
              <w:rPr>
                <w:rFonts w:cstheme="minorHAnsi"/>
                <w:sz w:val="20"/>
                <w:szCs w:val="20"/>
              </w:rPr>
              <w:t>T</w:t>
            </w:r>
            <w:r w:rsidRPr="00DF4338">
              <w:rPr>
                <w:rFonts w:cstheme="minorHAnsi"/>
                <w:sz w:val="20"/>
                <w:szCs w:val="20"/>
                <w:vertAlign w:val="subscript"/>
              </w:rPr>
              <w:t>min</w:t>
            </w:r>
            <w:r w:rsidRPr="00DF4338">
              <w:rPr>
                <w:rFonts w:cstheme="minorHAnsi"/>
                <w:sz w:val="20"/>
                <w:szCs w:val="20"/>
              </w:rPr>
              <w:t xml:space="preserve"> </w:t>
            </w:r>
            <w:r>
              <w:rPr>
                <w:rFonts w:cstheme="minorHAnsi"/>
                <w:sz w:val="20"/>
                <w:szCs w:val="20"/>
              </w:rPr>
              <w:t>d</w:t>
            </w:r>
            <w:r w:rsidRPr="00DF4338">
              <w:rPr>
                <w:rFonts w:cstheme="minorHAnsi"/>
                <w:sz w:val="20"/>
                <w:szCs w:val="20"/>
              </w:rPr>
              <w:t>epth</w:t>
            </w:r>
          </w:p>
          <w:p w14:paraId="5691D559" w14:textId="5F384DE9" w:rsidR="00DF01D5" w:rsidRPr="001903D9" w:rsidRDefault="00DF4338" w:rsidP="00DF4338">
            <w:pPr>
              <w:spacing w:line="276" w:lineRule="auto"/>
              <w:jc w:val="center"/>
              <w:rPr>
                <w:rFonts w:cstheme="minorHAnsi"/>
                <w:sz w:val="20"/>
                <w:szCs w:val="20"/>
              </w:rPr>
            </w:pPr>
            <w:r w:rsidRPr="00DF4338">
              <w:rPr>
                <w:rFonts w:cstheme="minorHAnsi"/>
                <w:sz w:val="20"/>
                <w:szCs w:val="20"/>
              </w:rPr>
              <w:t>(m)</w:t>
            </w:r>
          </w:p>
        </w:tc>
        <w:tc>
          <w:tcPr>
            <w:tcW w:w="712" w:type="dxa"/>
          </w:tcPr>
          <w:p w14:paraId="7E7EED73" w14:textId="4C96873C" w:rsidR="00DF4338" w:rsidRPr="00DF4338" w:rsidRDefault="00DF4338" w:rsidP="00DF4338">
            <w:pPr>
              <w:spacing w:line="276" w:lineRule="auto"/>
              <w:jc w:val="center"/>
              <w:rPr>
                <w:rFonts w:cstheme="minorHAnsi"/>
                <w:sz w:val="20"/>
                <w:szCs w:val="20"/>
              </w:rPr>
            </w:pPr>
            <w:r w:rsidRPr="00DF4338">
              <w:rPr>
                <w:rFonts w:cstheme="minorHAnsi"/>
                <w:sz w:val="20"/>
                <w:szCs w:val="20"/>
              </w:rPr>
              <w:t>T</w:t>
            </w:r>
            <w:r w:rsidRPr="00DF4338">
              <w:rPr>
                <w:rFonts w:cstheme="minorHAnsi"/>
                <w:sz w:val="20"/>
                <w:szCs w:val="20"/>
                <w:vertAlign w:val="subscript"/>
              </w:rPr>
              <w:t>min</w:t>
            </w:r>
            <w:r w:rsidRPr="00DF4338">
              <w:rPr>
                <w:rFonts w:cstheme="minorHAnsi"/>
                <w:sz w:val="20"/>
                <w:szCs w:val="20"/>
              </w:rPr>
              <w:t xml:space="preserve"> </w:t>
            </w:r>
          </w:p>
          <w:p w14:paraId="1EEBC6DF" w14:textId="6F67FF03" w:rsidR="00DF01D5" w:rsidRPr="001903D9" w:rsidRDefault="00A65A3A" w:rsidP="00DF4338">
            <w:pPr>
              <w:spacing w:line="276" w:lineRule="auto"/>
              <w:jc w:val="center"/>
              <w:rPr>
                <w:rFonts w:cstheme="minorHAnsi"/>
                <w:sz w:val="20"/>
                <w:szCs w:val="20"/>
              </w:rPr>
            </w:pPr>
            <w:ins w:id="552" w:author="Florian Lüskow" w:date="2024-08-05T14:37:00Z" w16du:dateUtc="2024-08-05T12:37:00Z">
              <w:r>
                <w:rPr>
                  <w:rFonts w:cstheme="minorHAnsi"/>
                  <w:sz w:val="20"/>
                  <w:szCs w:val="20"/>
                </w:rPr>
                <w:t>(</w:t>
              </w:r>
            </w:ins>
            <w:r w:rsidR="00DF4338" w:rsidRPr="00DF4338">
              <w:rPr>
                <w:rFonts w:cstheme="minorHAnsi"/>
                <w:sz w:val="20"/>
                <w:szCs w:val="20"/>
              </w:rPr>
              <w:t>°C</w:t>
            </w:r>
            <w:ins w:id="553" w:author="Florian Lüskow" w:date="2024-08-05T14:37:00Z" w16du:dateUtc="2024-08-05T12:37:00Z">
              <w:r>
                <w:rPr>
                  <w:rFonts w:cstheme="minorHAnsi"/>
                  <w:sz w:val="20"/>
                  <w:szCs w:val="20"/>
                </w:rPr>
                <w:t>)</w:t>
              </w:r>
            </w:ins>
          </w:p>
        </w:tc>
        <w:tc>
          <w:tcPr>
            <w:tcW w:w="848" w:type="dxa"/>
          </w:tcPr>
          <w:p w14:paraId="76574AF0" w14:textId="5103EEC4" w:rsidR="00DF01D5" w:rsidRPr="001903D9" w:rsidRDefault="00DF01D5" w:rsidP="009B7BBD">
            <w:pPr>
              <w:spacing w:line="276" w:lineRule="auto"/>
              <w:jc w:val="center"/>
              <w:rPr>
                <w:rFonts w:cstheme="minorHAnsi"/>
                <w:sz w:val="20"/>
                <w:szCs w:val="20"/>
              </w:rPr>
            </w:pPr>
            <w:r w:rsidRPr="001903D9">
              <w:rPr>
                <w:rFonts w:cstheme="minorHAnsi"/>
                <w:sz w:val="20"/>
                <w:szCs w:val="20"/>
              </w:rPr>
              <w:t>Gear</w:t>
            </w:r>
          </w:p>
        </w:tc>
        <w:tc>
          <w:tcPr>
            <w:tcW w:w="853" w:type="dxa"/>
          </w:tcPr>
          <w:p w14:paraId="6C3DF205" w14:textId="62B0C76E" w:rsidR="00DF01D5" w:rsidRPr="001903D9" w:rsidRDefault="00DF01D5" w:rsidP="009B7BBD">
            <w:pPr>
              <w:spacing w:line="276" w:lineRule="auto"/>
              <w:jc w:val="center"/>
              <w:rPr>
                <w:rFonts w:cstheme="minorHAnsi"/>
                <w:sz w:val="20"/>
                <w:szCs w:val="20"/>
              </w:rPr>
            </w:pPr>
            <w:r w:rsidRPr="001903D9">
              <w:rPr>
                <w:rFonts w:cstheme="minorHAnsi"/>
                <w:sz w:val="20"/>
                <w:szCs w:val="20"/>
              </w:rPr>
              <w:t>Volume filtered (m</w:t>
            </w:r>
            <w:r w:rsidRPr="001903D9">
              <w:rPr>
                <w:rFonts w:cstheme="minorHAnsi"/>
                <w:sz w:val="20"/>
                <w:szCs w:val="20"/>
                <w:vertAlign w:val="superscript"/>
              </w:rPr>
              <w:t>3</w:t>
            </w:r>
            <w:r w:rsidRPr="001903D9">
              <w:rPr>
                <w:rFonts w:cstheme="minorHAnsi"/>
                <w:sz w:val="20"/>
                <w:szCs w:val="20"/>
              </w:rPr>
              <w:t>)</w:t>
            </w:r>
          </w:p>
        </w:tc>
        <w:tc>
          <w:tcPr>
            <w:tcW w:w="992" w:type="dxa"/>
          </w:tcPr>
          <w:p w14:paraId="2B556A8B" w14:textId="6077BA96" w:rsidR="00DF01D5" w:rsidRPr="001903D9" w:rsidRDefault="00DF01D5" w:rsidP="009B7BBD">
            <w:pPr>
              <w:spacing w:line="276" w:lineRule="auto"/>
              <w:jc w:val="center"/>
              <w:rPr>
                <w:rFonts w:cstheme="minorHAnsi"/>
                <w:sz w:val="20"/>
                <w:szCs w:val="20"/>
              </w:rPr>
            </w:pPr>
            <w:r w:rsidRPr="001903D9">
              <w:rPr>
                <w:rFonts w:cstheme="minorHAnsi"/>
                <w:sz w:val="20"/>
                <w:szCs w:val="20"/>
              </w:rPr>
              <w:t>Depth</w:t>
            </w:r>
          </w:p>
          <w:p w14:paraId="0DE2DA85" w14:textId="79BBDBEE" w:rsidR="00DF01D5" w:rsidRPr="001903D9" w:rsidRDefault="00DF01D5" w:rsidP="009B7BBD">
            <w:pPr>
              <w:spacing w:line="276" w:lineRule="auto"/>
              <w:jc w:val="center"/>
              <w:rPr>
                <w:rFonts w:cstheme="minorHAnsi"/>
                <w:sz w:val="20"/>
                <w:szCs w:val="20"/>
              </w:rPr>
            </w:pPr>
            <w:r w:rsidRPr="001903D9">
              <w:rPr>
                <w:rFonts w:cstheme="minorHAnsi"/>
                <w:sz w:val="20"/>
                <w:szCs w:val="20"/>
              </w:rPr>
              <w:t>sampled (m)</w:t>
            </w:r>
          </w:p>
        </w:tc>
        <w:tc>
          <w:tcPr>
            <w:tcW w:w="993" w:type="dxa"/>
          </w:tcPr>
          <w:p w14:paraId="52E5CED9" w14:textId="6FB6C03D" w:rsidR="00DF01D5" w:rsidRPr="001903D9" w:rsidRDefault="00DF01D5" w:rsidP="009B7BBD">
            <w:pPr>
              <w:spacing w:line="276" w:lineRule="auto"/>
              <w:jc w:val="center"/>
              <w:rPr>
                <w:rFonts w:cstheme="minorHAnsi"/>
                <w:sz w:val="20"/>
                <w:szCs w:val="20"/>
              </w:rPr>
            </w:pPr>
            <w:r w:rsidRPr="001903D9">
              <w:rPr>
                <w:rFonts w:cstheme="minorHAnsi"/>
                <w:sz w:val="20"/>
                <w:szCs w:val="20"/>
              </w:rPr>
              <w:t>Abun</w:t>
            </w:r>
            <w:r>
              <w:rPr>
                <w:rFonts w:cstheme="minorHAnsi"/>
                <w:sz w:val="20"/>
                <w:szCs w:val="20"/>
              </w:rPr>
              <w:t>-</w:t>
            </w:r>
            <w:r w:rsidRPr="001903D9">
              <w:rPr>
                <w:rFonts w:cstheme="minorHAnsi"/>
                <w:sz w:val="20"/>
                <w:szCs w:val="20"/>
              </w:rPr>
              <w:t>dance (ind. m</w:t>
            </w:r>
            <w:r w:rsidRPr="001903D9">
              <w:rPr>
                <w:rFonts w:cstheme="minorHAnsi"/>
                <w:sz w:val="20"/>
                <w:szCs w:val="20"/>
                <w:vertAlign w:val="superscript"/>
              </w:rPr>
              <w:t>-2</w:t>
            </w:r>
            <w:r w:rsidRPr="001903D9">
              <w:rPr>
                <w:rFonts w:cstheme="minorHAnsi"/>
                <w:sz w:val="20"/>
                <w:szCs w:val="20"/>
              </w:rPr>
              <w:t>)</w:t>
            </w:r>
          </w:p>
        </w:tc>
        <w:tc>
          <w:tcPr>
            <w:tcW w:w="847" w:type="dxa"/>
          </w:tcPr>
          <w:p w14:paraId="553D2CF4" w14:textId="3A673E77" w:rsidR="00DF01D5" w:rsidRPr="001903D9" w:rsidRDefault="00DF01D5" w:rsidP="009B7BBD">
            <w:pPr>
              <w:spacing w:line="276" w:lineRule="auto"/>
              <w:jc w:val="center"/>
              <w:rPr>
                <w:rFonts w:cstheme="minorHAnsi"/>
                <w:sz w:val="20"/>
                <w:szCs w:val="20"/>
              </w:rPr>
            </w:pPr>
            <w:del w:id="554" w:author="Florian Lüskow" w:date="2024-08-05T14:35:00Z" w16du:dateUtc="2024-08-05T12:35:00Z">
              <w:r w:rsidRPr="001903D9" w:rsidDel="000A63F0">
                <w:rPr>
                  <w:rFonts w:cstheme="minorHAnsi"/>
                  <w:sz w:val="20"/>
                  <w:szCs w:val="20"/>
                </w:rPr>
                <w:delText>A/S</w:delText>
              </w:r>
            </w:del>
            <w:ins w:id="555" w:author="Florian Lüskow" w:date="2024-08-05T14:35:00Z" w16du:dateUtc="2024-08-05T12:35:00Z">
              <w:r w:rsidR="000A63F0">
                <w:rPr>
                  <w:rFonts w:cstheme="minorHAnsi"/>
                  <w:sz w:val="20"/>
                  <w:szCs w:val="20"/>
                </w:rPr>
                <w:t>BOR</w:t>
              </w:r>
            </w:ins>
          </w:p>
        </w:tc>
      </w:tr>
      <w:tr w:rsidR="00DF01D5" w14:paraId="5363FC88" w14:textId="372750C0" w:rsidTr="0051187F">
        <w:tc>
          <w:tcPr>
            <w:tcW w:w="567" w:type="dxa"/>
          </w:tcPr>
          <w:p w14:paraId="3CC5492F" w14:textId="10061A2C" w:rsidR="00DF01D5" w:rsidRPr="001903D9" w:rsidRDefault="00DF01D5" w:rsidP="00382583">
            <w:pPr>
              <w:spacing w:line="360" w:lineRule="auto"/>
              <w:jc w:val="center"/>
              <w:rPr>
                <w:rFonts w:cstheme="minorHAnsi"/>
                <w:sz w:val="20"/>
                <w:szCs w:val="20"/>
              </w:rPr>
            </w:pPr>
            <w:r w:rsidRPr="001903D9">
              <w:rPr>
                <w:rFonts w:cstheme="minorHAnsi"/>
                <w:sz w:val="20"/>
                <w:szCs w:val="20"/>
              </w:rPr>
              <w:t>3</w:t>
            </w:r>
          </w:p>
        </w:tc>
        <w:tc>
          <w:tcPr>
            <w:tcW w:w="1701" w:type="dxa"/>
          </w:tcPr>
          <w:p w14:paraId="26B6D8C5" w14:textId="6DA27B6D" w:rsidR="00DF01D5" w:rsidRPr="001903D9" w:rsidRDefault="00DF01D5" w:rsidP="00747386">
            <w:pPr>
              <w:spacing w:line="360" w:lineRule="auto"/>
              <w:jc w:val="center"/>
              <w:rPr>
                <w:rFonts w:cstheme="minorHAnsi"/>
                <w:sz w:val="20"/>
                <w:szCs w:val="20"/>
              </w:rPr>
            </w:pPr>
            <w:r w:rsidRPr="001903D9">
              <w:rPr>
                <w:rFonts w:cstheme="minorHAnsi"/>
                <w:sz w:val="20"/>
                <w:szCs w:val="20"/>
              </w:rPr>
              <w:t>3-10 (PS-1)</w:t>
            </w:r>
          </w:p>
        </w:tc>
        <w:tc>
          <w:tcPr>
            <w:tcW w:w="851" w:type="dxa"/>
          </w:tcPr>
          <w:p w14:paraId="77955E12" w14:textId="4BB981D6" w:rsidR="00DF01D5" w:rsidRPr="001903D9" w:rsidRDefault="00DF01D5" w:rsidP="00AA4D6A">
            <w:pPr>
              <w:spacing w:line="360" w:lineRule="auto"/>
              <w:jc w:val="center"/>
              <w:rPr>
                <w:rFonts w:cstheme="minorHAnsi"/>
                <w:sz w:val="20"/>
                <w:szCs w:val="20"/>
              </w:rPr>
            </w:pPr>
            <w:r w:rsidRPr="001903D9">
              <w:rPr>
                <w:rFonts w:cstheme="minorHAnsi"/>
                <w:sz w:val="20"/>
                <w:szCs w:val="20"/>
              </w:rPr>
              <w:t>Oct 14</w:t>
            </w:r>
          </w:p>
        </w:tc>
        <w:tc>
          <w:tcPr>
            <w:tcW w:w="992" w:type="dxa"/>
          </w:tcPr>
          <w:p w14:paraId="3846DC1D" w14:textId="584F130B" w:rsidR="00DF01D5" w:rsidRPr="001903D9" w:rsidRDefault="00DF01D5" w:rsidP="001903D9">
            <w:pPr>
              <w:spacing w:line="360" w:lineRule="auto"/>
              <w:jc w:val="center"/>
              <w:rPr>
                <w:rFonts w:cstheme="minorHAnsi"/>
                <w:color w:val="000000"/>
                <w:sz w:val="20"/>
                <w:szCs w:val="20"/>
              </w:rPr>
            </w:pPr>
            <w:r w:rsidRPr="001903D9">
              <w:rPr>
                <w:rFonts w:cstheme="minorHAnsi"/>
                <w:color w:val="000000"/>
                <w:sz w:val="20"/>
                <w:szCs w:val="20"/>
              </w:rPr>
              <w:t>-49.052</w:t>
            </w:r>
          </w:p>
        </w:tc>
        <w:tc>
          <w:tcPr>
            <w:tcW w:w="1134" w:type="dxa"/>
          </w:tcPr>
          <w:p w14:paraId="11771CE1" w14:textId="2C36F88D" w:rsidR="00DF01D5" w:rsidRPr="001903D9" w:rsidRDefault="00DF01D5" w:rsidP="001903D9">
            <w:pPr>
              <w:spacing w:line="360" w:lineRule="auto"/>
              <w:jc w:val="center"/>
              <w:rPr>
                <w:rFonts w:cstheme="minorHAnsi"/>
                <w:color w:val="000000"/>
                <w:sz w:val="20"/>
                <w:szCs w:val="20"/>
              </w:rPr>
            </w:pPr>
            <w:r w:rsidRPr="001903D9">
              <w:rPr>
                <w:rFonts w:cstheme="minorHAnsi"/>
                <w:color w:val="000000"/>
                <w:sz w:val="20"/>
                <w:szCs w:val="20"/>
              </w:rPr>
              <w:t>-9.992</w:t>
            </w:r>
          </w:p>
        </w:tc>
        <w:tc>
          <w:tcPr>
            <w:tcW w:w="567" w:type="dxa"/>
          </w:tcPr>
          <w:p w14:paraId="219B9D23" w14:textId="4F583D9D" w:rsidR="00DF01D5" w:rsidRPr="001903D9" w:rsidRDefault="00DF01D5" w:rsidP="00AA4D6A">
            <w:pPr>
              <w:spacing w:line="360" w:lineRule="auto"/>
              <w:jc w:val="center"/>
              <w:rPr>
                <w:rFonts w:cstheme="minorHAnsi"/>
                <w:sz w:val="20"/>
                <w:szCs w:val="20"/>
              </w:rPr>
            </w:pPr>
            <w:r w:rsidRPr="001903D9">
              <w:rPr>
                <w:rFonts w:cstheme="minorHAnsi"/>
                <w:sz w:val="20"/>
                <w:szCs w:val="20"/>
              </w:rPr>
              <w:t>N</w:t>
            </w:r>
          </w:p>
        </w:tc>
        <w:tc>
          <w:tcPr>
            <w:tcW w:w="1276" w:type="dxa"/>
          </w:tcPr>
          <w:p w14:paraId="5C5F2DB9" w14:textId="7F502B3A" w:rsidR="00DF01D5" w:rsidRPr="001903D9" w:rsidRDefault="009D3644" w:rsidP="009D3644">
            <w:pPr>
              <w:spacing w:line="360" w:lineRule="auto"/>
              <w:jc w:val="center"/>
              <w:rPr>
                <w:rFonts w:cstheme="minorHAnsi"/>
                <w:sz w:val="20"/>
                <w:szCs w:val="20"/>
              </w:rPr>
            </w:pPr>
            <w:del w:id="556" w:author="Florian Lüskow" w:date="2024-08-05T14:37:00Z" w16du:dateUtc="2024-08-05T12:37:00Z">
              <w:r w:rsidDel="00987175">
                <w:rPr>
                  <w:rFonts w:cstheme="minorHAnsi"/>
                  <w:sz w:val="20"/>
                  <w:szCs w:val="20"/>
                </w:rPr>
                <w:delText xml:space="preserve">North </w:delText>
              </w:r>
            </w:del>
            <w:ins w:id="557" w:author="Florian Lüskow" w:date="2024-08-05T14:37:00Z" w16du:dateUtc="2024-08-05T12:37:00Z">
              <w:r w:rsidR="00987175">
                <w:rPr>
                  <w:rFonts w:cstheme="minorHAnsi"/>
                  <w:sz w:val="20"/>
                  <w:szCs w:val="20"/>
                </w:rPr>
                <w:t>n</w:t>
              </w:r>
              <w:r w:rsidR="00987175">
                <w:rPr>
                  <w:rFonts w:cstheme="minorHAnsi"/>
                  <w:sz w:val="20"/>
                  <w:szCs w:val="20"/>
                </w:rPr>
                <w:t xml:space="preserve">orth </w:t>
              </w:r>
            </w:ins>
            <w:r>
              <w:rPr>
                <w:rFonts w:cstheme="minorHAnsi"/>
                <w:sz w:val="20"/>
                <w:szCs w:val="20"/>
              </w:rPr>
              <w:t>of PF</w:t>
            </w:r>
          </w:p>
        </w:tc>
        <w:tc>
          <w:tcPr>
            <w:tcW w:w="709" w:type="dxa"/>
          </w:tcPr>
          <w:p w14:paraId="14AF560E" w14:textId="16B174BC" w:rsidR="00DF01D5" w:rsidRPr="001903D9" w:rsidRDefault="0051187F" w:rsidP="00AA4D6A">
            <w:pPr>
              <w:spacing w:line="360" w:lineRule="auto"/>
              <w:jc w:val="center"/>
              <w:rPr>
                <w:rFonts w:cstheme="minorHAnsi"/>
                <w:sz w:val="20"/>
                <w:szCs w:val="20"/>
              </w:rPr>
            </w:pPr>
            <w:r>
              <w:rPr>
                <w:rFonts w:cstheme="minorHAnsi"/>
                <w:sz w:val="20"/>
                <w:szCs w:val="20"/>
              </w:rPr>
              <w:t>137</w:t>
            </w:r>
          </w:p>
        </w:tc>
        <w:tc>
          <w:tcPr>
            <w:tcW w:w="850" w:type="dxa"/>
          </w:tcPr>
          <w:p w14:paraId="4801B007" w14:textId="76B15F15" w:rsidR="00DF01D5" w:rsidRPr="001903D9" w:rsidRDefault="0051187F" w:rsidP="00AA4D6A">
            <w:pPr>
              <w:spacing w:line="360" w:lineRule="auto"/>
              <w:jc w:val="center"/>
              <w:rPr>
                <w:rFonts w:cstheme="minorHAnsi"/>
                <w:sz w:val="20"/>
                <w:szCs w:val="20"/>
              </w:rPr>
            </w:pPr>
            <w:r>
              <w:rPr>
                <w:rFonts w:cstheme="minorHAnsi"/>
                <w:sz w:val="20"/>
                <w:szCs w:val="20"/>
              </w:rPr>
              <w:t>2.46</w:t>
            </w:r>
          </w:p>
        </w:tc>
        <w:tc>
          <w:tcPr>
            <w:tcW w:w="851" w:type="dxa"/>
          </w:tcPr>
          <w:p w14:paraId="7DBFF1B4" w14:textId="025FFA42" w:rsidR="00DF01D5" w:rsidRPr="001903D9" w:rsidRDefault="0051187F" w:rsidP="00AA4D6A">
            <w:pPr>
              <w:spacing w:line="360" w:lineRule="auto"/>
              <w:jc w:val="center"/>
              <w:rPr>
                <w:rFonts w:cstheme="minorHAnsi"/>
                <w:sz w:val="20"/>
                <w:szCs w:val="20"/>
              </w:rPr>
            </w:pPr>
            <w:r>
              <w:rPr>
                <w:rFonts w:cstheme="minorHAnsi"/>
                <w:sz w:val="20"/>
                <w:szCs w:val="20"/>
              </w:rPr>
              <w:t>2.41</w:t>
            </w:r>
          </w:p>
        </w:tc>
        <w:tc>
          <w:tcPr>
            <w:tcW w:w="708" w:type="dxa"/>
          </w:tcPr>
          <w:p w14:paraId="65808AC2" w14:textId="30DABB44" w:rsidR="00DF01D5" w:rsidRPr="001903D9" w:rsidRDefault="0051187F" w:rsidP="00AA4D6A">
            <w:pPr>
              <w:spacing w:line="360" w:lineRule="auto"/>
              <w:jc w:val="center"/>
              <w:rPr>
                <w:rFonts w:cstheme="minorHAnsi"/>
                <w:sz w:val="20"/>
                <w:szCs w:val="20"/>
              </w:rPr>
            </w:pPr>
            <w:r>
              <w:rPr>
                <w:rFonts w:cstheme="minorHAnsi"/>
                <w:sz w:val="20"/>
                <w:szCs w:val="20"/>
              </w:rPr>
              <w:t>183</w:t>
            </w:r>
          </w:p>
        </w:tc>
        <w:tc>
          <w:tcPr>
            <w:tcW w:w="712" w:type="dxa"/>
          </w:tcPr>
          <w:p w14:paraId="68C8A4BD" w14:textId="6AFCBF80" w:rsidR="00DF01D5" w:rsidRPr="001903D9" w:rsidRDefault="0051187F" w:rsidP="00AA4D6A">
            <w:pPr>
              <w:spacing w:line="360" w:lineRule="auto"/>
              <w:jc w:val="center"/>
              <w:rPr>
                <w:rFonts w:cstheme="minorHAnsi"/>
                <w:sz w:val="20"/>
                <w:szCs w:val="20"/>
              </w:rPr>
            </w:pPr>
            <w:r>
              <w:rPr>
                <w:rFonts w:cstheme="minorHAnsi"/>
                <w:sz w:val="20"/>
                <w:szCs w:val="20"/>
              </w:rPr>
              <w:t>2.18</w:t>
            </w:r>
          </w:p>
        </w:tc>
        <w:tc>
          <w:tcPr>
            <w:tcW w:w="848" w:type="dxa"/>
          </w:tcPr>
          <w:p w14:paraId="69E8006F" w14:textId="5639218B" w:rsidR="00DF01D5" w:rsidRPr="001903D9" w:rsidRDefault="00DF01D5" w:rsidP="00AA4D6A">
            <w:pPr>
              <w:spacing w:line="360" w:lineRule="auto"/>
              <w:jc w:val="center"/>
              <w:rPr>
                <w:rFonts w:cstheme="minorHAnsi"/>
                <w:sz w:val="20"/>
                <w:szCs w:val="20"/>
              </w:rPr>
            </w:pPr>
            <w:r w:rsidRPr="001903D9">
              <w:rPr>
                <w:rFonts w:cstheme="minorHAnsi"/>
                <w:sz w:val="20"/>
                <w:szCs w:val="20"/>
              </w:rPr>
              <w:t>RMT-8</w:t>
            </w:r>
          </w:p>
        </w:tc>
        <w:tc>
          <w:tcPr>
            <w:tcW w:w="853" w:type="dxa"/>
          </w:tcPr>
          <w:p w14:paraId="3ACEADB5" w14:textId="57D630E5" w:rsidR="00DF01D5" w:rsidRPr="001903D9" w:rsidRDefault="00DF01D5" w:rsidP="005D72A2">
            <w:pPr>
              <w:spacing w:line="360" w:lineRule="auto"/>
              <w:jc w:val="center"/>
              <w:rPr>
                <w:rFonts w:cstheme="minorHAnsi"/>
                <w:sz w:val="20"/>
                <w:szCs w:val="20"/>
              </w:rPr>
            </w:pPr>
            <w:r w:rsidRPr="001903D9">
              <w:rPr>
                <w:rFonts w:cstheme="minorHAnsi"/>
                <w:sz w:val="20"/>
                <w:szCs w:val="20"/>
              </w:rPr>
              <w:t>26506</w:t>
            </w:r>
          </w:p>
        </w:tc>
        <w:tc>
          <w:tcPr>
            <w:tcW w:w="992" w:type="dxa"/>
          </w:tcPr>
          <w:p w14:paraId="04658F6C" w14:textId="1F7A8861" w:rsidR="00DF01D5" w:rsidRPr="001903D9" w:rsidRDefault="00DF01D5" w:rsidP="00AA4D6A">
            <w:pPr>
              <w:spacing w:line="360" w:lineRule="auto"/>
              <w:jc w:val="center"/>
              <w:rPr>
                <w:rFonts w:cstheme="minorHAnsi"/>
                <w:sz w:val="20"/>
                <w:szCs w:val="20"/>
              </w:rPr>
            </w:pPr>
            <w:r w:rsidRPr="001903D9">
              <w:rPr>
                <w:rFonts w:cstheme="minorHAnsi"/>
                <w:sz w:val="20"/>
                <w:szCs w:val="20"/>
              </w:rPr>
              <w:t>0 – 603</w:t>
            </w:r>
          </w:p>
        </w:tc>
        <w:tc>
          <w:tcPr>
            <w:tcW w:w="993" w:type="dxa"/>
          </w:tcPr>
          <w:p w14:paraId="473BE7B1" w14:textId="06690D87" w:rsidR="00DF01D5" w:rsidRPr="001903D9" w:rsidRDefault="00DF01D5" w:rsidP="00AA4D6A">
            <w:pPr>
              <w:spacing w:line="360" w:lineRule="auto"/>
              <w:jc w:val="center"/>
              <w:rPr>
                <w:rFonts w:cstheme="minorHAnsi"/>
                <w:sz w:val="20"/>
                <w:szCs w:val="20"/>
              </w:rPr>
            </w:pPr>
            <w:r w:rsidRPr="001903D9">
              <w:rPr>
                <w:rFonts w:cstheme="minorHAnsi"/>
                <w:sz w:val="20"/>
                <w:szCs w:val="20"/>
              </w:rPr>
              <w:t>4.8</w:t>
            </w:r>
          </w:p>
        </w:tc>
        <w:tc>
          <w:tcPr>
            <w:tcW w:w="847" w:type="dxa"/>
          </w:tcPr>
          <w:p w14:paraId="603459C0" w14:textId="215D4390" w:rsidR="00DF01D5" w:rsidRPr="001903D9" w:rsidRDefault="00DF01D5" w:rsidP="00AA4D6A">
            <w:pPr>
              <w:spacing w:line="360" w:lineRule="auto"/>
              <w:jc w:val="center"/>
              <w:rPr>
                <w:rFonts w:cstheme="minorHAnsi"/>
                <w:sz w:val="20"/>
                <w:szCs w:val="20"/>
              </w:rPr>
            </w:pPr>
            <w:r w:rsidRPr="001903D9">
              <w:rPr>
                <w:rFonts w:cstheme="minorHAnsi"/>
                <w:sz w:val="20"/>
                <w:szCs w:val="20"/>
              </w:rPr>
              <w:t>52</w:t>
            </w:r>
          </w:p>
        </w:tc>
      </w:tr>
      <w:tr w:rsidR="00DF01D5" w14:paraId="57B8CC6C" w14:textId="29CD10E9" w:rsidTr="0051187F">
        <w:tc>
          <w:tcPr>
            <w:tcW w:w="567" w:type="dxa"/>
          </w:tcPr>
          <w:p w14:paraId="3DDBC8D2" w14:textId="4B365E6B" w:rsidR="00DF01D5" w:rsidRPr="001903D9" w:rsidRDefault="00DF01D5" w:rsidP="00382583">
            <w:pPr>
              <w:spacing w:line="360" w:lineRule="auto"/>
              <w:jc w:val="center"/>
              <w:rPr>
                <w:rFonts w:cstheme="minorHAnsi"/>
                <w:sz w:val="20"/>
                <w:szCs w:val="20"/>
              </w:rPr>
            </w:pPr>
            <w:r w:rsidRPr="001903D9">
              <w:rPr>
                <w:rFonts w:cstheme="minorHAnsi"/>
                <w:sz w:val="20"/>
                <w:szCs w:val="20"/>
              </w:rPr>
              <w:t>5</w:t>
            </w:r>
          </w:p>
        </w:tc>
        <w:tc>
          <w:tcPr>
            <w:tcW w:w="1701" w:type="dxa"/>
          </w:tcPr>
          <w:p w14:paraId="4902633F" w14:textId="003E957B" w:rsidR="00DF01D5" w:rsidRPr="001903D9" w:rsidRDefault="00DF01D5" w:rsidP="00AA4D6A">
            <w:pPr>
              <w:spacing w:line="360" w:lineRule="auto"/>
              <w:jc w:val="center"/>
              <w:rPr>
                <w:rFonts w:cstheme="minorHAnsi"/>
                <w:sz w:val="20"/>
                <w:szCs w:val="20"/>
              </w:rPr>
            </w:pPr>
            <w:r w:rsidRPr="001903D9">
              <w:rPr>
                <w:rFonts w:cstheme="minorHAnsi"/>
                <w:sz w:val="20"/>
                <w:szCs w:val="20"/>
              </w:rPr>
              <w:t>5-5</w:t>
            </w:r>
          </w:p>
        </w:tc>
        <w:tc>
          <w:tcPr>
            <w:tcW w:w="851" w:type="dxa"/>
          </w:tcPr>
          <w:p w14:paraId="33B3EAD8" w14:textId="4FA6B1DE" w:rsidR="00DF01D5" w:rsidRPr="001903D9" w:rsidRDefault="00DF01D5" w:rsidP="00AA4D6A">
            <w:pPr>
              <w:spacing w:line="360" w:lineRule="auto"/>
              <w:jc w:val="center"/>
              <w:rPr>
                <w:rFonts w:cstheme="minorHAnsi"/>
                <w:sz w:val="20"/>
                <w:szCs w:val="20"/>
              </w:rPr>
            </w:pPr>
            <w:r w:rsidRPr="001903D9">
              <w:rPr>
                <w:rFonts w:cstheme="minorHAnsi"/>
                <w:sz w:val="20"/>
                <w:szCs w:val="20"/>
              </w:rPr>
              <w:t>Oct 21</w:t>
            </w:r>
          </w:p>
        </w:tc>
        <w:tc>
          <w:tcPr>
            <w:tcW w:w="992" w:type="dxa"/>
          </w:tcPr>
          <w:p w14:paraId="1845300C" w14:textId="6C9A74D8" w:rsidR="00DF01D5" w:rsidRPr="001903D9" w:rsidRDefault="00DF01D5" w:rsidP="001903D9">
            <w:pPr>
              <w:spacing w:line="360" w:lineRule="auto"/>
              <w:jc w:val="center"/>
              <w:rPr>
                <w:rFonts w:cstheme="minorHAnsi"/>
                <w:color w:val="000000"/>
                <w:sz w:val="20"/>
                <w:szCs w:val="20"/>
              </w:rPr>
            </w:pPr>
            <w:r w:rsidRPr="001903D9">
              <w:rPr>
                <w:rFonts w:cstheme="minorHAnsi"/>
                <w:color w:val="000000"/>
                <w:sz w:val="20"/>
                <w:szCs w:val="20"/>
              </w:rPr>
              <w:t>-54.000</w:t>
            </w:r>
          </w:p>
        </w:tc>
        <w:tc>
          <w:tcPr>
            <w:tcW w:w="1134" w:type="dxa"/>
          </w:tcPr>
          <w:p w14:paraId="3150EC17" w14:textId="5443917F" w:rsidR="00DF01D5" w:rsidRPr="001903D9" w:rsidRDefault="00DF01D5" w:rsidP="001903D9">
            <w:pPr>
              <w:spacing w:line="360" w:lineRule="auto"/>
              <w:jc w:val="center"/>
              <w:rPr>
                <w:rFonts w:cstheme="minorHAnsi"/>
                <w:color w:val="000000"/>
                <w:sz w:val="20"/>
                <w:szCs w:val="20"/>
              </w:rPr>
            </w:pPr>
            <w:r w:rsidRPr="001903D9">
              <w:rPr>
                <w:rFonts w:cstheme="minorHAnsi"/>
                <w:color w:val="000000"/>
                <w:sz w:val="20"/>
                <w:szCs w:val="20"/>
              </w:rPr>
              <w:t>-25.006</w:t>
            </w:r>
          </w:p>
        </w:tc>
        <w:tc>
          <w:tcPr>
            <w:tcW w:w="567" w:type="dxa"/>
          </w:tcPr>
          <w:p w14:paraId="087DFCE2" w14:textId="0D550EEA" w:rsidR="00DF01D5" w:rsidRPr="001903D9" w:rsidRDefault="00DF01D5" w:rsidP="00AA4D6A">
            <w:pPr>
              <w:spacing w:line="360" w:lineRule="auto"/>
              <w:jc w:val="center"/>
              <w:rPr>
                <w:rFonts w:cstheme="minorHAnsi"/>
                <w:sz w:val="20"/>
                <w:szCs w:val="20"/>
              </w:rPr>
            </w:pPr>
            <w:r w:rsidRPr="001903D9">
              <w:rPr>
                <w:rFonts w:cstheme="minorHAnsi"/>
                <w:sz w:val="20"/>
                <w:szCs w:val="20"/>
              </w:rPr>
              <w:t>N</w:t>
            </w:r>
          </w:p>
        </w:tc>
        <w:tc>
          <w:tcPr>
            <w:tcW w:w="1276" w:type="dxa"/>
          </w:tcPr>
          <w:p w14:paraId="5C0A401C" w14:textId="4DC58700" w:rsidR="00DF01D5" w:rsidRPr="001903D9" w:rsidRDefault="009D3644" w:rsidP="009D3644">
            <w:pPr>
              <w:spacing w:line="360" w:lineRule="auto"/>
              <w:jc w:val="center"/>
              <w:rPr>
                <w:rFonts w:cstheme="minorHAnsi"/>
                <w:sz w:val="20"/>
                <w:szCs w:val="20"/>
              </w:rPr>
            </w:pPr>
            <w:r>
              <w:rPr>
                <w:rFonts w:cstheme="minorHAnsi"/>
                <w:sz w:val="20"/>
                <w:szCs w:val="20"/>
              </w:rPr>
              <w:t>SACCF - SB</w:t>
            </w:r>
          </w:p>
        </w:tc>
        <w:tc>
          <w:tcPr>
            <w:tcW w:w="709" w:type="dxa"/>
          </w:tcPr>
          <w:p w14:paraId="7B29D109" w14:textId="297A9B33" w:rsidR="00DF01D5" w:rsidRPr="001903D9" w:rsidRDefault="0051187F" w:rsidP="00AA4D6A">
            <w:pPr>
              <w:spacing w:line="360" w:lineRule="auto"/>
              <w:jc w:val="center"/>
              <w:rPr>
                <w:rFonts w:cstheme="minorHAnsi"/>
                <w:sz w:val="20"/>
                <w:szCs w:val="20"/>
              </w:rPr>
            </w:pPr>
            <w:r>
              <w:rPr>
                <w:rFonts w:cstheme="minorHAnsi"/>
                <w:sz w:val="20"/>
                <w:szCs w:val="20"/>
              </w:rPr>
              <w:t>113</w:t>
            </w:r>
          </w:p>
        </w:tc>
        <w:tc>
          <w:tcPr>
            <w:tcW w:w="850" w:type="dxa"/>
          </w:tcPr>
          <w:p w14:paraId="1A246188" w14:textId="6A31E7FB" w:rsidR="00DF01D5" w:rsidRPr="001903D9" w:rsidRDefault="0051187F" w:rsidP="00AA4D6A">
            <w:pPr>
              <w:spacing w:line="360" w:lineRule="auto"/>
              <w:jc w:val="center"/>
              <w:rPr>
                <w:rFonts w:cstheme="minorHAnsi"/>
                <w:sz w:val="20"/>
                <w:szCs w:val="20"/>
              </w:rPr>
            </w:pPr>
            <w:r>
              <w:rPr>
                <w:rFonts w:cstheme="minorHAnsi"/>
                <w:sz w:val="20"/>
                <w:szCs w:val="20"/>
              </w:rPr>
              <w:t>0.68</w:t>
            </w:r>
          </w:p>
        </w:tc>
        <w:tc>
          <w:tcPr>
            <w:tcW w:w="851" w:type="dxa"/>
          </w:tcPr>
          <w:p w14:paraId="2706C98E" w14:textId="78550939" w:rsidR="00DF01D5" w:rsidRPr="001903D9" w:rsidRDefault="0051187F" w:rsidP="00AA4D6A">
            <w:pPr>
              <w:spacing w:line="360" w:lineRule="auto"/>
              <w:jc w:val="center"/>
              <w:rPr>
                <w:rFonts w:cstheme="minorHAnsi"/>
                <w:sz w:val="20"/>
                <w:szCs w:val="20"/>
              </w:rPr>
            </w:pPr>
            <w:r>
              <w:rPr>
                <w:rFonts w:cstheme="minorHAnsi"/>
                <w:sz w:val="20"/>
                <w:szCs w:val="20"/>
              </w:rPr>
              <w:t>0.52</w:t>
            </w:r>
          </w:p>
        </w:tc>
        <w:tc>
          <w:tcPr>
            <w:tcW w:w="708" w:type="dxa"/>
          </w:tcPr>
          <w:p w14:paraId="40C5441D" w14:textId="45607BC3" w:rsidR="00DF01D5" w:rsidRPr="001903D9" w:rsidRDefault="0051187F" w:rsidP="00AA4D6A">
            <w:pPr>
              <w:spacing w:line="360" w:lineRule="auto"/>
              <w:jc w:val="center"/>
              <w:rPr>
                <w:rFonts w:cstheme="minorHAnsi"/>
                <w:sz w:val="20"/>
                <w:szCs w:val="20"/>
              </w:rPr>
            </w:pPr>
            <w:r>
              <w:rPr>
                <w:rFonts w:cstheme="minorHAnsi"/>
                <w:sz w:val="20"/>
                <w:szCs w:val="20"/>
              </w:rPr>
              <w:t>130</w:t>
            </w:r>
          </w:p>
        </w:tc>
        <w:tc>
          <w:tcPr>
            <w:tcW w:w="712" w:type="dxa"/>
          </w:tcPr>
          <w:p w14:paraId="5CD72B04" w14:textId="347DEA9B" w:rsidR="00DF01D5" w:rsidRPr="001903D9" w:rsidRDefault="0051187F" w:rsidP="00AA4D6A">
            <w:pPr>
              <w:spacing w:line="360" w:lineRule="auto"/>
              <w:jc w:val="center"/>
              <w:rPr>
                <w:rFonts w:cstheme="minorHAnsi"/>
                <w:sz w:val="20"/>
                <w:szCs w:val="20"/>
              </w:rPr>
            </w:pPr>
            <w:r>
              <w:rPr>
                <w:rFonts w:cstheme="minorHAnsi"/>
                <w:sz w:val="20"/>
                <w:szCs w:val="20"/>
              </w:rPr>
              <w:t>0.23</w:t>
            </w:r>
          </w:p>
        </w:tc>
        <w:tc>
          <w:tcPr>
            <w:tcW w:w="848" w:type="dxa"/>
          </w:tcPr>
          <w:p w14:paraId="645B2B5D" w14:textId="7464DF4B" w:rsidR="00DF01D5" w:rsidRPr="001903D9" w:rsidRDefault="00DF01D5" w:rsidP="00AA4D6A">
            <w:pPr>
              <w:spacing w:line="360" w:lineRule="auto"/>
              <w:jc w:val="center"/>
              <w:rPr>
                <w:rFonts w:cstheme="minorHAnsi"/>
                <w:sz w:val="20"/>
                <w:szCs w:val="20"/>
              </w:rPr>
            </w:pPr>
            <w:r w:rsidRPr="001903D9">
              <w:rPr>
                <w:rFonts w:cstheme="minorHAnsi"/>
                <w:sz w:val="20"/>
                <w:szCs w:val="20"/>
              </w:rPr>
              <w:t>IKMT</w:t>
            </w:r>
          </w:p>
        </w:tc>
        <w:tc>
          <w:tcPr>
            <w:tcW w:w="853" w:type="dxa"/>
          </w:tcPr>
          <w:p w14:paraId="3A399E70" w14:textId="5EDB6296" w:rsidR="00DF01D5" w:rsidRPr="001903D9" w:rsidRDefault="00DF01D5" w:rsidP="00AA4D6A">
            <w:pPr>
              <w:spacing w:line="360" w:lineRule="auto"/>
              <w:jc w:val="center"/>
              <w:rPr>
                <w:rFonts w:cstheme="minorHAnsi"/>
                <w:sz w:val="20"/>
                <w:szCs w:val="20"/>
              </w:rPr>
            </w:pPr>
            <w:r w:rsidRPr="001903D9">
              <w:rPr>
                <w:rFonts w:cstheme="minorHAnsi"/>
                <w:sz w:val="20"/>
                <w:szCs w:val="20"/>
              </w:rPr>
              <w:t>2396</w:t>
            </w:r>
          </w:p>
        </w:tc>
        <w:tc>
          <w:tcPr>
            <w:tcW w:w="992" w:type="dxa"/>
          </w:tcPr>
          <w:p w14:paraId="189B70A5" w14:textId="25EAC2A3" w:rsidR="00DF01D5" w:rsidRPr="001903D9" w:rsidRDefault="00DF01D5" w:rsidP="00AA4D6A">
            <w:pPr>
              <w:spacing w:line="360" w:lineRule="auto"/>
              <w:jc w:val="center"/>
              <w:rPr>
                <w:rFonts w:cstheme="minorHAnsi"/>
                <w:sz w:val="20"/>
                <w:szCs w:val="20"/>
              </w:rPr>
            </w:pPr>
            <w:r w:rsidRPr="001903D9">
              <w:rPr>
                <w:rFonts w:cstheme="minorHAnsi"/>
                <w:sz w:val="20"/>
                <w:szCs w:val="20"/>
              </w:rPr>
              <w:t>0 – 184</w:t>
            </w:r>
          </w:p>
        </w:tc>
        <w:tc>
          <w:tcPr>
            <w:tcW w:w="993" w:type="dxa"/>
          </w:tcPr>
          <w:p w14:paraId="1E3D25F6" w14:textId="4E1D0CB3" w:rsidR="00DF01D5" w:rsidRPr="001903D9" w:rsidRDefault="00DF01D5" w:rsidP="00AA4D6A">
            <w:pPr>
              <w:spacing w:line="360" w:lineRule="auto"/>
              <w:jc w:val="center"/>
              <w:rPr>
                <w:rFonts w:cstheme="minorHAnsi"/>
                <w:sz w:val="20"/>
                <w:szCs w:val="20"/>
              </w:rPr>
            </w:pPr>
            <w:r w:rsidRPr="001903D9">
              <w:rPr>
                <w:rFonts w:cstheme="minorHAnsi"/>
                <w:sz w:val="20"/>
                <w:szCs w:val="20"/>
              </w:rPr>
              <w:t>0.1</w:t>
            </w:r>
          </w:p>
        </w:tc>
        <w:tc>
          <w:tcPr>
            <w:tcW w:w="847" w:type="dxa"/>
          </w:tcPr>
          <w:p w14:paraId="2AE614CD" w14:textId="6B1920B5" w:rsidR="00DF01D5" w:rsidRPr="001903D9" w:rsidRDefault="00DF01D5" w:rsidP="00AA4D6A">
            <w:pPr>
              <w:spacing w:line="360" w:lineRule="auto"/>
              <w:jc w:val="center"/>
              <w:rPr>
                <w:rFonts w:cstheme="minorHAnsi"/>
                <w:sz w:val="20"/>
                <w:szCs w:val="20"/>
              </w:rPr>
            </w:pPr>
            <w:r w:rsidRPr="001903D9">
              <w:rPr>
                <w:rFonts w:cstheme="minorHAnsi"/>
                <w:sz w:val="20"/>
                <w:szCs w:val="20"/>
              </w:rPr>
              <w:t xml:space="preserve">only </w:t>
            </w:r>
            <w:del w:id="558" w:author="Florian Lüskow" w:date="2024-08-05T14:38:00Z" w16du:dateUtc="2024-08-05T12:38:00Z">
              <w:r w:rsidRPr="001903D9" w:rsidDel="00F86AFE">
                <w:rPr>
                  <w:rFonts w:cstheme="minorHAnsi"/>
                  <w:sz w:val="20"/>
                  <w:szCs w:val="20"/>
                </w:rPr>
                <w:delText>S</w:delText>
              </w:r>
            </w:del>
            <w:ins w:id="559" w:author="Florian Lüskow" w:date="2024-08-05T14:38:00Z" w16du:dateUtc="2024-08-05T12:38:00Z">
              <w:r w:rsidR="00F86AFE">
                <w:rPr>
                  <w:rFonts w:cstheme="minorHAnsi"/>
                  <w:sz w:val="20"/>
                  <w:szCs w:val="20"/>
                </w:rPr>
                <w:t>O</w:t>
              </w:r>
            </w:ins>
          </w:p>
        </w:tc>
      </w:tr>
      <w:tr w:rsidR="00DF4338" w14:paraId="07338D0B" w14:textId="3632CF73" w:rsidTr="0051187F">
        <w:tc>
          <w:tcPr>
            <w:tcW w:w="567" w:type="dxa"/>
            <w:vMerge w:val="restart"/>
          </w:tcPr>
          <w:p w14:paraId="67871DCE" w14:textId="66F8B38B" w:rsidR="00DF4338" w:rsidRPr="001903D9" w:rsidRDefault="00DF4338" w:rsidP="00EF0456">
            <w:pPr>
              <w:spacing w:line="360" w:lineRule="auto"/>
              <w:jc w:val="center"/>
              <w:rPr>
                <w:rFonts w:cstheme="minorHAnsi"/>
                <w:sz w:val="20"/>
                <w:szCs w:val="20"/>
              </w:rPr>
            </w:pPr>
            <w:r w:rsidRPr="001903D9">
              <w:rPr>
                <w:rFonts w:cstheme="minorHAnsi"/>
                <w:sz w:val="20"/>
                <w:szCs w:val="20"/>
              </w:rPr>
              <w:t>6</w:t>
            </w:r>
          </w:p>
        </w:tc>
        <w:tc>
          <w:tcPr>
            <w:tcW w:w="1701" w:type="dxa"/>
          </w:tcPr>
          <w:p w14:paraId="3317BB0C" w14:textId="0CE6E4B5" w:rsidR="00DF4338" w:rsidRPr="001903D9" w:rsidRDefault="00DF4338" w:rsidP="00382583">
            <w:pPr>
              <w:spacing w:line="360" w:lineRule="auto"/>
              <w:jc w:val="center"/>
              <w:rPr>
                <w:rFonts w:cstheme="minorHAnsi"/>
                <w:sz w:val="20"/>
                <w:szCs w:val="20"/>
              </w:rPr>
            </w:pPr>
            <w:r w:rsidRPr="001903D9">
              <w:rPr>
                <w:rFonts w:cstheme="minorHAnsi"/>
                <w:sz w:val="20"/>
                <w:szCs w:val="20"/>
              </w:rPr>
              <w:t>6-11 (PS-2)</w:t>
            </w:r>
          </w:p>
        </w:tc>
        <w:tc>
          <w:tcPr>
            <w:tcW w:w="851" w:type="dxa"/>
          </w:tcPr>
          <w:p w14:paraId="458F481E" w14:textId="7BA63A4E" w:rsidR="00DF4338" w:rsidRPr="001903D9" w:rsidRDefault="00DF4338" w:rsidP="00382583">
            <w:pPr>
              <w:spacing w:line="360" w:lineRule="auto"/>
              <w:jc w:val="center"/>
              <w:rPr>
                <w:rFonts w:cstheme="minorHAnsi"/>
                <w:sz w:val="20"/>
                <w:szCs w:val="20"/>
              </w:rPr>
            </w:pPr>
            <w:r w:rsidRPr="001903D9">
              <w:rPr>
                <w:rFonts w:cstheme="minorHAnsi"/>
                <w:sz w:val="20"/>
                <w:szCs w:val="20"/>
              </w:rPr>
              <w:t>Oct 22</w:t>
            </w:r>
          </w:p>
        </w:tc>
        <w:tc>
          <w:tcPr>
            <w:tcW w:w="992" w:type="dxa"/>
          </w:tcPr>
          <w:p w14:paraId="24CE9066" w14:textId="48ABE3A4"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-52.322</w:t>
            </w:r>
          </w:p>
        </w:tc>
        <w:tc>
          <w:tcPr>
            <w:tcW w:w="1134" w:type="dxa"/>
          </w:tcPr>
          <w:p w14:paraId="2386694E" w14:textId="6A020D1B"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-24.975</w:t>
            </w:r>
          </w:p>
        </w:tc>
        <w:tc>
          <w:tcPr>
            <w:tcW w:w="567" w:type="dxa"/>
          </w:tcPr>
          <w:p w14:paraId="76829D6A" w14:textId="21FDB1D3" w:rsidR="00DF4338" w:rsidRPr="001903D9" w:rsidRDefault="00DF4338" w:rsidP="00382583">
            <w:pPr>
              <w:spacing w:line="360" w:lineRule="auto"/>
              <w:jc w:val="center"/>
              <w:rPr>
                <w:rFonts w:cstheme="minorHAnsi"/>
                <w:sz w:val="20"/>
                <w:szCs w:val="20"/>
              </w:rPr>
            </w:pPr>
            <w:r w:rsidRPr="001903D9">
              <w:rPr>
                <w:rFonts w:cstheme="minorHAnsi"/>
                <w:sz w:val="20"/>
                <w:szCs w:val="20"/>
              </w:rPr>
              <w:t>D</w:t>
            </w:r>
          </w:p>
        </w:tc>
        <w:tc>
          <w:tcPr>
            <w:tcW w:w="1276" w:type="dxa"/>
            <w:vMerge w:val="restart"/>
          </w:tcPr>
          <w:p w14:paraId="0D897E4F" w14:textId="03090169" w:rsidR="00DF4338" w:rsidRPr="001903D9" w:rsidRDefault="00DF4338" w:rsidP="00382583">
            <w:pPr>
              <w:spacing w:line="360" w:lineRule="auto"/>
              <w:jc w:val="center"/>
              <w:rPr>
                <w:rFonts w:cstheme="minorHAnsi"/>
                <w:sz w:val="20"/>
                <w:szCs w:val="20"/>
              </w:rPr>
            </w:pPr>
            <w:r w:rsidRPr="009D3644">
              <w:rPr>
                <w:rFonts w:cstheme="minorHAnsi"/>
                <w:sz w:val="20"/>
                <w:szCs w:val="20"/>
              </w:rPr>
              <w:t>SACCF</w:t>
            </w:r>
          </w:p>
        </w:tc>
        <w:tc>
          <w:tcPr>
            <w:tcW w:w="709" w:type="dxa"/>
            <w:vMerge w:val="restart"/>
          </w:tcPr>
          <w:p w14:paraId="0FD9024C" w14:textId="35B16F4E" w:rsidR="00DF4338" w:rsidRPr="001903D9" w:rsidRDefault="0051187F" w:rsidP="00382583">
            <w:pPr>
              <w:spacing w:line="360" w:lineRule="auto"/>
              <w:jc w:val="center"/>
              <w:rPr>
                <w:rFonts w:cstheme="minorHAnsi"/>
                <w:sz w:val="20"/>
                <w:szCs w:val="20"/>
              </w:rPr>
            </w:pPr>
            <w:r>
              <w:rPr>
                <w:rFonts w:cstheme="minorHAnsi"/>
                <w:sz w:val="20"/>
                <w:szCs w:val="20"/>
              </w:rPr>
              <w:t>77</w:t>
            </w:r>
          </w:p>
        </w:tc>
        <w:tc>
          <w:tcPr>
            <w:tcW w:w="850" w:type="dxa"/>
            <w:vMerge w:val="restart"/>
          </w:tcPr>
          <w:p w14:paraId="21F60A27" w14:textId="29D0C192" w:rsidR="00DF4338" w:rsidRPr="001903D9" w:rsidRDefault="0051187F" w:rsidP="00382583">
            <w:pPr>
              <w:spacing w:line="360" w:lineRule="auto"/>
              <w:jc w:val="center"/>
              <w:rPr>
                <w:rFonts w:cstheme="minorHAnsi"/>
                <w:sz w:val="20"/>
                <w:szCs w:val="20"/>
              </w:rPr>
            </w:pPr>
            <w:r>
              <w:rPr>
                <w:rFonts w:cstheme="minorHAnsi"/>
                <w:sz w:val="20"/>
                <w:szCs w:val="20"/>
              </w:rPr>
              <w:t>1.29</w:t>
            </w:r>
          </w:p>
        </w:tc>
        <w:tc>
          <w:tcPr>
            <w:tcW w:w="851" w:type="dxa"/>
            <w:vMerge w:val="restart"/>
          </w:tcPr>
          <w:p w14:paraId="2136C268" w14:textId="1FBF0CBB" w:rsidR="00DF4338" w:rsidRPr="001903D9" w:rsidRDefault="0051187F" w:rsidP="00382583">
            <w:pPr>
              <w:spacing w:line="360" w:lineRule="auto"/>
              <w:jc w:val="center"/>
              <w:rPr>
                <w:rFonts w:cstheme="minorHAnsi"/>
                <w:sz w:val="20"/>
                <w:szCs w:val="20"/>
              </w:rPr>
            </w:pPr>
            <w:r>
              <w:rPr>
                <w:rFonts w:cstheme="minorHAnsi"/>
                <w:sz w:val="20"/>
                <w:szCs w:val="20"/>
              </w:rPr>
              <w:t>1.26</w:t>
            </w:r>
          </w:p>
        </w:tc>
        <w:tc>
          <w:tcPr>
            <w:tcW w:w="708" w:type="dxa"/>
            <w:vMerge w:val="restart"/>
          </w:tcPr>
          <w:p w14:paraId="38F0B622" w14:textId="70D0E02F" w:rsidR="00DF4338" w:rsidRPr="001903D9" w:rsidRDefault="0051187F" w:rsidP="00382583">
            <w:pPr>
              <w:spacing w:line="360" w:lineRule="auto"/>
              <w:jc w:val="center"/>
              <w:rPr>
                <w:rFonts w:cstheme="minorHAnsi"/>
                <w:sz w:val="20"/>
                <w:szCs w:val="20"/>
              </w:rPr>
            </w:pPr>
            <w:r>
              <w:rPr>
                <w:rFonts w:cstheme="minorHAnsi"/>
                <w:sz w:val="20"/>
                <w:szCs w:val="20"/>
              </w:rPr>
              <w:t>153</w:t>
            </w:r>
          </w:p>
        </w:tc>
        <w:tc>
          <w:tcPr>
            <w:tcW w:w="712" w:type="dxa"/>
            <w:vMerge w:val="restart"/>
          </w:tcPr>
          <w:p w14:paraId="4790A14F" w14:textId="6F2BC6D6" w:rsidR="00DF4338" w:rsidRPr="001903D9" w:rsidRDefault="0051187F" w:rsidP="00382583">
            <w:pPr>
              <w:spacing w:line="360" w:lineRule="auto"/>
              <w:jc w:val="center"/>
              <w:rPr>
                <w:rFonts w:cstheme="minorHAnsi"/>
                <w:sz w:val="20"/>
                <w:szCs w:val="20"/>
              </w:rPr>
            </w:pPr>
            <w:r>
              <w:rPr>
                <w:rFonts w:cstheme="minorHAnsi"/>
                <w:sz w:val="20"/>
                <w:szCs w:val="20"/>
              </w:rPr>
              <w:t>1.02</w:t>
            </w:r>
          </w:p>
        </w:tc>
        <w:tc>
          <w:tcPr>
            <w:tcW w:w="848" w:type="dxa"/>
          </w:tcPr>
          <w:p w14:paraId="0BDDE1AC" w14:textId="459A3283" w:rsidR="00DF4338" w:rsidRPr="001903D9" w:rsidRDefault="00DF4338" w:rsidP="00382583">
            <w:pPr>
              <w:spacing w:line="360" w:lineRule="auto"/>
              <w:jc w:val="center"/>
              <w:rPr>
                <w:rFonts w:cstheme="minorHAnsi"/>
                <w:sz w:val="20"/>
                <w:szCs w:val="20"/>
              </w:rPr>
            </w:pPr>
            <w:r w:rsidRPr="001903D9">
              <w:rPr>
                <w:rFonts w:cstheme="minorHAnsi"/>
                <w:sz w:val="20"/>
                <w:szCs w:val="20"/>
              </w:rPr>
              <w:t>RMT-8</w:t>
            </w:r>
          </w:p>
        </w:tc>
        <w:tc>
          <w:tcPr>
            <w:tcW w:w="853" w:type="dxa"/>
          </w:tcPr>
          <w:p w14:paraId="7D135D60" w14:textId="49FF5439" w:rsidR="00DF4338" w:rsidRPr="001903D9" w:rsidRDefault="00DF4338" w:rsidP="00382583">
            <w:pPr>
              <w:spacing w:line="360" w:lineRule="auto"/>
              <w:jc w:val="center"/>
              <w:rPr>
                <w:rFonts w:cstheme="minorHAnsi"/>
                <w:sz w:val="20"/>
                <w:szCs w:val="20"/>
              </w:rPr>
            </w:pPr>
            <w:r w:rsidRPr="001903D9">
              <w:rPr>
                <w:rFonts w:cstheme="minorHAnsi"/>
                <w:sz w:val="20"/>
                <w:szCs w:val="20"/>
              </w:rPr>
              <w:t>22902</w:t>
            </w:r>
          </w:p>
        </w:tc>
        <w:tc>
          <w:tcPr>
            <w:tcW w:w="992" w:type="dxa"/>
          </w:tcPr>
          <w:p w14:paraId="5A274831" w14:textId="4F800381" w:rsidR="00DF4338" w:rsidRPr="001903D9" w:rsidRDefault="00DF4338" w:rsidP="00382583">
            <w:pPr>
              <w:spacing w:line="360" w:lineRule="auto"/>
              <w:jc w:val="center"/>
              <w:rPr>
                <w:rFonts w:cstheme="minorHAnsi"/>
                <w:sz w:val="20"/>
                <w:szCs w:val="20"/>
              </w:rPr>
            </w:pPr>
            <w:r w:rsidRPr="001903D9">
              <w:rPr>
                <w:rFonts w:cstheme="minorHAnsi"/>
                <w:sz w:val="20"/>
                <w:szCs w:val="20"/>
              </w:rPr>
              <w:t>0 – 620</w:t>
            </w:r>
          </w:p>
        </w:tc>
        <w:tc>
          <w:tcPr>
            <w:tcW w:w="993" w:type="dxa"/>
          </w:tcPr>
          <w:p w14:paraId="30096F4C" w14:textId="50FA19B4" w:rsidR="00DF4338" w:rsidRPr="001903D9" w:rsidRDefault="00DF4338" w:rsidP="00382583">
            <w:pPr>
              <w:spacing w:line="360" w:lineRule="auto"/>
              <w:jc w:val="center"/>
              <w:rPr>
                <w:rFonts w:cstheme="minorHAnsi"/>
                <w:sz w:val="20"/>
                <w:szCs w:val="20"/>
              </w:rPr>
            </w:pPr>
            <w:r w:rsidRPr="001903D9">
              <w:rPr>
                <w:rFonts w:cstheme="minorHAnsi"/>
                <w:sz w:val="20"/>
                <w:szCs w:val="20"/>
              </w:rPr>
              <w:t>0.5</w:t>
            </w:r>
          </w:p>
        </w:tc>
        <w:tc>
          <w:tcPr>
            <w:tcW w:w="847" w:type="dxa"/>
          </w:tcPr>
          <w:p w14:paraId="74FF74DF" w14:textId="44978FBD" w:rsidR="00DF4338" w:rsidRPr="001903D9" w:rsidRDefault="00DF4338" w:rsidP="00382583">
            <w:pPr>
              <w:spacing w:line="360" w:lineRule="auto"/>
              <w:jc w:val="center"/>
              <w:rPr>
                <w:rFonts w:cstheme="minorHAnsi"/>
                <w:sz w:val="20"/>
                <w:szCs w:val="20"/>
              </w:rPr>
            </w:pPr>
            <w:r w:rsidRPr="001903D9">
              <w:rPr>
                <w:rFonts w:cstheme="minorHAnsi"/>
                <w:sz w:val="20"/>
                <w:szCs w:val="20"/>
              </w:rPr>
              <w:t>16</w:t>
            </w:r>
          </w:p>
        </w:tc>
      </w:tr>
      <w:tr w:rsidR="00DF4338" w14:paraId="40C5A967" w14:textId="6B02086F" w:rsidTr="0051187F">
        <w:tc>
          <w:tcPr>
            <w:tcW w:w="567" w:type="dxa"/>
            <w:vMerge/>
          </w:tcPr>
          <w:p w14:paraId="29A7F16E" w14:textId="26B3DCF0" w:rsidR="00DF4338" w:rsidRPr="001903D9" w:rsidRDefault="00DF4338" w:rsidP="00382583">
            <w:pPr>
              <w:spacing w:line="360" w:lineRule="auto"/>
              <w:jc w:val="center"/>
              <w:rPr>
                <w:rFonts w:cstheme="minorHAnsi"/>
                <w:sz w:val="20"/>
                <w:szCs w:val="20"/>
              </w:rPr>
            </w:pPr>
          </w:p>
        </w:tc>
        <w:tc>
          <w:tcPr>
            <w:tcW w:w="1701" w:type="dxa"/>
          </w:tcPr>
          <w:p w14:paraId="4193B008" w14:textId="10E0B432" w:rsidR="00DF4338" w:rsidRPr="001903D9" w:rsidRDefault="00DF4338" w:rsidP="00382583">
            <w:pPr>
              <w:spacing w:line="360" w:lineRule="auto"/>
              <w:jc w:val="center"/>
              <w:rPr>
                <w:rFonts w:cstheme="minorHAnsi"/>
                <w:sz w:val="20"/>
                <w:szCs w:val="20"/>
              </w:rPr>
            </w:pPr>
            <w:r w:rsidRPr="001903D9">
              <w:rPr>
                <w:rFonts w:cstheme="minorHAnsi"/>
                <w:sz w:val="20"/>
                <w:szCs w:val="20"/>
              </w:rPr>
              <w:t>6-12 (PS-2)</w:t>
            </w:r>
          </w:p>
        </w:tc>
        <w:tc>
          <w:tcPr>
            <w:tcW w:w="851" w:type="dxa"/>
          </w:tcPr>
          <w:p w14:paraId="2AE5D337" w14:textId="306F86D0" w:rsidR="00DF4338" w:rsidRPr="001903D9" w:rsidRDefault="00DF4338" w:rsidP="00382583">
            <w:pPr>
              <w:spacing w:line="360" w:lineRule="auto"/>
              <w:jc w:val="center"/>
              <w:rPr>
                <w:rFonts w:cstheme="minorHAnsi"/>
                <w:sz w:val="20"/>
                <w:szCs w:val="20"/>
              </w:rPr>
            </w:pPr>
            <w:r w:rsidRPr="001903D9">
              <w:rPr>
                <w:rFonts w:cstheme="minorHAnsi"/>
                <w:sz w:val="20"/>
                <w:szCs w:val="20"/>
              </w:rPr>
              <w:t>Oct 22</w:t>
            </w:r>
          </w:p>
        </w:tc>
        <w:tc>
          <w:tcPr>
            <w:tcW w:w="992" w:type="dxa"/>
          </w:tcPr>
          <w:p w14:paraId="4DE4BF0B" w14:textId="0548F92D"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-52.297</w:t>
            </w:r>
          </w:p>
        </w:tc>
        <w:tc>
          <w:tcPr>
            <w:tcW w:w="1134" w:type="dxa"/>
          </w:tcPr>
          <w:p w14:paraId="5B81EF92" w14:textId="6536EF92"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-25.006</w:t>
            </w:r>
          </w:p>
        </w:tc>
        <w:tc>
          <w:tcPr>
            <w:tcW w:w="567" w:type="dxa"/>
          </w:tcPr>
          <w:p w14:paraId="22D0A76E" w14:textId="10EDA85D" w:rsidR="00DF4338" w:rsidRPr="001903D9" w:rsidRDefault="00DF4338" w:rsidP="00382583">
            <w:pPr>
              <w:spacing w:line="360" w:lineRule="auto"/>
              <w:jc w:val="center"/>
              <w:rPr>
                <w:rFonts w:cstheme="minorHAnsi"/>
                <w:sz w:val="20"/>
                <w:szCs w:val="20"/>
              </w:rPr>
            </w:pPr>
            <w:r w:rsidRPr="001903D9">
              <w:rPr>
                <w:rFonts w:cstheme="minorHAnsi"/>
                <w:sz w:val="20"/>
                <w:szCs w:val="20"/>
              </w:rPr>
              <w:t>D</w:t>
            </w:r>
          </w:p>
        </w:tc>
        <w:tc>
          <w:tcPr>
            <w:tcW w:w="1276" w:type="dxa"/>
            <w:vMerge/>
          </w:tcPr>
          <w:p w14:paraId="3C260383" w14:textId="77777777" w:rsidR="00DF4338" w:rsidRPr="001903D9" w:rsidRDefault="00DF4338" w:rsidP="00382583">
            <w:pPr>
              <w:spacing w:line="360" w:lineRule="auto"/>
              <w:jc w:val="center"/>
              <w:rPr>
                <w:rFonts w:cstheme="minorHAnsi"/>
                <w:sz w:val="20"/>
                <w:szCs w:val="20"/>
              </w:rPr>
            </w:pPr>
          </w:p>
        </w:tc>
        <w:tc>
          <w:tcPr>
            <w:tcW w:w="709" w:type="dxa"/>
            <w:vMerge/>
          </w:tcPr>
          <w:p w14:paraId="2D789AC2" w14:textId="77777777" w:rsidR="00DF4338" w:rsidRPr="001903D9" w:rsidRDefault="00DF4338" w:rsidP="00382583">
            <w:pPr>
              <w:spacing w:line="360" w:lineRule="auto"/>
              <w:jc w:val="center"/>
              <w:rPr>
                <w:rFonts w:cstheme="minorHAnsi"/>
                <w:sz w:val="20"/>
                <w:szCs w:val="20"/>
              </w:rPr>
            </w:pPr>
          </w:p>
        </w:tc>
        <w:tc>
          <w:tcPr>
            <w:tcW w:w="850" w:type="dxa"/>
            <w:vMerge/>
          </w:tcPr>
          <w:p w14:paraId="7A108DB6" w14:textId="1339DA4E" w:rsidR="00DF4338" w:rsidRPr="001903D9" w:rsidRDefault="00DF4338" w:rsidP="00382583">
            <w:pPr>
              <w:spacing w:line="360" w:lineRule="auto"/>
              <w:jc w:val="center"/>
              <w:rPr>
                <w:rFonts w:cstheme="minorHAnsi"/>
                <w:sz w:val="20"/>
                <w:szCs w:val="20"/>
              </w:rPr>
            </w:pPr>
          </w:p>
        </w:tc>
        <w:tc>
          <w:tcPr>
            <w:tcW w:w="851" w:type="dxa"/>
            <w:vMerge/>
          </w:tcPr>
          <w:p w14:paraId="692BCCF6" w14:textId="76F04193" w:rsidR="00DF4338" w:rsidRPr="001903D9" w:rsidRDefault="00DF4338" w:rsidP="00382583">
            <w:pPr>
              <w:spacing w:line="360" w:lineRule="auto"/>
              <w:jc w:val="center"/>
              <w:rPr>
                <w:rFonts w:cstheme="minorHAnsi"/>
                <w:sz w:val="20"/>
                <w:szCs w:val="20"/>
              </w:rPr>
            </w:pPr>
          </w:p>
        </w:tc>
        <w:tc>
          <w:tcPr>
            <w:tcW w:w="708" w:type="dxa"/>
            <w:vMerge/>
          </w:tcPr>
          <w:p w14:paraId="4E0A8EAE" w14:textId="4CCCD59D" w:rsidR="00DF4338" w:rsidRPr="001903D9" w:rsidRDefault="00DF4338" w:rsidP="00382583">
            <w:pPr>
              <w:spacing w:line="360" w:lineRule="auto"/>
              <w:jc w:val="center"/>
              <w:rPr>
                <w:rFonts w:cstheme="minorHAnsi"/>
                <w:sz w:val="20"/>
                <w:szCs w:val="20"/>
              </w:rPr>
            </w:pPr>
          </w:p>
        </w:tc>
        <w:tc>
          <w:tcPr>
            <w:tcW w:w="712" w:type="dxa"/>
            <w:vMerge/>
          </w:tcPr>
          <w:p w14:paraId="3279E641" w14:textId="058803E8" w:rsidR="00DF4338" w:rsidRPr="001903D9" w:rsidRDefault="00DF4338" w:rsidP="00382583">
            <w:pPr>
              <w:spacing w:line="360" w:lineRule="auto"/>
              <w:jc w:val="center"/>
              <w:rPr>
                <w:rFonts w:cstheme="minorHAnsi"/>
                <w:sz w:val="20"/>
                <w:szCs w:val="20"/>
              </w:rPr>
            </w:pPr>
          </w:p>
        </w:tc>
        <w:tc>
          <w:tcPr>
            <w:tcW w:w="848" w:type="dxa"/>
          </w:tcPr>
          <w:p w14:paraId="39B3F650" w14:textId="128925C0" w:rsidR="00DF4338" w:rsidRPr="001903D9" w:rsidRDefault="00DF4338" w:rsidP="00382583">
            <w:pPr>
              <w:spacing w:line="360" w:lineRule="auto"/>
              <w:jc w:val="center"/>
              <w:rPr>
                <w:rFonts w:cstheme="minorHAnsi"/>
                <w:sz w:val="20"/>
                <w:szCs w:val="20"/>
              </w:rPr>
            </w:pPr>
            <w:r w:rsidRPr="001903D9">
              <w:rPr>
                <w:rFonts w:cstheme="minorHAnsi"/>
                <w:sz w:val="20"/>
                <w:szCs w:val="20"/>
              </w:rPr>
              <w:t>IKMT</w:t>
            </w:r>
          </w:p>
        </w:tc>
        <w:tc>
          <w:tcPr>
            <w:tcW w:w="853" w:type="dxa"/>
          </w:tcPr>
          <w:p w14:paraId="68A2E0CD" w14:textId="3E7B9F96" w:rsidR="00DF4338" w:rsidRPr="001903D9" w:rsidRDefault="00DF4338" w:rsidP="00382583">
            <w:pPr>
              <w:spacing w:line="360" w:lineRule="auto"/>
              <w:jc w:val="center"/>
              <w:rPr>
                <w:rFonts w:cstheme="minorHAnsi"/>
                <w:sz w:val="20"/>
                <w:szCs w:val="20"/>
              </w:rPr>
            </w:pPr>
            <w:r w:rsidRPr="001903D9">
              <w:rPr>
                <w:rFonts w:cstheme="minorHAnsi"/>
                <w:sz w:val="20"/>
                <w:szCs w:val="20"/>
              </w:rPr>
              <w:t>2342</w:t>
            </w:r>
          </w:p>
        </w:tc>
        <w:tc>
          <w:tcPr>
            <w:tcW w:w="992" w:type="dxa"/>
          </w:tcPr>
          <w:p w14:paraId="47FD1C40" w14:textId="6AF23331" w:rsidR="00DF4338" w:rsidRPr="001903D9" w:rsidRDefault="00DF4338" w:rsidP="00382583">
            <w:pPr>
              <w:spacing w:line="360" w:lineRule="auto"/>
              <w:jc w:val="center"/>
              <w:rPr>
                <w:rFonts w:cstheme="minorHAnsi"/>
                <w:sz w:val="20"/>
                <w:szCs w:val="20"/>
              </w:rPr>
            </w:pPr>
            <w:r w:rsidRPr="001903D9">
              <w:rPr>
                <w:rFonts w:cstheme="minorHAnsi"/>
                <w:sz w:val="20"/>
                <w:szCs w:val="20"/>
              </w:rPr>
              <w:t>0 – 169</w:t>
            </w:r>
          </w:p>
        </w:tc>
        <w:tc>
          <w:tcPr>
            <w:tcW w:w="993" w:type="dxa"/>
          </w:tcPr>
          <w:p w14:paraId="54319E23" w14:textId="1DD0B791" w:rsidR="00DF4338" w:rsidRPr="001903D9" w:rsidRDefault="00DF4338" w:rsidP="00382583">
            <w:pPr>
              <w:spacing w:line="360" w:lineRule="auto"/>
              <w:jc w:val="center"/>
              <w:rPr>
                <w:rFonts w:cstheme="minorHAnsi"/>
                <w:sz w:val="20"/>
                <w:szCs w:val="20"/>
              </w:rPr>
            </w:pPr>
            <w:r w:rsidRPr="001903D9">
              <w:rPr>
                <w:rFonts w:cstheme="minorHAnsi"/>
                <w:sz w:val="20"/>
                <w:szCs w:val="20"/>
              </w:rPr>
              <w:t>0</w:t>
            </w:r>
          </w:p>
        </w:tc>
        <w:tc>
          <w:tcPr>
            <w:tcW w:w="847" w:type="dxa"/>
          </w:tcPr>
          <w:p w14:paraId="0E8C8B38" w14:textId="59DD1E24" w:rsidR="00DF4338" w:rsidRPr="001903D9" w:rsidRDefault="00DF4338" w:rsidP="00382583">
            <w:pPr>
              <w:spacing w:line="360" w:lineRule="auto"/>
              <w:jc w:val="center"/>
              <w:rPr>
                <w:rFonts w:cstheme="minorHAnsi"/>
                <w:sz w:val="20"/>
                <w:szCs w:val="20"/>
              </w:rPr>
            </w:pPr>
            <w:r w:rsidRPr="001903D9">
              <w:rPr>
                <w:rFonts w:cstheme="minorHAnsi"/>
                <w:sz w:val="20"/>
                <w:szCs w:val="20"/>
              </w:rPr>
              <w:t>–</w:t>
            </w:r>
          </w:p>
        </w:tc>
      </w:tr>
      <w:tr w:rsidR="00DF4338" w14:paraId="33CEA09D" w14:textId="55BC4272" w:rsidTr="0051187F">
        <w:tc>
          <w:tcPr>
            <w:tcW w:w="567" w:type="dxa"/>
            <w:vMerge/>
          </w:tcPr>
          <w:p w14:paraId="36F7CC5D" w14:textId="4582AEB7" w:rsidR="00DF4338" w:rsidRPr="001903D9" w:rsidRDefault="00DF4338" w:rsidP="00382583">
            <w:pPr>
              <w:spacing w:line="360" w:lineRule="auto"/>
              <w:jc w:val="center"/>
              <w:rPr>
                <w:rFonts w:cstheme="minorHAnsi"/>
                <w:sz w:val="20"/>
                <w:szCs w:val="20"/>
              </w:rPr>
            </w:pPr>
          </w:p>
        </w:tc>
        <w:tc>
          <w:tcPr>
            <w:tcW w:w="1701" w:type="dxa"/>
          </w:tcPr>
          <w:p w14:paraId="58B7D6AA" w14:textId="176D9DBC" w:rsidR="00DF4338" w:rsidRPr="001903D9" w:rsidRDefault="00DF4338" w:rsidP="00382583">
            <w:pPr>
              <w:spacing w:line="360" w:lineRule="auto"/>
              <w:jc w:val="center"/>
              <w:rPr>
                <w:rFonts w:cstheme="minorHAnsi"/>
                <w:sz w:val="20"/>
                <w:szCs w:val="20"/>
              </w:rPr>
            </w:pPr>
            <w:r w:rsidRPr="001903D9">
              <w:rPr>
                <w:rFonts w:cstheme="minorHAnsi"/>
                <w:sz w:val="20"/>
                <w:szCs w:val="20"/>
              </w:rPr>
              <w:t>6-18 (PS-2)</w:t>
            </w:r>
          </w:p>
        </w:tc>
        <w:tc>
          <w:tcPr>
            <w:tcW w:w="851" w:type="dxa"/>
          </w:tcPr>
          <w:p w14:paraId="5B67D763" w14:textId="59D4EDE9" w:rsidR="00DF4338" w:rsidRPr="001903D9" w:rsidRDefault="00DF4338" w:rsidP="00382583">
            <w:pPr>
              <w:spacing w:line="360" w:lineRule="auto"/>
              <w:jc w:val="center"/>
              <w:rPr>
                <w:rFonts w:cstheme="minorHAnsi"/>
                <w:sz w:val="20"/>
                <w:szCs w:val="20"/>
              </w:rPr>
            </w:pPr>
            <w:r w:rsidRPr="001903D9">
              <w:rPr>
                <w:rFonts w:cstheme="minorHAnsi"/>
                <w:sz w:val="20"/>
                <w:szCs w:val="20"/>
              </w:rPr>
              <w:t>Oct 22</w:t>
            </w:r>
          </w:p>
        </w:tc>
        <w:tc>
          <w:tcPr>
            <w:tcW w:w="992" w:type="dxa"/>
          </w:tcPr>
          <w:p w14:paraId="39BED55F" w14:textId="5B8BEAB8"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-52.318</w:t>
            </w:r>
          </w:p>
        </w:tc>
        <w:tc>
          <w:tcPr>
            <w:tcW w:w="1134" w:type="dxa"/>
          </w:tcPr>
          <w:p w14:paraId="690C6045" w14:textId="35D4B719"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-24.851</w:t>
            </w:r>
          </w:p>
        </w:tc>
        <w:tc>
          <w:tcPr>
            <w:tcW w:w="567" w:type="dxa"/>
          </w:tcPr>
          <w:p w14:paraId="1AD63134" w14:textId="057229FE" w:rsidR="00DF4338" w:rsidRPr="001903D9" w:rsidRDefault="00DF4338" w:rsidP="00382583">
            <w:pPr>
              <w:spacing w:line="360" w:lineRule="auto"/>
              <w:jc w:val="center"/>
              <w:rPr>
                <w:rFonts w:cstheme="minorHAnsi"/>
                <w:sz w:val="20"/>
                <w:szCs w:val="20"/>
              </w:rPr>
            </w:pPr>
            <w:r w:rsidRPr="001903D9">
              <w:rPr>
                <w:rFonts w:cstheme="minorHAnsi"/>
                <w:sz w:val="20"/>
                <w:szCs w:val="20"/>
              </w:rPr>
              <w:t>N</w:t>
            </w:r>
          </w:p>
        </w:tc>
        <w:tc>
          <w:tcPr>
            <w:tcW w:w="1276" w:type="dxa"/>
            <w:vMerge/>
          </w:tcPr>
          <w:p w14:paraId="4E9A5EE0" w14:textId="77777777" w:rsidR="00DF4338" w:rsidRPr="001903D9" w:rsidRDefault="00DF4338" w:rsidP="00382583">
            <w:pPr>
              <w:spacing w:line="360" w:lineRule="auto"/>
              <w:jc w:val="center"/>
              <w:rPr>
                <w:rFonts w:cstheme="minorHAnsi"/>
                <w:sz w:val="20"/>
                <w:szCs w:val="20"/>
              </w:rPr>
            </w:pPr>
          </w:p>
        </w:tc>
        <w:tc>
          <w:tcPr>
            <w:tcW w:w="709" w:type="dxa"/>
            <w:vMerge/>
          </w:tcPr>
          <w:p w14:paraId="547409F8" w14:textId="77777777" w:rsidR="00DF4338" w:rsidRPr="001903D9" w:rsidRDefault="00DF4338" w:rsidP="00382583">
            <w:pPr>
              <w:spacing w:line="360" w:lineRule="auto"/>
              <w:jc w:val="center"/>
              <w:rPr>
                <w:rFonts w:cstheme="minorHAnsi"/>
                <w:sz w:val="20"/>
                <w:szCs w:val="20"/>
              </w:rPr>
            </w:pPr>
          </w:p>
        </w:tc>
        <w:tc>
          <w:tcPr>
            <w:tcW w:w="850" w:type="dxa"/>
            <w:vMerge/>
          </w:tcPr>
          <w:p w14:paraId="340B4BFD" w14:textId="06D5D5B4" w:rsidR="00DF4338" w:rsidRPr="001903D9" w:rsidRDefault="00DF4338" w:rsidP="00382583">
            <w:pPr>
              <w:spacing w:line="360" w:lineRule="auto"/>
              <w:jc w:val="center"/>
              <w:rPr>
                <w:rFonts w:cstheme="minorHAnsi"/>
                <w:sz w:val="20"/>
                <w:szCs w:val="20"/>
              </w:rPr>
            </w:pPr>
          </w:p>
        </w:tc>
        <w:tc>
          <w:tcPr>
            <w:tcW w:w="851" w:type="dxa"/>
            <w:vMerge/>
          </w:tcPr>
          <w:p w14:paraId="7E275D90" w14:textId="68197786" w:rsidR="00DF4338" w:rsidRPr="001903D9" w:rsidRDefault="00DF4338" w:rsidP="00382583">
            <w:pPr>
              <w:spacing w:line="360" w:lineRule="auto"/>
              <w:jc w:val="center"/>
              <w:rPr>
                <w:rFonts w:cstheme="minorHAnsi"/>
                <w:sz w:val="20"/>
                <w:szCs w:val="20"/>
              </w:rPr>
            </w:pPr>
          </w:p>
        </w:tc>
        <w:tc>
          <w:tcPr>
            <w:tcW w:w="708" w:type="dxa"/>
            <w:vMerge/>
          </w:tcPr>
          <w:p w14:paraId="45FB734E" w14:textId="5062ECE8" w:rsidR="00DF4338" w:rsidRPr="001903D9" w:rsidRDefault="00DF4338" w:rsidP="00382583">
            <w:pPr>
              <w:spacing w:line="360" w:lineRule="auto"/>
              <w:jc w:val="center"/>
              <w:rPr>
                <w:rFonts w:cstheme="minorHAnsi"/>
                <w:sz w:val="20"/>
                <w:szCs w:val="20"/>
              </w:rPr>
            </w:pPr>
          </w:p>
        </w:tc>
        <w:tc>
          <w:tcPr>
            <w:tcW w:w="712" w:type="dxa"/>
            <w:vMerge/>
          </w:tcPr>
          <w:p w14:paraId="082C5A36" w14:textId="06109A48" w:rsidR="00DF4338" w:rsidRPr="001903D9" w:rsidRDefault="00DF4338" w:rsidP="00382583">
            <w:pPr>
              <w:spacing w:line="360" w:lineRule="auto"/>
              <w:jc w:val="center"/>
              <w:rPr>
                <w:rFonts w:cstheme="minorHAnsi"/>
                <w:sz w:val="20"/>
                <w:szCs w:val="20"/>
              </w:rPr>
            </w:pPr>
          </w:p>
        </w:tc>
        <w:tc>
          <w:tcPr>
            <w:tcW w:w="848" w:type="dxa"/>
          </w:tcPr>
          <w:p w14:paraId="262A4E37" w14:textId="09832B9A" w:rsidR="00DF4338" w:rsidRPr="001903D9" w:rsidRDefault="00DF4338" w:rsidP="00382583">
            <w:pPr>
              <w:spacing w:line="360" w:lineRule="auto"/>
              <w:jc w:val="center"/>
              <w:rPr>
                <w:rFonts w:cstheme="minorHAnsi"/>
                <w:sz w:val="20"/>
                <w:szCs w:val="20"/>
              </w:rPr>
            </w:pPr>
            <w:r w:rsidRPr="001903D9">
              <w:rPr>
                <w:rFonts w:cstheme="minorHAnsi"/>
                <w:sz w:val="20"/>
                <w:szCs w:val="20"/>
              </w:rPr>
              <w:t>RMT-8</w:t>
            </w:r>
          </w:p>
        </w:tc>
        <w:tc>
          <w:tcPr>
            <w:tcW w:w="853" w:type="dxa"/>
          </w:tcPr>
          <w:p w14:paraId="79B52EE7" w14:textId="29A54D36" w:rsidR="00DF4338" w:rsidRPr="001903D9" w:rsidRDefault="00DF4338" w:rsidP="00382583">
            <w:pPr>
              <w:spacing w:line="360" w:lineRule="auto"/>
              <w:jc w:val="center"/>
              <w:rPr>
                <w:rFonts w:cstheme="minorHAnsi"/>
                <w:sz w:val="20"/>
                <w:szCs w:val="20"/>
              </w:rPr>
            </w:pPr>
            <w:r w:rsidRPr="001903D9">
              <w:rPr>
                <w:rFonts w:cstheme="minorHAnsi"/>
                <w:sz w:val="20"/>
                <w:szCs w:val="20"/>
              </w:rPr>
              <w:t>23585</w:t>
            </w:r>
          </w:p>
        </w:tc>
        <w:tc>
          <w:tcPr>
            <w:tcW w:w="992" w:type="dxa"/>
          </w:tcPr>
          <w:p w14:paraId="400761E8" w14:textId="4B96F801" w:rsidR="00DF4338" w:rsidRPr="001903D9" w:rsidRDefault="00DF4338" w:rsidP="00382583">
            <w:pPr>
              <w:spacing w:line="360" w:lineRule="auto"/>
              <w:jc w:val="center"/>
              <w:rPr>
                <w:rFonts w:cstheme="minorHAnsi"/>
                <w:sz w:val="20"/>
                <w:szCs w:val="20"/>
              </w:rPr>
            </w:pPr>
            <w:r w:rsidRPr="001903D9">
              <w:rPr>
                <w:rFonts w:cstheme="minorHAnsi"/>
                <w:sz w:val="20"/>
                <w:szCs w:val="20"/>
              </w:rPr>
              <w:t>0 – 611</w:t>
            </w:r>
          </w:p>
        </w:tc>
        <w:tc>
          <w:tcPr>
            <w:tcW w:w="993" w:type="dxa"/>
          </w:tcPr>
          <w:p w14:paraId="7643D785" w14:textId="74622922" w:rsidR="00DF4338" w:rsidRPr="001903D9" w:rsidRDefault="00DF4338" w:rsidP="00382583">
            <w:pPr>
              <w:spacing w:line="360" w:lineRule="auto"/>
              <w:jc w:val="center"/>
              <w:rPr>
                <w:rFonts w:cstheme="minorHAnsi"/>
                <w:sz w:val="20"/>
                <w:szCs w:val="20"/>
              </w:rPr>
            </w:pPr>
            <w:r w:rsidRPr="001903D9">
              <w:rPr>
                <w:rFonts w:cstheme="minorHAnsi"/>
                <w:sz w:val="20"/>
                <w:szCs w:val="20"/>
              </w:rPr>
              <w:t>0.9</w:t>
            </w:r>
          </w:p>
        </w:tc>
        <w:tc>
          <w:tcPr>
            <w:tcW w:w="847" w:type="dxa"/>
          </w:tcPr>
          <w:p w14:paraId="23B00C25" w14:textId="74D0FCE0" w:rsidR="00DF4338" w:rsidRPr="001903D9" w:rsidRDefault="00DF4338" w:rsidP="00382583">
            <w:pPr>
              <w:spacing w:line="360" w:lineRule="auto"/>
              <w:jc w:val="center"/>
              <w:rPr>
                <w:rFonts w:cstheme="minorHAnsi"/>
                <w:sz w:val="20"/>
                <w:szCs w:val="20"/>
              </w:rPr>
            </w:pPr>
            <w:r w:rsidRPr="001903D9">
              <w:rPr>
                <w:rFonts w:cstheme="minorHAnsi"/>
                <w:sz w:val="20"/>
                <w:szCs w:val="20"/>
              </w:rPr>
              <w:t>6</w:t>
            </w:r>
          </w:p>
        </w:tc>
      </w:tr>
      <w:tr w:rsidR="00DF4338" w14:paraId="46033FD0" w14:textId="74D7334E" w:rsidTr="0051187F">
        <w:tc>
          <w:tcPr>
            <w:tcW w:w="567" w:type="dxa"/>
            <w:vMerge/>
          </w:tcPr>
          <w:p w14:paraId="06D1ADA1" w14:textId="0DFC47B4" w:rsidR="00DF4338" w:rsidRPr="001903D9" w:rsidRDefault="00DF4338" w:rsidP="00382583">
            <w:pPr>
              <w:spacing w:line="360" w:lineRule="auto"/>
              <w:jc w:val="center"/>
              <w:rPr>
                <w:rFonts w:cstheme="minorHAnsi"/>
                <w:sz w:val="20"/>
                <w:szCs w:val="20"/>
              </w:rPr>
            </w:pPr>
          </w:p>
        </w:tc>
        <w:tc>
          <w:tcPr>
            <w:tcW w:w="1701" w:type="dxa"/>
          </w:tcPr>
          <w:p w14:paraId="35325B2F" w14:textId="6348F848" w:rsidR="00DF4338" w:rsidRPr="001903D9" w:rsidRDefault="00DF4338" w:rsidP="00382583">
            <w:pPr>
              <w:spacing w:line="360" w:lineRule="auto"/>
              <w:jc w:val="center"/>
              <w:rPr>
                <w:rFonts w:cstheme="minorHAnsi"/>
                <w:sz w:val="20"/>
                <w:szCs w:val="20"/>
              </w:rPr>
            </w:pPr>
            <w:r w:rsidRPr="001903D9">
              <w:rPr>
                <w:rFonts w:cstheme="minorHAnsi"/>
                <w:sz w:val="20"/>
                <w:szCs w:val="20"/>
              </w:rPr>
              <w:t>6-19 (PS-2)</w:t>
            </w:r>
          </w:p>
        </w:tc>
        <w:tc>
          <w:tcPr>
            <w:tcW w:w="851" w:type="dxa"/>
          </w:tcPr>
          <w:p w14:paraId="34FEA71F" w14:textId="1FB31B7D" w:rsidR="00DF4338" w:rsidRPr="001903D9" w:rsidRDefault="00DF4338" w:rsidP="00382583">
            <w:pPr>
              <w:spacing w:line="360" w:lineRule="auto"/>
              <w:jc w:val="center"/>
              <w:rPr>
                <w:rFonts w:cstheme="minorHAnsi"/>
                <w:sz w:val="20"/>
                <w:szCs w:val="20"/>
              </w:rPr>
            </w:pPr>
            <w:r w:rsidRPr="001903D9">
              <w:rPr>
                <w:rFonts w:cstheme="minorHAnsi"/>
                <w:sz w:val="20"/>
                <w:szCs w:val="20"/>
              </w:rPr>
              <w:t>Oct 22</w:t>
            </w:r>
          </w:p>
        </w:tc>
        <w:tc>
          <w:tcPr>
            <w:tcW w:w="992" w:type="dxa"/>
          </w:tcPr>
          <w:p w14:paraId="285E1B7E" w14:textId="08240130" w:rsidR="00DF4338" w:rsidRPr="001903D9" w:rsidRDefault="00DF4338" w:rsidP="00382583">
            <w:pPr>
              <w:spacing w:line="360" w:lineRule="auto"/>
              <w:jc w:val="center"/>
              <w:rPr>
                <w:rFonts w:cstheme="minorHAnsi"/>
                <w:color w:val="000000"/>
                <w:sz w:val="20"/>
                <w:szCs w:val="20"/>
              </w:rPr>
            </w:pPr>
            <w:r w:rsidRPr="001903D9">
              <w:rPr>
                <w:rFonts w:cstheme="minorHAnsi"/>
                <w:color w:val="000000"/>
                <w:sz w:val="20"/>
                <w:szCs w:val="20"/>
              </w:rPr>
              <w:t>-52.302</w:t>
            </w:r>
          </w:p>
        </w:tc>
        <w:tc>
          <w:tcPr>
            <w:tcW w:w="1134" w:type="dxa"/>
          </w:tcPr>
          <w:p w14:paraId="3D517256" w14:textId="631AFFD2"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-24.885</w:t>
            </w:r>
          </w:p>
        </w:tc>
        <w:tc>
          <w:tcPr>
            <w:tcW w:w="567" w:type="dxa"/>
          </w:tcPr>
          <w:p w14:paraId="789C249B" w14:textId="10822393" w:rsidR="00DF4338" w:rsidRPr="001903D9" w:rsidRDefault="00DF4338" w:rsidP="00382583">
            <w:pPr>
              <w:spacing w:line="360" w:lineRule="auto"/>
              <w:jc w:val="center"/>
              <w:rPr>
                <w:rFonts w:cstheme="minorHAnsi"/>
                <w:sz w:val="20"/>
                <w:szCs w:val="20"/>
              </w:rPr>
            </w:pPr>
            <w:r w:rsidRPr="001903D9">
              <w:rPr>
                <w:rFonts w:cstheme="minorHAnsi"/>
                <w:sz w:val="20"/>
                <w:szCs w:val="20"/>
              </w:rPr>
              <w:t>N</w:t>
            </w:r>
          </w:p>
        </w:tc>
        <w:tc>
          <w:tcPr>
            <w:tcW w:w="1276" w:type="dxa"/>
            <w:vMerge/>
          </w:tcPr>
          <w:p w14:paraId="2F737C65" w14:textId="77777777" w:rsidR="00DF4338" w:rsidRPr="001903D9" w:rsidRDefault="00DF4338" w:rsidP="00382583">
            <w:pPr>
              <w:spacing w:line="360" w:lineRule="auto"/>
              <w:jc w:val="center"/>
              <w:rPr>
                <w:rFonts w:cstheme="minorHAnsi"/>
                <w:sz w:val="20"/>
                <w:szCs w:val="20"/>
              </w:rPr>
            </w:pPr>
          </w:p>
        </w:tc>
        <w:tc>
          <w:tcPr>
            <w:tcW w:w="709" w:type="dxa"/>
            <w:vMerge/>
          </w:tcPr>
          <w:p w14:paraId="1B84D3DE" w14:textId="77777777" w:rsidR="00DF4338" w:rsidRPr="001903D9" w:rsidRDefault="00DF4338" w:rsidP="00382583">
            <w:pPr>
              <w:spacing w:line="360" w:lineRule="auto"/>
              <w:jc w:val="center"/>
              <w:rPr>
                <w:rFonts w:cstheme="minorHAnsi"/>
                <w:sz w:val="20"/>
                <w:szCs w:val="20"/>
              </w:rPr>
            </w:pPr>
          </w:p>
        </w:tc>
        <w:tc>
          <w:tcPr>
            <w:tcW w:w="850" w:type="dxa"/>
            <w:vMerge/>
          </w:tcPr>
          <w:p w14:paraId="2A009D02" w14:textId="02AF560D" w:rsidR="00DF4338" w:rsidRPr="001903D9" w:rsidRDefault="00DF4338" w:rsidP="00382583">
            <w:pPr>
              <w:spacing w:line="360" w:lineRule="auto"/>
              <w:jc w:val="center"/>
              <w:rPr>
                <w:rFonts w:cstheme="minorHAnsi"/>
                <w:sz w:val="20"/>
                <w:szCs w:val="20"/>
              </w:rPr>
            </w:pPr>
          </w:p>
        </w:tc>
        <w:tc>
          <w:tcPr>
            <w:tcW w:w="851" w:type="dxa"/>
            <w:vMerge/>
          </w:tcPr>
          <w:p w14:paraId="190B3930" w14:textId="306EE980" w:rsidR="00DF4338" w:rsidRPr="001903D9" w:rsidRDefault="00DF4338" w:rsidP="00382583">
            <w:pPr>
              <w:spacing w:line="360" w:lineRule="auto"/>
              <w:jc w:val="center"/>
              <w:rPr>
                <w:rFonts w:cstheme="minorHAnsi"/>
                <w:sz w:val="20"/>
                <w:szCs w:val="20"/>
              </w:rPr>
            </w:pPr>
          </w:p>
        </w:tc>
        <w:tc>
          <w:tcPr>
            <w:tcW w:w="708" w:type="dxa"/>
            <w:vMerge/>
          </w:tcPr>
          <w:p w14:paraId="790211B5" w14:textId="473D62FC" w:rsidR="00DF4338" w:rsidRPr="001903D9" w:rsidRDefault="00DF4338" w:rsidP="00382583">
            <w:pPr>
              <w:spacing w:line="360" w:lineRule="auto"/>
              <w:jc w:val="center"/>
              <w:rPr>
                <w:rFonts w:cstheme="minorHAnsi"/>
                <w:sz w:val="20"/>
                <w:szCs w:val="20"/>
              </w:rPr>
            </w:pPr>
          </w:p>
        </w:tc>
        <w:tc>
          <w:tcPr>
            <w:tcW w:w="712" w:type="dxa"/>
            <w:vMerge/>
          </w:tcPr>
          <w:p w14:paraId="580D477E" w14:textId="5A83452F" w:rsidR="00DF4338" w:rsidRPr="001903D9" w:rsidRDefault="00DF4338" w:rsidP="00382583">
            <w:pPr>
              <w:spacing w:line="360" w:lineRule="auto"/>
              <w:jc w:val="center"/>
              <w:rPr>
                <w:rFonts w:cstheme="minorHAnsi"/>
                <w:sz w:val="20"/>
                <w:szCs w:val="20"/>
              </w:rPr>
            </w:pPr>
          </w:p>
        </w:tc>
        <w:tc>
          <w:tcPr>
            <w:tcW w:w="848" w:type="dxa"/>
          </w:tcPr>
          <w:p w14:paraId="19354692" w14:textId="288D83FD" w:rsidR="00DF4338" w:rsidRPr="001903D9" w:rsidRDefault="00DF4338" w:rsidP="00382583">
            <w:pPr>
              <w:spacing w:line="360" w:lineRule="auto"/>
              <w:jc w:val="center"/>
              <w:rPr>
                <w:rFonts w:cstheme="minorHAnsi"/>
                <w:sz w:val="20"/>
                <w:szCs w:val="20"/>
              </w:rPr>
            </w:pPr>
            <w:r w:rsidRPr="001903D9">
              <w:rPr>
                <w:rFonts w:cstheme="minorHAnsi"/>
                <w:sz w:val="20"/>
                <w:szCs w:val="20"/>
              </w:rPr>
              <w:t>IKMT</w:t>
            </w:r>
          </w:p>
        </w:tc>
        <w:tc>
          <w:tcPr>
            <w:tcW w:w="853" w:type="dxa"/>
          </w:tcPr>
          <w:p w14:paraId="300646A6" w14:textId="6672D1BA" w:rsidR="00DF4338" w:rsidRPr="001903D9" w:rsidRDefault="00DF4338" w:rsidP="00382583">
            <w:pPr>
              <w:spacing w:line="360" w:lineRule="auto"/>
              <w:jc w:val="center"/>
              <w:rPr>
                <w:rFonts w:cstheme="minorHAnsi"/>
                <w:sz w:val="20"/>
                <w:szCs w:val="20"/>
              </w:rPr>
            </w:pPr>
            <w:r w:rsidRPr="001903D9">
              <w:rPr>
                <w:rFonts w:cstheme="minorHAnsi"/>
                <w:sz w:val="20"/>
                <w:szCs w:val="20"/>
              </w:rPr>
              <w:t>2354</w:t>
            </w:r>
          </w:p>
        </w:tc>
        <w:tc>
          <w:tcPr>
            <w:tcW w:w="992" w:type="dxa"/>
          </w:tcPr>
          <w:p w14:paraId="2BE1170C" w14:textId="36D54D61" w:rsidR="00DF4338" w:rsidRPr="001903D9" w:rsidRDefault="00DF4338" w:rsidP="00382583">
            <w:pPr>
              <w:spacing w:line="360" w:lineRule="auto"/>
              <w:jc w:val="center"/>
              <w:rPr>
                <w:rFonts w:cstheme="minorHAnsi"/>
                <w:sz w:val="20"/>
                <w:szCs w:val="20"/>
              </w:rPr>
            </w:pPr>
            <w:r w:rsidRPr="001903D9">
              <w:rPr>
                <w:rFonts w:cstheme="minorHAnsi"/>
                <w:sz w:val="20"/>
                <w:szCs w:val="20"/>
              </w:rPr>
              <w:t>0 – 160</w:t>
            </w:r>
          </w:p>
        </w:tc>
        <w:tc>
          <w:tcPr>
            <w:tcW w:w="993" w:type="dxa"/>
          </w:tcPr>
          <w:p w14:paraId="753DF030" w14:textId="2AC8F215" w:rsidR="00DF4338" w:rsidRPr="001903D9" w:rsidRDefault="00DF4338" w:rsidP="00382583">
            <w:pPr>
              <w:spacing w:line="360" w:lineRule="auto"/>
              <w:jc w:val="center"/>
              <w:rPr>
                <w:rFonts w:cstheme="minorHAnsi"/>
                <w:sz w:val="20"/>
                <w:szCs w:val="20"/>
              </w:rPr>
            </w:pPr>
            <w:r w:rsidRPr="001903D9">
              <w:rPr>
                <w:rFonts w:cstheme="minorHAnsi"/>
                <w:sz w:val="20"/>
                <w:szCs w:val="20"/>
              </w:rPr>
              <w:t>3.7</w:t>
            </w:r>
          </w:p>
        </w:tc>
        <w:tc>
          <w:tcPr>
            <w:tcW w:w="847" w:type="dxa"/>
          </w:tcPr>
          <w:p w14:paraId="6434508E" w14:textId="4EB463B9" w:rsidR="00DF4338" w:rsidRPr="001903D9" w:rsidRDefault="00DF4338" w:rsidP="00382583">
            <w:pPr>
              <w:spacing w:line="360" w:lineRule="auto"/>
              <w:jc w:val="center"/>
              <w:rPr>
                <w:rFonts w:cstheme="minorHAnsi"/>
                <w:sz w:val="20"/>
                <w:szCs w:val="20"/>
              </w:rPr>
            </w:pPr>
            <w:r w:rsidRPr="001903D9">
              <w:rPr>
                <w:rFonts w:cstheme="minorHAnsi"/>
                <w:sz w:val="20"/>
                <w:szCs w:val="20"/>
              </w:rPr>
              <w:t>27</w:t>
            </w:r>
          </w:p>
        </w:tc>
      </w:tr>
      <w:tr w:rsidR="009D3644" w14:paraId="058289B7" w14:textId="45847593" w:rsidTr="0051187F">
        <w:tc>
          <w:tcPr>
            <w:tcW w:w="567" w:type="dxa"/>
          </w:tcPr>
          <w:p w14:paraId="4617C8B9" w14:textId="3A1A383A" w:rsidR="009D3644" w:rsidRPr="001903D9" w:rsidRDefault="009D3644" w:rsidP="009D3644">
            <w:pPr>
              <w:spacing w:line="360" w:lineRule="auto"/>
              <w:jc w:val="center"/>
              <w:rPr>
                <w:rFonts w:cstheme="minorHAnsi"/>
                <w:sz w:val="20"/>
                <w:szCs w:val="20"/>
              </w:rPr>
            </w:pPr>
            <w:r w:rsidRPr="001903D9">
              <w:rPr>
                <w:rFonts w:cstheme="minorHAnsi"/>
                <w:sz w:val="20"/>
                <w:szCs w:val="20"/>
              </w:rPr>
              <w:t>8</w:t>
            </w:r>
          </w:p>
        </w:tc>
        <w:tc>
          <w:tcPr>
            <w:tcW w:w="1701" w:type="dxa"/>
          </w:tcPr>
          <w:p w14:paraId="3AE0765B" w14:textId="306F6B76" w:rsidR="009D3644" w:rsidRPr="001903D9" w:rsidRDefault="0051187F" w:rsidP="009D3644">
            <w:pPr>
              <w:spacing w:line="360" w:lineRule="auto"/>
              <w:jc w:val="center"/>
              <w:rPr>
                <w:rFonts w:cstheme="minorHAnsi"/>
                <w:sz w:val="20"/>
                <w:szCs w:val="20"/>
              </w:rPr>
            </w:pPr>
            <w:r>
              <w:rPr>
                <w:rFonts w:cstheme="minorHAnsi"/>
                <w:sz w:val="20"/>
                <w:szCs w:val="20"/>
              </w:rPr>
              <w:t>8-1 (</w:t>
            </w:r>
            <w:del w:id="560" w:author="Florian Lüskow" w:date="2024-08-05T14:36:00Z" w16du:dateUtc="2024-08-05T12:36:00Z">
              <w:r w:rsidDel="00F36E84">
                <w:rPr>
                  <w:rFonts w:cstheme="minorHAnsi"/>
                  <w:sz w:val="20"/>
                  <w:szCs w:val="20"/>
                </w:rPr>
                <w:delText xml:space="preserve">North </w:delText>
              </w:r>
            </w:del>
            <w:ins w:id="561" w:author="Florian Lüskow" w:date="2024-08-05T14:36:00Z" w16du:dateUtc="2024-08-05T12:36:00Z">
              <w:r w:rsidR="00F36E84">
                <w:rPr>
                  <w:rFonts w:cstheme="minorHAnsi"/>
                  <w:sz w:val="20"/>
                  <w:szCs w:val="20"/>
                </w:rPr>
                <w:t>n</w:t>
              </w:r>
              <w:r w:rsidR="00F36E84">
                <w:rPr>
                  <w:rFonts w:cstheme="minorHAnsi"/>
                  <w:sz w:val="20"/>
                  <w:szCs w:val="20"/>
                </w:rPr>
                <w:t xml:space="preserve">orth </w:t>
              </w:r>
            </w:ins>
            <w:r>
              <w:rPr>
                <w:rFonts w:cstheme="minorHAnsi"/>
                <w:sz w:val="20"/>
                <w:szCs w:val="20"/>
              </w:rPr>
              <w:t xml:space="preserve">of </w:t>
            </w:r>
            <w:r w:rsidR="009D3644" w:rsidRPr="001903D9">
              <w:rPr>
                <w:rFonts w:cstheme="minorHAnsi"/>
                <w:sz w:val="20"/>
                <w:szCs w:val="20"/>
              </w:rPr>
              <w:t>PF)</w:t>
            </w:r>
          </w:p>
        </w:tc>
        <w:tc>
          <w:tcPr>
            <w:tcW w:w="851" w:type="dxa"/>
          </w:tcPr>
          <w:p w14:paraId="197C3C06" w14:textId="67E0EC91" w:rsidR="009D3644" w:rsidRPr="001903D9" w:rsidRDefault="009D3644" w:rsidP="009D3644">
            <w:pPr>
              <w:spacing w:line="360" w:lineRule="auto"/>
              <w:jc w:val="center"/>
              <w:rPr>
                <w:rFonts w:cstheme="minorHAnsi"/>
                <w:sz w:val="20"/>
                <w:szCs w:val="20"/>
              </w:rPr>
            </w:pPr>
            <w:r w:rsidRPr="001903D9">
              <w:rPr>
                <w:rFonts w:cstheme="minorHAnsi"/>
                <w:sz w:val="20"/>
                <w:szCs w:val="20"/>
              </w:rPr>
              <w:t>Nov 1</w:t>
            </w:r>
          </w:p>
        </w:tc>
        <w:tc>
          <w:tcPr>
            <w:tcW w:w="992" w:type="dxa"/>
          </w:tcPr>
          <w:p w14:paraId="4E176B59" w14:textId="3BA6E044" w:rsidR="009D3644" w:rsidRPr="001903D9" w:rsidRDefault="009D3644" w:rsidP="009D3644">
            <w:pPr>
              <w:spacing w:line="360" w:lineRule="auto"/>
              <w:jc w:val="center"/>
              <w:rPr>
                <w:rFonts w:cstheme="minorHAnsi"/>
                <w:color w:val="000000"/>
                <w:sz w:val="20"/>
                <w:szCs w:val="20"/>
              </w:rPr>
            </w:pPr>
            <w:r w:rsidRPr="001903D9">
              <w:rPr>
                <w:rFonts w:cstheme="minorHAnsi"/>
                <w:color w:val="000000"/>
                <w:sz w:val="20"/>
                <w:szCs w:val="20"/>
              </w:rPr>
              <w:t>-50.534</w:t>
            </w:r>
          </w:p>
        </w:tc>
        <w:tc>
          <w:tcPr>
            <w:tcW w:w="1134" w:type="dxa"/>
          </w:tcPr>
          <w:p w14:paraId="737E25DF" w14:textId="3C5DB107" w:rsidR="009D3644" w:rsidRPr="001903D9" w:rsidRDefault="009D3644" w:rsidP="009D3644">
            <w:pPr>
              <w:spacing w:line="360" w:lineRule="auto"/>
              <w:jc w:val="center"/>
              <w:rPr>
                <w:rFonts w:cstheme="minorHAnsi"/>
                <w:color w:val="000000"/>
                <w:sz w:val="20"/>
                <w:szCs w:val="20"/>
              </w:rPr>
            </w:pPr>
            <w:r w:rsidRPr="001903D9">
              <w:rPr>
                <w:rFonts w:cstheme="minorHAnsi"/>
                <w:color w:val="000000"/>
                <w:sz w:val="20"/>
                <w:szCs w:val="20"/>
              </w:rPr>
              <w:t>-41.735</w:t>
            </w:r>
          </w:p>
        </w:tc>
        <w:tc>
          <w:tcPr>
            <w:tcW w:w="567" w:type="dxa"/>
          </w:tcPr>
          <w:p w14:paraId="497FD578" w14:textId="54FC0A33" w:rsidR="009D3644" w:rsidRPr="001903D9" w:rsidRDefault="009D3644" w:rsidP="009D3644">
            <w:pPr>
              <w:spacing w:line="360" w:lineRule="auto"/>
              <w:jc w:val="center"/>
              <w:rPr>
                <w:rFonts w:cstheme="minorHAnsi"/>
                <w:sz w:val="20"/>
                <w:szCs w:val="20"/>
              </w:rPr>
            </w:pPr>
            <w:r w:rsidRPr="001903D9">
              <w:rPr>
                <w:rFonts w:cstheme="minorHAnsi"/>
                <w:sz w:val="20"/>
                <w:szCs w:val="20"/>
              </w:rPr>
              <w:t>D</w:t>
            </w:r>
          </w:p>
        </w:tc>
        <w:tc>
          <w:tcPr>
            <w:tcW w:w="1276" w:type="dxa"/>
          </w:tcPr>
          <w:p w14:paraId="229EAA15" w14:textId="664CFEAA" w:rsidR="009D3644" w:rsidRPr="009D3644" w:rsidRDefault="009D3644" w:rsidP="009D3644">
            <w:pPr>
              <w:spacing w:line="360" w:lineRule="auto"/>
              <w:jc w:val="center"/>
              <w:rPr>
                <w:rFonts w:cstheme="minorHAnsi"/>
                <w:sz w:val="20"/>
                <w:szCs w:val="20"/>
              </w:rPr>
            </w:pPr>
            <w:del w:id="562" w:author="Florian Lüskow" w:date="2024-08-05T14:37:00Z" w16du:dateUtc="2024-08-05T12:37:00Z">
              <w:r w:rsidRPr="009D3644" w:rsidDel="00987175">
                <w:rPr>
                  <w:rFonts w:cstheme="minorHAnsi"/>
                  <w:sz w:val="20"/>
                  <w:szCs w:val="20"/>
                </w:rPr>
                <w:delText xml:space="preserve">North </w:delText>
              </w:r>
            </w:del>
            <w:ins w:id="563" w:author="Florian Lüskow" w:date="2024-08-05T14:37:00Z" w16du:dateUtc="2024-08-05T12:37:00Z">
              <w:r w:rsidR="00987175">
                <w:rPr>
                  <w:rFonts w:cstheme="minorHAnsi"/>
                  <w:sz w:val="20"/>
                  <w:szCs w:val="20"/>
                </w:rPr>
                <w:t>n</w:t>
              </w:r>
              <w:r w:rsidR="00987175" w:rsidRPr="009D3644">
                <w:rPr>
                  <w:rFonts w:cstheme="minorHAnsi"/>
                  <w:sz w:val="20"/>
                  <w:szCs w:val="20"/>
                </w:rPr>
                <w:t xml:space="preserve">orth </w:t>
              </w:r>
            </w:ins>
            <w:r w:rsidRPr="009D3644">
              <w:rPr>
                <w:rFonts w:cstheme="minorHAnsi"/>
                <w:sz w:val="20"/>
                <w:szCs w:val="20"/>
              </w:rPr>
              <w:t>of PF</w:t>
            </w:r>
          </w:p>
        </w:tc>
        <w:tc>
          <w:tcPr>
            <w:tcW w:w="709" w:type="dxa"/>
          </w:tcPr>
          <w:p w14:paraId="66BC4AC1" w14:textId="0FD997BB" w:rsidR="009D3644" w:rsidRPr="001903D9" w:rsidRDefault="0051187F" w:rsidP="009D3644">
            <w:pPr>
              <w:spacing w:line="360" w:lineRule="auto"/>
              <w:jc w:val="center"/>
              <w:rPr>
                <w:rFonts w:cstheme="minorHAnsi"/>
                <w:sz w:val="20"/>
                <w:szCs w:val="20"/>
              </w:rPr>
            </w:pPr>
            <w:r>
              <w:rPr>
                <w:rFonts w:cstheme="minorHAnsi"/>
                <w:sz w:val="20"/>
                <w:szCs w:val="20"/>
              </w:rPr>
              <w:t>81</w:t>
            </w:r>
          </w:p>
        </w:tc>
        <w:tc>
          <w:tcPr>
            <w:tcW w:w="850" w:type="dxa"/>
          </w:tcPr>
          <w:p w14:paraId="6F48B504" w14:textId="2A226045" w:rsidR="009D3644" w:rsidRPr="001903D9" w:rsidRDefault="0051187F" w:rsidP="009D3644">
            <w:pPr>
              <w:spacing w:line="360" w:lineRule="auto"/>
              <w:jc w:val="center"/>
              <w:rPr>
                <w:rFonts w:cstheme="minorHAnsi"/>
                <w:sz w:val="20"/>
                <w:szCs w:val="20"/>
              </w:rPr>
            </w:pPr>
            <w:r>
              <w:rPr>
                <w:rFonts w:cstheme="minorHAnsi"/>
                <w:sz w:val="20"/>
                <w:szCs w:val="20"/>
              </w:rPr>
              <w:t>2.65</w:t>
            </w:r>
          </w:p>
        </w:tc>
        <w:tc>
          <w:tcPr>
            <w:tcW w:w="851" w:type="dxa"/>
          </w:tcPr>
          <w:p w14:paraId="5FFE0DFB" w14:textId="2E6C9566" w:rsidR="009D3644" w:rsidRPr="001903D9" w:rsidRDefault="0051187F" w:rsidP="009D3644">
            <w:pPr>
              <w:spacing w:line="360" w:lineRule="auto"/>
              <w:jc w:val="center"/>
              <w:rPr>
                <w:rFonts w:cstheme="minorHAnsi"/>
                <w:sz w:val="20"/>
                <w:szCs w:val="20"/>
              </w:rPr>
            </w:pPr>
            <w:r>
              <w:rPr>
                <w:rFonts w:cstheme="minorHAnsi"/>
                <w:sz w:val="20"/>
                <w:szCs w:val="20"/>
              </w:rPr>
              <w:t>2.41</w:t>
            </w:r>
          </w:p>
        </w:tc>
        <w:tc>
          <w:tcPr>
            <w:tcW w:w="708" w:type="dxa"/>
          </w:tcPr>
          <w:p w14:paraId="268DD91D" w14:textId="64CA7FF2" w:rsidR="009D3644" w:rsidRPr="001903D9" w:rsidRDefault="0051187F" w:rsidP="009D3644">
            <w:pPr>
              <w:spacing w:line="360" w:lineRule="auto"/>
              <w:jc w:val="center"/>
              <w:rPr>
                <w:rFonts w:cstheme="minorHAnsi"/>
                <w:sz w:val="20"/>
                <w:szCs w:val="20"/>
              </w:rPr>
            </w:pPr>
            <w:r>
              <w:rPr>
                <w:rFonts w:cstheme="minorHAnsi"/>
                <w:sz w:val="20"/>
                <w:szCs w:val="20"/>
              </w:rPr>
              <w:t>150</w:t>
            </w:r>
          </w:p>
        </w:tc>
        <w:tc>
          <w:tcPr>
            <w:tcW w:w="712" w:type="dxa"/>
          </w:tcPr>
          <w:p w14:paraId="14E03FBA" w14:textId="6E796FE3" w:rsidR="009D3644" w:rsidRPr="001903D9" w:rsidRDefault="0051187F" w:rsidP="009D3644">
            <w:pPr>
              <w:spacing w:line="360" w:lineRule="auto"/>
              <w:jc w:val="center"/>
              <w:rPr>
                <w:rFonts w:cstheme="minorHAnsi"/>
                <w:sz w:val="20"/>
                <w:szCs w:val="20"/>
              </w:rPr>
            </w:pPr>
            <w:r>
              <w:rPr>
                <w:rFonts w:cstheme="minorHAnsi"/>
                <w:sz w:val="20"/>
                <w:szCs w:val="20"/>
              </w:rPr>
              <w:t>1.91</w:t>
            </w:r>
          </w:p>
        </w:tc>
        <w:tc>
          <w:tcPr>
            <w:tcW w:w="848" w:type="dxa"/>
          </w:tcPr>
          <w:p w14:paraId="482D475E" w14:textId="107C8AA9" w:rsidR="009D3644" w:rsidRPr="001903D9" w:rsidRDefault="009D3644" w:rsidP="009D3644">
            <w:pPr>
              <w:spacing w:line="360" w:lineRule="auto"/>
              <w:jc w:val="center"/>
              <w:rPr>
                <w:rFonts w:cstheme="minorHAnsi"/>
                <w:sz w:val="20"/>
                <w:szCs w:val="20"/>
              </w:rPr>
            </w:pPr>
            <w:r w:rsidRPr="001903D9">
              <w:rPr>
                <w:rFonts w:cstheme="minorHAnsi"/>
                <w:sz w:val="20"/>
                <w:szCs w:val="20"/>
              </w:rPr>
              <w:t>RMT-8</w:t>
            </w:r>
          </w:p>
        </w:tc>
        <w:tc>
          <w:tcPr>
            <w:tcW w:w="853" w:type="dxa"/>
          </w:tcPr>
          <w:p w14:paraId="210F4FD9" w14:textId="5B7E59F5" w:rsidR="009D3644" w:rsidRPr="001903D9" w:rsidRDefault="009D3644" w:rsidP="009D3644">
            <w:pPr>
              <w:spacing w:line="360" w:lineRule="auto"/>
              <w:jc w:val="center"/>
              <w:rPr>
                <w:rFonts w:cstheme="minorHAnsi"/>
                <w:sz w:val="20"/>
                <w:szCs w:val="20"/>
              </w:rPr>
            </w:pPr>
            <w:r w:rsidRPr="001903D9">
              <w:rPr>
                <w:rFonts w:cstheme="minorHAnsi"/>
                <w:sz w:val="20"/>
                <w:szCs w:val="20"/>
              </w:rPr>
              <w:t>25483</w:t>
            </w:r>
          </w:p>
        </w:tc>
        <w:tc>
          <w:tcPr>
            <w:tcW w:w="992" w:type="dxa"/>
          </w:tcPr>
          <w:p w14:paraId="0C17B4C6" w14:textId="7BD121EC" w:rsidR="009D3644" w:rsidRPr="001903D9" w:rsidRDefault="009D3644" w:rsidP="009D3644">
            <w:pPr>
              <w:spacing w:line="360" w:lineRule="auto"/>
              <w:jc w:val="center"/>
              <w:rPr>
                <w:rFonts w:cstheme="minorHAnsi"/>
                <w:sz w:val="20"/>
                <w:szCs w:val="20"/>
              </w:rPr>
            </w:pPr>
            <w:r w:rsidRPr="001903D9">
              <w:rPr>
                <w:rFonts w:cstheme="minorHAnsi"/>
                <w:sz w:val="20"/>
                <w:szCs w:val="20"/>
              </w:rPr>
              <w:t>0 – 611</w:t>
            </w:r>
          </w:p>
        </w:tc>
        <w:tc>
          <w:tcPr>
            <w:tcW w:w="993" w:type="dxa"/>
          </w:tcPr>
          <w:p w14:paraId="047EB852" w14:textId="7B5BA8F1" w:rsidR="009D3644" w:rsidRPr="001903D9" w:rsidRDefault="009D3644" w:rsidP="009D3644">
            <w:pPr>
              <w:spacing w:line="360" w:lineRule="auto"/>
              <w:jc w:val="center"/>
              <w:rPr>
                <w:rFonts w:cstheme="minorHAnsi"/>
                <w:sz w:val="20"/>
                <w:szCs w:val="20"/>
              </w:rPr>
            </w:pPr>
            <w:r w:rsidRPr="001903D9">
              <w:rPr>
                <w:rFonts w:cstheme="minorHAnsi"/>
                <w:sz w:val="20"/>
                <w:szCs w:val="20"/>
              </w:rPr>
              <w:t>2.3</w:t>
            </w:r>
          </w:p>
        </w:tc>
        <w:tc>
          <w:tcPr>
            <w:tcW w:w="847" w:type="dxa"/>
          </w:tcPr>
          <w:p w14:paraId="0C71D199" w14:textId="20D316F4" w:rsidR="009D3644" w:rsidRPr="001903D9" w:rsidRDefault="009D3644" w:rsidP="009D3644">
            <w:pPr>
              <w:spacing w:line="360" w:lineRule="auto"/>
              <w:jc w:val="center"/>
              <w:rPr>
                <w:rFonts w:cstheme="minorHAnsi"/>
                <w:sz w:val="20"/>
                <w:szCs w:val="20"/>
              </w:rPr>
            </w:pPr>
            <w:r w:rsidRPr="001903D9">
              <w:rPr>
                <w:rFonts w:cstheme="minorHAnsi"/>
                <w:sz w:val="20"/>
                <w:szCs w:val="20"/>
              </w:rPr>
              <w:t>31</w:t>
            </w:r>
          </w:p>
        </w:tc>
      </w:tr>
      <w:tr w:rsidR="00DF4338" w14:paraId="2D0AD9EE" w14:textId="4FD62731" w:rsidTr="0051187F">
        <w:tc>
          <w:tcPr>
            <w:tcW w:w="567" w:type="dxa"/>
            <w:vMerge w:val="restart"/>
          </w:tcPr>
          <w:p w14:paraId="5C0B9207" w14:textId="4AB1FF4E" w:rsidR="00DF4338" w:rsidRPr="001903D9" w:rsidRDefault="00DF4338" w:rsidP="009D3644">
            <w:pPr>
              <w:spacing w:line="360" w:lineRule="auto"/>
              <w:jc w:val="center"/>
              <w:rPr>
                <w:rFonts w:cstheme="minorHAnsi"/>
                <w:sz w:val="20"/>
                <w:szCs w:val="20"/>
              </w:rPr>
            </w:pPr>
            <w:r w:rsidRPr="001903D9">
              <w:rPr>
                <w:rFonts w:cstheme="minorHAnsi"/>
                <w:sz w:val="20"/>
                <w:szCs w:val="20"/>
              </w:rPr>
              <w:t>9</w:t>
            </w:r>
          </w:p>
        </w:tc>
        <w:tc>
          <w:tcPr>
            <w:tcW w:w="1701" w:type="dxa"/>
          </w:tcPr>
          <w:p w14:paraId="5AC81B4C" w14:textId="52971DB4" w:rsidR="00DF4338" w:rsidRPr="001903D9" w:rsidRDefault="00DF4338" w:rsidP="009D3644">
            <w:pPr>
              <w:spacing w:line="360" w:lineRule="auto"/>
              <w:jc w:val="center"/>
              <w:rPr>
                <w:rFonts w:cstheme="minorHAnsi"/>
                <w:sz w:val="20"/>
                <w:szCs w:val="20"/>
              </w:rPr>
            </w:pPr>
            <w:r w:rsidRPr="001903D9">
              <w:rPr>
                <w:rFonts w:cstheme="minorHAnsi"/>
                <w:sz w:val="20"/>
                <w:szCs w:val="20"/>
              </w:rPr>
              <w:t>9-1 (PS-3)</w:t>
            </w:r>
          </w:p>
        </w:tc>
        <w:tc>
          <w:tcPr>
            <w:tcW w:w="851" w:type="dxa"/>
          </w:tcPr>
          <w:p w14:paraId="42EE0AD5" w14:textId="50294851" w:rsidR="00DF4338" w:rsidRPr="001903D9" w:rsidRDefault="00DF4338" w:rsidP="009D3644">
            <w:pPr>
              <w:spacing w:line="360" w:lineRule="auto"/>
              <w:jc w:val="center"/>
              <w:rPr>
                <w:rFonts w:cstheme="minorHAnsi"/>
                <w:sz w:val="20"/>
                <w:szCs w:val="20"/>
              </w:rPr>
            </w:pPr>
            <w:r w:rsidRPr="001903D9">
              <w:rPr>
                <w:rFonts w:cstheme="minorHAnsi"/>
                <w:sz w:val="20"/>
                <w:szCs w:val="20"/>
              </w:rPr>
              <w:t>Nov 2</w:t>
            </w:r>
          </w:p>
        </w:tc>
        <w:tc>
          <w:tcPr>
            <w:tcW w:w="992" w:type="dxa"/>
          </w:tcPr>
          <w:p w14:paraId="41226F16" w14:textId="0BF66527"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-51.302</w:t>
            </w:r>
          </w:p>
        </w:tc>
        <w:tc>
          <w:tcPr>
            <w:tcW w:w="1134" w:type="dxa"/>
          </w:tcPr>
          <w:p w14:paraId="610C736F" w14:textId="24732317"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-39.929</w:t>
            </w:r>
          </w:p>
        </w:tc>
        <w:tc>
          <w:tcPr>
            <w:tcW w:w="567" w:type="dxa"/>
          </w:tcPr>
          <w:p w14:paraId="35B55E5D" w14:textId="5D24542C" w:rsidR="00DF4338" w:rsidRPr="001903D9" w:rsidRDefault="00DF4338" w:rsidP="009D3644">
            <w:pPr>
              <w:spacing w:line="360" w:lineRule="auto"/>
              <w:jc w:val="center"/>
              <w:rPr>
                <w:rFonts w:cstheme="minorHAnsi"/>
                <w:sz w:val="20"/>
                <w:szCs w:val="20"/>
              </w:rPr>
            </w:pPr>
            <w:r w:rsidRPr="001903D9">
              <w:rPr>
                <w:rFonts w:cstheme="minorHAnsi"/>
                <w:sz w:val="20"/>
                <w:szCs w:val="20"/>
              </w:rPr>
              <w:t>D</w:t>
            </w:r>
          </w:p>
        </w:tc>
        <w:tc>
          <w:tcPr>
            <w:tcW w:w="1276" w:type="dxa"/>
            <w:vMerge w:val="restart"/>
          </w:tcPr>
          <w:p w14:paraId="6CB53235" w14:textId="77777777" w:rsidR="00DF4338" w:rsidRPr="009D3644" w:rsidRDefault="00DF4338" w:rsidP="009D3644">
            <w:pPr>
              <w:spacing w:line="276" w:lineRule="auto"/>
              <w:jc w:val="center"/>
              <w:rPr>
                <w:rFonts w:cstheme="minorHAnsi"/>
                <w:sz w:val="20"/>
                <w:szCs w:val="20"/>
              </w:rPr>
            </w:pPr>
            <w:r w:rsidRPr="009D3644">
              <w:rPr>
                <w:rFonts w:cstheme="minorHAnsi"/>
                <w:sz w:val="20"/>
                <w:szCs w:val="20"/>
              </w:rPr>
              <w:t>PF – SACCF</w:t>
            </w:r>
          </w:p>
          <w:p w14:paraId="74B90E79" w14:textId="7E540473" w:rsidR="00DF4338" w:rsidRPr="009D3644" w:rsidRDefault="00DF4338" w:rsidP="009D3644">
            <w:pPr>
              <w:spacing w:line="360" w:lineRule="auto"/>
              <w:jc w:val="center"/>
              <w:rPr>
                <w:rFonts w:cstheme="minorHAnsi"/>
                <w:sz w:val="20"/>
                <w:szCs w:val="20"/>
              </w:rPr>
            </w:pPr>
            <w:r w:rsidRPr="009D3644">
              <w:rPr>
                <w:rFonts w:cstheme="minorHAnsi"/>
                <w:sz w:val="20"/>
                <w:szCs w:val="20"/>
              </w:rPr>
              <w:t>(SG Basin)</w:t>
            </w:r>
          </w:p>
        </w:tc>
        <w:tc>
          <w:tcPr>
            <w:tcW w:w="709" w:type="dxa"/>
            <w:vMerge w:val="restart"/>
          </w:tcPr>
          <w:p w14:paraId="10FCB755" w14:textId="4331D782" w:rsidR="00DF4338" w:rsidRPr="001903D9" w:rsidRDefault="0051187F" w:rsidP="009D3644">
            <w:pPr>
              <w:spacing w:line="360" w:lineRule="auto"/>
              <w:jc w:val="center"/>
              <w:rPr>
                <w:rFonts w:cstheme="minorHAnsi"/>
                <w:sz w:val="20"/>
                <w:szCs w:val="20"/>
              </w:rPr>
            </w:pPr>
            <w:r>
              <w:rPr>
                <w:rFonts w:cstheme="minorHAnsi"/>
                <w:sz w:val="20"/>
                <w:szCs w:val="20"/>
              </w:rPr>
              <w:t>73</w:t>
            </w:r>
          </w:p>
        </w:tc>
        <w:tc>
          <w:tcPr>
            <w:tcW w:w="850" w:type="dxa"/>
            <w:vMerge w:val="restart"/>
          </w:tcPr>
          <w:p w14:paraId="0A0B4D3C" w14:textId="6CADE1F0" w:rsidR="00DF4338" w:rsidRPr="001903D9" w:rsidRDefault="0051187F" w:rsidP="009D3644">
            <w:pPr>
              <w:spacing w:line="360" w:lineRule="auto"/>
              <w:jc w:val="center"/>
              <w:rPr>
                <w:rFonts w:cstheme="minorHAnsi"/>
                <w:sz w:val="20"/>
                <w:szCs w:val="20"/>
              </w:rPr>
            </w:pPr>
            <w:r>
              <w:rPr>
                <w:rFonts w:cstheme="minorHAnsi"/>
                <w:sz w:val="20"/>
                <w:szCs w:val="20"/>
              </w:rPr>
              <w:t>1.67</w:t>
            </w:r>
          </w:p>
        </w:tc>
        <w:tc>
          <w:tcPr>
            <w:tcW w:w="851" w:type="dxa"/>
            <w:vMerge w:val="restart"/>
          </w:tcPr>
          <w:p w14:paraId="1AB98C61" w14:textId="6374646F" w:rsidR="00DF4338" w:rsidRPr="001903D9" w:rsidRDefault="0051187F" w:rsidP="009D3644">
            <w:pPr>
              <w:spacing w:line="360" w:lineRule="auto"/>
              <w:jc w:val="center"/>
              <w:rPr>
                <w:rFonts w:cstheme="minorHAnsi"/>
                <w:sz w:val="20"/>
                <w:szCs w:val="20"/>
              </w:rPr>
            </w:pPr>
            <w:r>
              <w:rPr>
                <w:rFonts w:cstheme="minorHAnsi"/>
                <w:sz w:val="20"/>
                <w:szCs w:val="20"/>
              </w:rPr>
              <w:t>1.21</w:t>
            </w:r>
          </w:p>
        </w:tc>
        <w:tc>
          <w:tcPr>
            <w:tcW w:w="708" w:type="dxa"/>
            <w:vMerge w:val="restart"/>
          </w:tcPr>
          <w:p w14:paraId="607DC086" w14:textId="6F3F47BB" w:rsidR="00DF4338" w:rsidRPr="001903D9" w:rsidRDefault="0051187F" w:rsidP="009D3644">
            <w:pPr>
              <w:spacing w:line="360" w:lineRule="auto"/>
              <w:jc w:val="center"/>
              <w:rPr>
                <w:rFonts w:cstheme="minorHAnsi"/>
                <w:sz w:val="20"/>
                <w:szCs w:val="20"/>
              </w:rPr>
            </w:pPr>
            <w:r>
              <w:rPr>
                <w:rFonts w:cstheme="minorHAnsi"/>
                <w:sz w:val="20"/>
                <w:szCs w:val="20"/>
              </w:rPr>
              <w:t>126</w:t>
            </w:r>
          </w:p>
        </w:tc>
        <w:tc>
          <w:tcPr>
            <w:tcW w:w="712" w:type="dxa"/>
            <w:vMerge w:val="restart"/>
          </w:tcPr>
          <w:p w14:paraId="73466F9D" w14:textId="03DADEC9" w:rsidR="00DF4338" w:rsidRPr="001903D9" w:rsidRDefault="0051187F" w:rsidP="009D3644">
            <w:pPr>
              <w:spacing w:line="360" w:lineRule="auto"/>
              <w:jc w:val="center"/>
              <w:rPr>
                <w:rFonts w:cstheme="minorHAnsi"/>
                <w:sz w:val="20"/>
                <w:szCs w:val="20"/>
              </w:rPr>
            </w:pPr>
            <w:r>
              <w:rPr>
                <w:rFonts w:cstheme="minorHAnsi"/>
                <w:sz w:val="20"/>
                <w:szCs w:val="20"/>
              </w:rPr>
              <w:t>0.71</w:t>
            </w:r>
          </w:p>
        </w:tc>
        <w:tc>
          <w:tcPr>
            <w:tcW w:w="848" w:type="dxa"/>
          </w:tcPr>
          <w:p w14:paraId="09F1E4FD" w14:textId="79F97D3C" w:rsidR="00DF4338" w:rsidRPr="001903D9" w:rsidRDefault="00DF4338" w:rsidP="009D3644">
            <w:pPr>
              <w:spacing w:line="360" w:lineRule="auto"/>
              <w:jc w:val="center"/>
              <w:rPr>
                <w:rFonts w:cstheme="minorHAnsi"/>
                <w:sz w:val="20"/>
                <w:szCs w:val="20"/>
              </w:rPr>
            </w:pPr>
            <w:r w:rsidRPr="001903D9">
              <w:rPr>
                <w:rFonts w:cstheme="minorHAnsi"/>
                <w:sz w:val="20"/>
                <w:szCs w:val="20"/>
              </w:rPr>
              <w:t>IKMT</w:t>
            </w:r>
          </w:p>
        </w:tc>
        <w:tc>
          <w:tcPr>
            <w:tcW w:w="853" w:type="dxa"/>
          </w:tcPr>
          <w:p w14:paraId="6963CB5D" w14:textId="3E02CEF1" w:rsidR="00DF4338" w:rsidRPr="001903D9" w:rsidRDefault="00DF4338" w:rsidP="009D3644">
            <w:pPr>
              <w:spacing w:line="360" w:lineRule="auto"/>
              <w:jc w:val="center"/>
              <w:rPr>
                <w:rFonts w:cstheme="minorHAnsi"/>
                <w:sz w:val="20"/>
                <w:szCs w:val="20"/>
              </w:rPr>
            </w:pPr>
            <w:r w:rsidRPr="001903D9">
              <w:rPr>
                <w:rFonts w:cstheme="minorHAnsi"/>
                <w:sz w:val="20"/>
                <w:szCs w:val="20"/>
              </w:rPr>
              <w:t>2447</w:t>
            </w:r>
          </w:p>
        </w:tc>
        <w:tc>
          <w:tcPr>
            <w:tcW w:w="992" w:type="dxa"/>
          </w:tcPr>
          <w:p w14:paraId="1FEA712A" w14:textId="63770E13" w:rsidR="00DF4338" w:rsidRPr="001903D9" w:rsidRDefault="00DF4338" w:rsidP="009D3644">
            <w:pPr>
              <w:spacing w:line="360" w:lineRule="auto"/>
              <w:jc w:val="center"/>
              <w:rPr>
                <w:rFonts w:cstheme="minorHAnsi"/>
                <w:sz w:val="20"/>
                <w:szCs w:val="20"/>
              </w:rPr>
            </w:pPr>
            <w:r w:rsidRPr="001903D9">
              <w:rPr>
                <w:rFonts w:cstheme="minorHAnsi"/>
                <w:sz w:val="20"/>
                <w:szCs w:val="20"/>
              </w:rPr>
              <w:t>0 – 125</w:t>
            </w:r>
          </w:p>
        </w:tc>
        <w:tc>
          <w:tcPr>
            <w:tcW w:w="993" w:type="dxa"/>
          </w:tcPr>
          <w:p w14:paraId="00041507" w14:textId="5795FF72" w:rsidR="00DF4338" w:rsidRPr="001903D9" w:rsidRDefault="00DF4338" w:rsidP="009D3644">
            <w:pPr>
              <w:spacing w:line="360" w:lineRule="auto"/>
              <w:jc w:val="center"/>
              <w:rPr>
                <w:rFonts w:cstheme="minorHAnsi"/>
                <w:sz w:val="20"/>
                <w:szCs w:val="20"/>
              </w:rPr>
            </w:pPr>
            <w:r w:rsidRPr="001903D9">
              <w:rPr>
                <w:rFonts w:cstheme="minorHAnsi"/>
                <w:sz w:val="20"/>
                <w:szCs w:val="20"/>
              </w:rPr>
              <w:t>0.1</w:t>
            </w:r>
          </w:p>
        </w:tc>
        <w:tc>
          <w:tcPr>
            <w:tcW w:w="847" w:type="dxa"/>
          </w:tcPr>
          <w:p w14:paraId="37A76CEF" w14:textId="37232836" w:rsidR="00DF4338" w:rsidRPr="001903D9" w:rsidRDefault="00DF4338" w:rsidP="009D3644">
            <w:pPr>
              <w:spacing w:line="360" w:lineRule="auto"/>
              <w:jc w:val="center"/>
              <w:rPr>
                <w:rFonts w:cstheme="minorHAnsi"/>
                <w:sz w:val="20"/>
                <w:szCs w:val="20"/>
              </w:rPr>
            </w:pPr>
            <w:r w:rsidRPr="001903D9">
              <w:rPr>
                <w:rFonts w:cstheme="minorHAnsi"/>
                <w:sz w:val="20"/>
                <w:szCs w:val="20"/>
              </w:rPr>
              <w:t xml:space="preserve">only </w:t>
            </w:r>
            <w:del w:id="564" w:author="Florian Lüskow" w:date="2024-08-05T14:38:00Z" w16du:dateUtc="2024-08-05T12:38:00Z">
              <w:r w:rsidRPr="001903D9" w:rsidDel="00F86AFE">
                <w:rPr>
                  <w:rFonts w:cstheme="minorHAnsi"/>
                  <w:sz w:val="20"/>
                  <w:szCs w:val="20"/>
                </w:rPr>
                <w:delText>S</w:delText>
              </w:r>
            </w:del>
            <w:ins w:id="565" w:author="Florian Lüskow" w:date="2024-08-05T14:38:00Z" w16du:dateUtc="2024-08-05T12:38:00Z">
              <w:r w:rsidR="00F86AFE">
                <w:rPr>
                  <w:rFonts w:cstheme="minorHAnsi"/>
                  <w:sz w:val="20"/>
                  <w:szCs w:val="20"/>
                </w:rPr>
                <w:t>O</w:t>
              </w:r>
            </w:ins>
          </w:p>
        </w:tc>
      </w:tr>
      <w:tr w:rsidR="00DF4338" w14:paraId="6D5D8152" w14:textId="56B8EE55" w:rsidTr="0051187F">
        <w:tc>
          <w:tcPr>
            <w:tcW w:w="567" w:type="dxa"/>
            <w:vMerge/>
          </w:tcPr>
          <w:p w14:paraId="5FB6A68D" w14:textId="6566AC73" w:rsidR="00DF4338" w:rsidRPr="001903D9" w:rsidRDefault="00DF4338" w:rsidP="009D3644">
            <w:pPr>
              <w:spacing w:line="360" w:lineRule="auto"/>
              <w:jc w:val="center"/>
              <w:rPr>
                <w:rFonts w:cstheme="minorHAnsi"/>
                <w:sz w:val="20"/>
                <w:szCs w:val="20"/>
              </w:rPr>
            </w:pPr>
          </w:p>
        </w:tc>
        <w:tc>
          <w:tcPr>
            <w:tcW w:w="1701" w:type="dxa"/>
          </w:tcPr>
          <w:p w14:paraId="37A3FFCF" w14:textId="0A5B5172" w:rsidR="00DF4338" w:rsidRPr="001903D9" w:rsidRDefault="00DF4338" w:rsidP="009D3644">
            <w:pPr>
              <w:spacing w:line="360" w:lineRule="auto"/>
              <w:jc w:val="center"/>
              <w:rPr>
                <w:rFonts w:cstheme="minorHAnsi"/>
                <w:sz w:val="20"/>
                <w:szCs w:val="20"/>
              </w:rPr>
            </w:pPr>
            <w:r w:rsidRPr="001903D9">
              <w:rPr>
                <w:rFonts w:cstheme="minorHAnsi"/>
                <w:sz w:val="20"/>
                <w:szCs w:val="20"/>
              </w:rPr>
              <w:t>9-12 (PS-3)</w:t>
            </w:r>
          </w:p>
        </w:tc>
        <w:tc>
          <w:tcPr>
            <w:tcW w:w="851" w:type="dxa"/>
          </w:tcPr>
          <w:p w14:paraId="7D205AF7" w14:textId="49CC2493" w:rsidR="00DF4338" w:rsidRPr="001903D9" w:rsidRDefault="00DF4338" w:rsidP="009D3644">
            <w:pPr>
              <w:spacing w:line="360" w:lineRule="auto"/>
              <w:jc w:val="center"/>
              <w:rPr>
                <w:rFonts w:cstheme="minorHAnsi"/>
                <w:sz w:val="20"/>
                <w:szCs w:val="20"/>
              </w:rPr>
            </w:pPr>
            <w:r w:rsidRPr="001903D9">
              <w:rPr>
                <w:rFonts w:cstheme="minorHAnsi"/>
                <w:sz w:val="20"/>
                <w:szCs w:val="20"/>
              </w:rPr>
              <w:t>Nov 3</w:t>
            </w:r>
          </w:p>
        </w:tc>
        <w:tc>
          <w:tcPr>
            <w:tcW w:w="992" w:type="dxa"/>
          </w:tcPr>
          <w:p w14:paraId="5D4EBD93" w14:textId="34BE6EB2"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-51.295</w:t>
            </w:r>
          </w:p>
        </w:tc>
        <w:tc>
          <w:tcPr>
            <w:tcW w:w="1134" w:type="dxa"/>
          </w:tcPr>
          <w:p w14:paraId="30CB9662" w14:textId="7015E6F2"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-40.002</w:t>
            </w:r>
          </w:p>
        </w:tc>
        <w:tc>
          <w:tcPr>
            <w:tcW w:w="567" w:type="dxa"/>
          </w:tcPr>
          <w:p w14:paraId="0D54E93F" w14:textId="0214F63B" w:rsidR="00DF4338" w:rsidRPr="001903D9" w:rsidRDefault="00DF4338" w:rsidP="009D3644">
            <w:pPr>
              <w:spacing w:line="360" w:lineRule="auto"/>
              <w:jc w:val="center"/>
              <w:rPr>
                <w:rFonts w:cstheme="minorHAnsi"/>
                <w:sz w:val="20"/>
                <w:szCs w:val="20"/>
              </w:rPr>
            </w:pPr>
            <w:r w:rsidRPr="001903D9">
              <w:rPr>
                <w:rFonts w:cstheme="minorHAnsi"/>
                <w:sz w:val="20"/>
                <w:szCs w:val="20"/>
              </w:rPr>
              <w:t>N</w:t>
            </w:r>
          </w:p>
        </w:tc>
        <w:tc>
          <w:tcPr>
            <w:tcW w:w="1276" w:type="dxa"/>
            <w:vMerge/>
          </w:tcPr>
          <w:p w14:paraId="4B720A3E" w14:textId="77777777" w:rsidR="00DF4338" w:rsidRPr="001903D9" w:rsidRDefault="00DF4338" w:rsidP="009D3644">
            <w:pPr>
              <w:spacing w:line="360" w:lineRule="auto"/>
              <w:jc w:val="center"/>
              <w:rPr>
                <w:rFonts w:cstheme="minorHAnsi"/>
                <w:sz w:val="20"/>
                <w:szCs w:val="20"/>
              </w:rPr>
            </w:pPr>
          </w:p>
        </w:tc>
        <w:tc>
          <w:tcPr>
            <w:tcW w:w="709" w:type="dxa"/>
            <w:vMerge/>
          </w:tcPr>
          <w:p w14:paraId="2AEC65D6" w14:textId="77777777" w:rsidR="00DF4338" w:rsidRPr="001903D9" w:rsidRDefault="00DF4338" w:rsidP="009D3644">
            <w:pPr>
              <w:spacing w:line="360" w:lineRule="auto"/>
              <w:jc w:val="center"/>
              <w:rPr>
                <w:rFonts w:cstheme="minorHAnsi"/>
                <w:sz w:val="20"/>
                <w:szCs w:val="20"/>
              </w:rPr>
            </w:pPr>
          </w:p>
        </w:tc>
        <w:tc>
          <w:tcPr>
            <w:tcW w:w="850" w:type="dxa"/>
            <w:vMerge/>
          </w:tcPr>
          <w:p w14:paraId="56D4BE2A" w14:textId="4A11E0DD" w:rsidR="00DF4338" w:rsidRPr="001903D9" w:rsidRDefault="00DF4338" w:rsidP="009D3644">
            <w:pPr>
              <w:spacing w:line="360" w:lineRule="auto"/>
              <w:jc w:val="center"/>
              <w:rPr>
                <w:rFonts w:cstheme="minorHAnsi"/>
                <w:sz w:val="20"/>
                <w:szCs w:val="20"/>
              </w:rPr>
            </w:pPr>
          </w:p>
        </w:tc>
        <w:tc>
          <w:tcPr>
            <w:tcW w:w="851" w:type="dxa"/>
            <w:vMerge/>
          </w:tcPr>
          <w:p w14:paraId="6F4CE49E" w14:textId="6E9EA2B4" w:rsidR="00DF4338" w:rsidRPr="001903D9" w:rsidRDefault="00DF4338" w:rsidP="009D3644">
            <w:pPr>
              <w:spacing w:line="360" w:lineRule="auto"/>
              <w:jc w:val="center"/>
              <w:rPr>
                <w:rFonts w:cstheme="minorHAnsi"/>
                <w:sz w:val="20"/>
                <w:szCs w:val="20"/>
              </w:rPr>
            </w:pPr>
          </w:p>
        </w:tc>
        <w:tc>
          <w:tcPr>
            <w:tcW w:w="708" w:type="dxa"/>
            <w:vMerge/>
          </w:tcPr>
          <w:p w14:paraId="35177CC5" w14:textId="5B4B3569" w:rsidR="00DF4338" w:rsidRPr="001903D9" w:rsidRDefault="00DF4338" w:rsidP="009D3644">
            <w:pPr>
              <w:spacing w:line="360" w:lineRule="auto"/>
              <w:jc w:val="center"/>
              <w:rPr>
                <w:rFonts w:cstheme="minorHAnsi"/>
                <w:sz w:val="20"/>
                <w:szCs w:val="20"/>
              </w:rPr>
            </w:pPr>
          </w:p>
        </w:tc>
        <w:tc>
          <w:tcPr>
            <w:tcW w:w="712" w:type="dxa"/>
            <w:vMerge/>
          </w:tcPr>
          <w:p w14:paraId="34CDBD1E" w14:textId="534FBD21" w:rsidR="00DF4338" w:rsidRPr="001903D9" w:rsidRDefault="00DF4338" w:rsidP="009D3644">
            <w:pPr>
              <w:spacing w:line="360" w:lineRule="auto"/>
              <w:jc w:val="center"/>
              <w:rPr>
                <w:rFonts w:cstheme="minorHAnsi"/>
                <w:sz w:val="20"/>
                <w:szCs w:val="20"/>
              </w:rPr>
            </w:pPr>
          </w:p>
        </w:tc>
        <w:tc>
          <w:tcPr>
            <w:tcW w:w="848" w:type="dxa"/>
          </w:tcPr>
          <w:p w14:paraId="0D84DFD8" w14:textId="7034CDF2" w:rsidR="00DF4338" w:rsidRPr="001903D9" w:rsidRDefault="00DF4338" w:rsidP="009D3644">
            <w:pPr>
              <w:spacing w:line="360" w:lineRule="auto"/>
              <w:jc w:val="center"/>
              <w:rPr>
                <w:rFonts w:cstheme="minorHAnsi"/>
                <w:sz w:val="20"/>
                <w:szCs w:val="20"/>
              </w:rPr>
            </w:pPr>
            <w:r w:rsidRPr="001903D9">
              <w:rPr>
                <w:rFonts w:cstheme="minorHAnsi"/>
                <w:sz w:val="20"/>
                <w:szCs w:val="20"/>
              </w:rPr>
              <w:t>RMT-8</w:t>
            </w:r>
          </w:p>
        </w:tc>
        <w:tc>
          <w:tcPr>
            <w:tcW w:w="853" w:type="dxa"/>
          </w:tcPr>
          <w:p w14:paraId="4FC3EA3A" w14:textId="79ABA665" w:rsidR="00DF4338" w:rsidRPr="001903D9" w:rsidRDefault="00DF4338" w:rsidP="009D3644">
            <w:pPr>
              <w:spacing w:line="360" w:lineRule="auto"/>
              <w:jc w:val="center"/>
              <w:rPr>
                <w:rFonts w:cstheme="minorHAnsi"/>
                <w:sz w:val="20"/>
                <w:szCs w:val="20"/>
              </w:rPr>
            </w:pPr>
            <w:r w:rsidRPr="001903D9">
              <w:rPr>
                <w:rFonts w:cstheme="minorHAnsi"/>
                <w:sz w:val="20"/>
                <w:szCs w:val="20"/>
              </w:rPr>
              <w:t>24941</w:t>
            </w:r>
          </w:p>
        </w:tc>
        <w:tc>
          <w:tcPr>
            <w:tcW w:w="992" w:type="dxa"/>
          </w:tcPr>
          <w:p w14:paraId="3D8C1FA9" w14:textId="763CF0D1" w:rsidR="00DF4338" w:rsidRPr="001903D9" w:rsidRDefault="00DF4338" w:rsidP="009D3644">
            <w:pPr>
              <w:spacing w:line="360" w:lineRule="auto"/>
              <w:jc w:val="center"/>
              <w:rPr>
                <w:rFonts w:cstheme="minorHAnsi"/>
                <w:sz w:val="20"/>
                <w:szCs w:val="20"/>
              </w:rPr>
            </w:pPr>
            <w:r w:rsidRPr="001903D9">
              <w:rPr>
                <w:rFonts w:cstheme="minorHAnsi"/>
                <w:sz w:val="20"/>
                <w:szCs w:val="20"/>
              </w:rPr>
              <w:t>0 – 555</w:t>
            </w:r>
          </w:p>
        </w:tc>
        <w:tc>
          <w:tcPr>
            <w:tcW w:w="993" w:type="dxa"/>
          </w:tcPr>
          <w:p w14:paraId="43A76718" w14:textId="42A1625E" w:rsidR="00DF4338" w:rsidRPr="001903D9" w:rsidRDefault="00DF4338" w:rsidP="009D3644">
            <w:pPr>
              <w:spacing w:line="360" w:lineRule="auto"/>
              <w:jc w:val="center"/>
              <w:rPr>
                <w:rFonts w:cstheme="minorHAnsi"/>
                <w:sz w:val="20"/>
                <w:szCs w:val="20"/>
              </w:rPr>
            </w:pPr>
            <w:r w:rsidRPr="001903D9">
              <w:rPr>
                <w:rFonts w:cstheme="minorHAnsi"/>
                <w:sz w:val="20"/>
                <w:szCs w:val="20"/>
              </w:rPr>
              <w:t>0.7</w:t>
            </w:r>
          </w:p>
        </w:tc>
        <w:tc>
          <w:tcPr>
            <w:tcW w:w="847" w:type="dxa"/>
          </w:tcPr>
          <w:p w14:paraId="082ACF40" w14:textId="44479B5F" w:rsidR="00DF4338" w:rsidRPr="001903D9" w:rsidRDefault="00DF4338" w:rsidP="009D3644">
            <w:pPr>
              <w:spacing w:line="360" w:lineRule="auto"/>
              <w:jc w:val="center"/>
              <w:rPr>
                <w:rFonts w:cstheme="minorHAnsi"/>
                <w:sz w:val="20"/>
                <w:szCs w:val="20"/>
              </w:rPr>
            </w:pPr>
            <w:r w:rsidRPr="001903D9">
              <w:rPr>
                <w:rFonts w:cstheme="minorHAnsi"/>
                <w:sz w:val="20"/>
                <w:szCs w:val="20"/>
              </w:rPr>
              <w:t>4</w:t>
            </w:r>
          </w:p>
        </w:tc>
      </w:tr>
      <w:tr w:rsidR="00DF4338" w14:paraId="472C221B" w14:textId="7089C18C" w:rsidTr="0051187F">
        <w:tc>
          <w:tcPr>
            <w:tcW w:w="567" w:type="dxa"/>
            <w:vMerge/>
          </w:tcPr>
          <w:p w14:paraId="3FB20E76" w14:textId="5662D50E" w:rsidR="00DF4338" w:rsidRPr="001903D9" w:rsidRDefault="00DF4338" w:rsidP="009D3644">
            <w:pPr>
              <w:spacing w:line="360" w:lineRule="auto"/>
              <w:jc w:val="center"/>
              <w:rPr>
                <w:rFonts w:cstheme="minorHAnsi"/>
                <w:sz w:val="20"/>
                <w:szCs w:val="20"/>
              </w:rPr>
            </w:pPr>
          </w:p>
        </w:tc>
        <w:tc>
          <w:tcPr>
            <w:tcW w:w="1701" w:type="dxa"/>
          </w:tcPr>
          <w:p w14:paraId="7DA93322" w14:textId="6C503331" w:rsidR="00DF4338" w:rsidRPr="001903D9" w:rsidRDefault="00DF4338" w:rsidP="009D3644">
            <w:pPr>
              <w:spacing w:line="360" w:lineRule="auto"/>
              <w:jc w:val="center"/>
              <w:rPr>
                <w:rFonts w:cstheme="minorHAnsi"/>
                <w:sz w:val="20"/>
                <w:szCs w:val="20"/>
              </w:rPr>
            </w:pPr>
            <w:r w:rsidRPr="001903D9">
              <w:rPr>
                <w:rFonts w:cstheme="minorHAnsi"/>
                <w:sz w:val="20"/>
                <w:szCs w:val="20"/>
              </w:rPr>
              <w:t>9-13 (PS-3)</w:t>
            </w:r>
          </w:p>
        </w:tc>
        <w:tc>
          <w:tcPr>
            <w:tcW w:w="851" w:type="dxa"/>
          </w:tcPr>
          <w:p w14:paraId="2CE1A3F4" w14:textId="29996AF6" w:rsidR="00DF4338" w:rsidRPr="001903D9" w:rsidRDefault="00DF4338" w:rsidP="009D3644">
            <w:pPr>
              <w:spacing w:line="360" w:lineRule="auto"/>
              <w:jc w:val="center"/>
              <w:rPr>
                <w:rFonts w:cstheme="minorHAnsi"/>
                <w:sz w:val="20"/>
                <w:szCs w:val="20"/>
              </w:rPr>
            </w:pPr>
            <w:r w:rsidRPr="001903D9">
              <w:rPr>
                <w:rFonts w:cstheme="minorHAnsi"/>
                <w:sz w:val="20"/>
                <w:szCs w:val="20"/>
              </w:rPr>
              <w:t>Nov 3</w:t>
            </w:r>
          </w:p>
        </w:tc>
        <w:tc>
          <w:tcPr>
            <w:tcW w:w="992" w:type="dxa"/>
          </w:tcPr>
          <w:p w14:paraId="675B8E5F" w14:textId="7C5459B6"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-51.316</w:t>
            </w:r>
          </w:p>
        </w:tc>
        <w:tc>
          <w:tcPr>
            <w:tcW w:w="1134" w:type="dxa"/>
          </w:tcPr>
          <w:p w14:paraId="3E71BE55" w14:textId="1349B798"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-40.060</w:t>
            </w:r>
          </w:p>
        </w:tc>
        <w:tc>
          <w:tcPr>
            <w:tcW w:w="567" w:type="dxa"/>
          </w:tcPr>
          <w:p w14:paraId="2C9FAB55" w14:textId="0A206295" w:rsidR="00DF4338" w:rsidRPr="001903D9" w:rsidRDefault="00DF4338" w:rsidP="009D3644">
            <w:pPr>
              <w:spacing w:line="360" w:lineRule="auto"/>
              <w:jc w:val="center"/>
              <w:rPr>
                <w:rFonts w:cstheme="minorHAnsi"/>
                <w:sz w:val="20"/>
                <w:szCs w:val="20"/>
              </w:rPr>
            </w:pPr>
            <w:r w:rsidRPr="001903D9">
              <w:rPr>
                <w:rFonts w:cstheme="minorHAnsi"/>
                <w:sz w:val="20"/>
                <w:szCs w:val="20"/>
              </w:rPr>
              <w:t>N</w:t>
            </w:r>
          </w:p>
        </w:tc>
        <w:tc>
          <w:tcPr>
            <w:tcW w:w="1276" w:type="dxa"/>
            <w:vMerge/>
          </w:tcPr>
          <w:p w14:paraId="22664D0F" w14:textId="77777777" w:rsidR="00DF4338" w:rsidRPr="001903D9" w:rsidRDefault="00DF4338" w:rsidP="009D3644">
            <w:pPr>
              <w:spacing w:line="360" w:lineRule="auto"/>
              <w:jc w:val="center"/>
              <w:rPr>
                <w:rFonts w:cstheme="minorHAnsi"/>
                <w:sz w:val="20"/>
                <w:szCs w:val="20"/>
              </w:rPr>
            </w:pPr>
          </w:p>
        </w:tc>
        <w:tc>
          <w:tcPr>
            <w:tcW w:w="709" w:type="dxa"/>
            <w:vMerge/>
          </w:tcPr>
          <w:p w14:paraId="3AAB0FFE" w14:textId="77777777" w:rsidR="00DF4338" w:rsidRPr="001903D9" w:rsidRDefault="00DF4338" w:rsidP="009D3644">
            <w:pPr>
              <w:spacing w:line="360" w:lineRule="auto"/>
              <w:jc w:val="center"/>
              <w:rPr>
                <w:rFonts w:cstheme="minorHAnsi"/>
                <w:sz w:val="20"/>
                <w:szCs w:val="20"/>
              </w:rPr>
            </w:pPr>
          </w:p>
        </w:tc>
        <w:tc>
          <w:tcPr>
            <w:tcW w:w="850" w:type="dxa"/>
            <w:vMerge/>
          </w:tcPr>
          <w:p w14:paraId="46E67A5C" w14:textId="4A0B9DA1" w:rsidR="00DF4338" w:rsidRPr="001903D9" w:rsidRDefault="00DF4338" w:rsidP="009D3644">
            <w:pPr>
              <w:spacing w:line="360" w:lineRule="auto"/>
              <w:jc w:val="center"/>
              <w:rPr>
                <w:rFonts w:cstheme="minorHAnsi"/>
                <w:sz w:val="20"/>
                <w:szCs w:val="20"/>
              </w:rPr>
            </w:pPr>
          </w:p>
        </w:tc>
        <w:tc>
          <w:tcPr>
            <w:tcW w:w="851" w:type="dxa"/>
            <w:vMerge/>
          </w:tcPr>
          <w:p w14:paraId="2BF4ACD6" w14:textId="3A9024F4" w:rsidR="00DF4338" w:rsidRPr="001903D9" w:rsidRDefault="00DF4338" w:rsidP="009D3644">
            <w:pPr>
              <w:spacing w:line="360" w:lineRule="auto"/>
              <w:jc w:val="center"/>
              <w:rPr>
                <w:rFonts w:cstheme="minorHAnsi"/>
                <w:sz w:val="20"/>
                <w:szCs w:val="20"/>
              </w:rPr>
            </w:pPr>
          </w:p>
        </w:tc>
        <w:tc>
          <w:tcPr>
            <w:tcW w:w="708" w:type="dxa"/>
            <w:vMerge/>
          </w:tcPr>
          <w:p w14:paraId="4DD3A3BD" w14:textId="73EB7BAE" w:rsidR="00DF4338" w:rsidRPr="001903D9" w:rsidRDefault="00DF4338" w:rsidP="009D3644">
            <w:pPr>
              <w:spacing w:line="360" w:lineRule="auto"/>
              <w:jc w:val="center"/>
              <w:rPr>
                <w:rFonts w:cstheme="minorHAnsi"/>
                <w:sz w:val="20"/>
                <w:szCs w:val="20"/>
              </w:rPr>
            </w:pPr>
          </w:p>
        </w:tc>
        <w:tc>
          <w:tcPr>
            <w:tcW w:w="712" w:type="dxa"/>
            <w:vMerge/>
          </w:tcPr>
          <w:p w14:paraId="5F620F4C" w14:textId="611A6CFA" w:rsidR="00DF4338" w:rsidRPr="001903D9" w:rsidRDefault="00DF4338" w:rsidP="009D3644">
            <w:pPr>
              <w:spacing w:line="360" w:lineRule="auto"/>
              <w:jc w:val="center"/>
              <w:rPr>
                <w:rFonts w:cstheme="minorHAnsi"/>
                <w:sz w:val="20"/>
                <w:szCs w:val="20"/>
              </w:rPr>
            </w:pPr>
          </w:p>
        </w:tc>
        <w:tc>
          <w:tcPr>
            <w:tcW w:w="848" w:type="dxa"/>
          </w:tcPr>
          <w:p w14:paraId="047C974D" w14:textId="53DCF9A5" w:rsidR="00DF4338" w:rsidRPr="001903D9" w:rsidRDefault="00DF4338" w:rsidP="009D3644">
            <w:pPr>
              <w:spacing w:line="360" w:lineRule="auto"/>
              <w:jc w:val="center"/>
              <w:rPr>
                <w:rFonts w:cstheme="minorHAnsi"/>
                <w:sz w:val="20"/>
                <w:szCs w:val="20"/>
              </w:rPr>
            </w:pPr>
            <w:r w:rsidRPr="001903D9">
              <w:rPr>
                <w:rFonts w:cstheme="minorHAnsi"/>
                <w:sz w:val="20"/>
                <w:szCs w:val="20"/>
              </w:rPr>
              <w:t>IKMT</w:t>
            </w:r>
          </w:p>
        </w:tc>
        <w:tc>
          <w:tcPr>
            <w:tcW w:w="853" w:type="dxa"/>
          </w:tcPr>
          <w:p w14:paraId="7F4D15BA" w14:textId="0CB3FC56" w:rsidR="00DF4338" w:rsidRPr="001903D9" w:rsidRDefault="00DF4338" w:rsidP="009D3644">
            <w:pPr>
              <w:spacing w:line="360" w:lineRule="auto"/>
              <w:jc w:val="center"/>
              <w:rPr>
                <w:rFonts w:cstheme="minorHAnsi"/>
                <w:sz w:val="20"/>
                <w:szCs w:val="20"/>
              </w:rPr>
            </w:pPr>
            <w:r w:rsidRPr="001903D9">
              <w:rPr>
                <w:rFonts w:cstheme="minorHAnsi"/>
                <w:sz w:val="20"/>
                <w:szCs w:val="20"/>
              </w:rPr>
              <w:t>2300</w:t>
            </w:r>
          </w:p>
        </w:tc>
        <w:tc>
          <w:tcPr>
            <w:tcW w:w="992" w:type="dxa"/>
          </w:tcPr>
          <w:p w14:paraId="3AC51A06" w14:textId="29FD8E69" w:rsidR="00DF4338" w:rsidRPr="001903D9" w:rsidRDefault="00DF4338" w:rsidP="009D3644">
            <w:pPr>
              <w:spacing w:line="360" w:lineRule="auto"/>
              <w:jc w:val="center"/>
              <w:rPr>
                <w:rFonts w:cstheme="minorHAnsi"/>
                <w:sz w:val="20"/>
                <w:szCs w:val="20"/>
              </w:rPr>
            </w:pPr>
            <w:r w:rsidRPr="001903D9">
              <w:rPr>
                <w:rFonts w:cstheme="minorHAnsi"/>
                <w:sz w:val="20"/>
                <w:szCs w:val="20"/>
              </w:rPr>
              <w:t>0 – 555</w:t>
            </w:r>
          </w:p>
        </w:tc>
        <w:tc>
          <w:tcPr>
            <w:tcW w:w="993" w:type="dxa"/>
          </w:tcPr>
          <w:p w14:paraId="368422BC" w14:textId="4F6A8C94" w:rsidR="00DF4338" w:rsidRPr="001903D9" w:rsidRDefault="00DF4338" w:rsidP="009D3644">
            <w:pPr>
              <w:spacing w:line="360" w:lineRule="auto"/>
              <w:jc w:val="center"/>
              <w:rPr>
                <w:rFonts w:cstheme="minorHAnsi"/>
                <w:sz w:val="20"/>
                <w:szCs w:val="20"/>
              </w:rPr>
            </w:pPr>
            <w:r w:rsidRPr="001903D9">
              <w:rPr>
                <w:rFonts w:cstheme="minorHAnsi"/>
                <w:sz w:val="20"/>
                <w:szCs w:val="20"/>
              </w:rPr>
              <w:t>0.2</w:t>
            </w:r>
          </w:p>
        </w:tc>
        <w:tc>
          <w:tcPr>
            <w:tcW w:w="847" w:type="dxa"/>
          </w:tcPr>
          <w:p w14:paraId="063555E0" w14:textId="23081C76" w:rsidR="00DF4338" w:rsidRPr="001903D9" w:rsidRDefault="00DF4338" w:rsidP="009D3644">
            <w:pPr>
              <w:spacing w:line="360" w:lineRule="auto"/>
              <w:jc w:val="center"/>
              <w:rPr>
                <w:rFonts w:cstheme="minorHAnsi"/>
                <w:sz w:val="20"/>
                <w:szCs w:val="20"/>
              </w:rPr>
            </w:pPr>
            <w:r w:rsidRPr="001903D9">
              <w:rPr>
                <w:rFonts w:cstheme="minorHAnsi"/>
                <w:sz w:val="20"/>
                <w:szCs w:val="20"/>
              </w:rPr>
              <w:t xml:space="preserve">only </w:t>
            </w:r>
            <w:del w:id="566" w:author="Florian Lüskow" w:date="2024-08-05T14:38:00Z" w16du:dateUtc="2024-08-05T12:38:00Z">
              <w:r w:rsidRPr="001903D9" w:rsidDel="00F86AFE">
                <w:rPr>
                  <w:rFonts w:cstheme="minorHAnsi"/>
                  <w:sz w:val="20"/>
                  <w:szCs w:val="20"/>
                </w:rPr>
                <w:delText>S</w:delText>
              </w:r>
            </w:del>
            <w:ins w:id="567" w:author="Florian Lüskow" w:date="2024-08-05T14:38:00Z" w16du:dateUtc="2024-08-05T12:38:00Z">
              <w:r w:rsidR="00F86AFE">
                <w:rPr>
                  <w:rFonts w:cstheme="minorHAnsi"/>
                  <w:sz w:val="20"/>
                  <w:szCs w:val="20"/>
                </w:rPr>
                <w:t>O</w:t>
              </w:r>
            </w:ins>
          </w:p>
        </w:tc>
      </w:tr>
      <w:tr w:rsidR="009D3644" w14:paraId="53CA92D0" w14:textId="0F6EB9A6" w:rsidTr="0051187F">
        <w:tc>
          <w:tcPr>
            <w:tcW w:w="567" w:type="dxa"/>
          </w:tcPr>
          <w:p w14:paraId="37371409" w14:textId="4AFBF7A4" w:rsidR="009D3644" w:rsidRPr="001903D9" w:rsidRDefault="009D3644" w:rsidP="009D3644">
            <w:pPr>
              <w:spacing w:line="360" w:lineRule="auto"/>
              <w:jc w:val="center"/>
              <w:rPr>
                <w:rFonts w:cstheme="minorHAnsi"/>
                <w:sz w:val="20"/>
                <w:szCs w:val="20"/>
              </w:rPr>
            </w:pPr>
            <w:r w:rsidRPr="001903D9">
              <w:rPr>
                <w:rFonts w:cstheme="minorHAnsi"/>
                <w:sz w:val="20"/>
                <w:szCs w:val="20"/>
              </w:rPr>
              <w:t>10</w:t>
            </w:r>
          </w:p>
        </w:tc>
        <w:tc>
          <w:tcPr>
            <w:tcW w:w="1701" w:type="dxa"/>
          </w:tcPr>
          <w:p w14:paraId="4232176B" w14:textId="5BC8C228" w:rsidR="009D3644" w:rsidRPr="001903D9" w:rsidRDefault="009D3644" w:rsidP="009D3644">
            <w:pPr>
              <w:spacing w:line="360" w:lineRule="auto"/>
              <w:jc w:val="center"/>
              <w:rPr>
                <w:rFonts w:cstheme="minorHAnsi"/>
                <w:sz w:val="20"/>
                <w:szCs w:val="20"/>
              </w:rPr>
            </w:pPr>
            <w:r w:rsidRPr="001903D9">
              <w:rPr>
                <w:rFonts w:cstheme="minorHAnsi"/>
                <w:sz w:val="20"/>
                <w:szCs w:val="20"/>
              </w:rPr>
              <w:t>10-1 (SG basin)</w:t>
            </w:r>
          </w:p>
        </w:tc>
        <w:tc>
          <w:tcPr>
            <w:tcW w:w="851" w:type="dxa"/>
          </w:tcPr>
          <w:p w14:paraId="570870D0" w14:textId="5F1BA266" w:rsidR="009D3644" w:rsidRPr="001903D9" w:rsidRDefault="009D3644" w:rsidP="009D3644">
            <w:pPr>
              <w:spacing w:line="360" w:lineRule="auto"/>
              <w:jc w:val="center"/>
              <w:rPr>
                <w:rFonts w:cstheme="minorHAnsi"/>
                <w:sz w:val="20"/>
                <w:szCs w:val="20"/>
              </w:rPr>
            </w:pPr>
            <w:r w:rsidRPr="001903D9">
              <w:rPr>
                <w:rFonts w:cstheme="minorHAnsi"/>
                <w:sz w:val="20"/>
                <w:szCs w:val="20"/>
              </w:rPr>
              <w:t>Nov 3</w:t>
            </w:r>
          </w:p>
        </w:tc>
        <w:tc>
          <w:tcPr>
            <w:tcW w:w="992" w:type="dxa"/>
          </w:tcPr>
          <w:p w14:paraId="79DCC9B4" w14:textId="3F71DA80" w:rsidR="009D3644" w:rsidRPr="001903D9" w:rsidRDefault="009D3644" w:rsidP="009D3644">
            <w:pPr>
              <w:spacing w:line="360" w:lineRule="auto"/>
              <w:jc w:val="center"/>
              <w:rPr>
                <w:rFonts w:cstheme="minorHAnsi"/>
                <w:color w:val="000000"/>
                <w:sz w:val="20"/>
                <w:szCs w:val="20"/>
              </w:rPr>
            </w:pPr>
            <w:r w:rsidRPr="001903D9">
              <w:rPr>
                <w:rFonts w:cstheme="minorHAnsi"/>
                <w:color w:val="000000"/>
                <w:sz w:val="20"/>
                <w:szCs w:val="20"/>
              </w:rPr>
              <w:t>-51.631</w:t>
            </w:r>
          </w:p>
        </w:tc>
        <w:tc>
          <w:tcPr>
            <w:tcW w:w="1134" w:type="dxa"/>
          </w:tcPr>
          <w:p w14:paraId="2632FF0B" w14:textId="0E15086E" w:rsidR="009D3644" w:rsidRPr="001903D9" w:rsidRDefault="009D3644" w:rsidP="009D3644">
            <w:pPr>
              <w:spacing w:line="360" w:lineRule="auto"/>
              <w:jc w:val="center"/>
              <w:rPr>
                <w:rFonts w:cstheme="minorHAnsi"/>
                <w:color w:val="000000"/>
                <w:sz w:val="20"/>
                <w:szCs w:val="20"/>
              </w:rPr>
            </w:pPr>
            <w:r w:rsidRPr="001903D9">
              <w:rPr>
                <w:rFonts w:cstheme="minorHAnsi"/>
                <w:color w:val="000000"/>
                <w:sz w:val="20"/>
                <w:szCs w:val="20"/>
              </w:rPr>
              <w:t>-39.144</w:t>
            </w:r>
          </w:p>
        </w:tc>
        <w:tc>
          <w:tcPr>
            <w:tcW w:w="567" w:type="dxa"/>
          </w:tcPr>
          <w:p w14:paraId="0D6F1E31" w14:textId="6063C18D" w:rsidR="009D3644" w:rsidRPr="001903D9" w:rsidRDefault="009D3644" w:rsidP="009D3644">
            <w:pPr>
              <w:spacing w:line="360" w:lineRule="auto"/>
              <w:jc w:val="center"/>
              <w:rPr>
                <w:rFonts w:cstheme="minorHAnsi"/>
                <w:sz w:val="20"/>
                <w:szCs w:val="20"/>
              </w:rPr>
            </w:pPr>
            <w:r w:rsidRPr="001903D9">
              <w:rPr>
                <w:rFonts w:cstheme="minorHAnsi"/>
                <w:sz w:val="20"/>
                <w:szCs w:val="20"/>
              </w:rPr>
              <w:t>N</w:t>
            </w:r>
          </w:p>
        </w:tc>
        <w:tc>
          <w:tcPr>
            <w:tcW w:w="1276" w:type="dxa"/>
          </w:tcPr>
          <w:p w14:paraId="5DB3F8BE" w14:textId="77777777" w:rsidR="009D3644" w:rsidRPr="009D3644" w:rsidRDefault="009D3644" w:rsidP="009D3644">
            <w:pPr>
              <w:spacing w:line="276" w:lineRule="auto"/>
              <w:jc w:val="center"/>
              <w:rPr>
                <w:rFonts w:cstheme="minorHAnsi"/>
                <w:sz w:val="20"/>
                <w:szCs w:val="20"/>
              </w:rPr>
            </w:pPr>
            <w:r w:rsidRPr="009D3644">
              <w:rPr>
                <w:rFonts w:cstheme="minorHAnsi"/>
                <w:sz w:val="20"/>
                <w:szCs w:val="20"/>
              </w:rPr>
              <w:t>PF – SACCF</w:t>
            </w:r>
          </w:p>
          <w:p w14:paraId="2617195B" w14:textId="5C5A8550" w:rsidR="009D3644" w:rsidRPr="009D3644" w:rsidRDefault="009D3644" w:rsidP="009D3644">
            <w:pPr>
              <w:spacing w:line="360" w:lineRule="auto"/>
              <w:jc w:val="center"/>
              <w:rPr>
                <w:rFonts w:cstheme="minorHAnsi"/>
                <w:sz w:val="20"/>
                <w:szCs w:val="20"/>
              </w:rPr>
            </w:pPr>
            <w:r w:rsidRPr="009D3644">
              <w:rPr>
                <w:rFonts w:cstheme="minorHAnsi"/>
                <w:sz w:val="20"/>
                <w:szCs w:val="20"/>
              </w:rPr>
              <w:t>(SG Basin)</w:t>
            </w:r>
          </w:p>
        </w:tc>
        <w:tc>
          <w:tcPr>
            <w:tcW w:w="709" w:type="dxa"/>
          </w:tcPr>
          <w:p w14:paraId="13B7155A" w14:textId="37A560BB" w:rsidR="009D3644" w:rsidRPr="001903D9" w:rsidRDefault="0051187F" w:rsidP="009D3644">
            <w:pPr>
              <w:spacing w:line="360" w:lineRule="auto"/>
              <w:jc w:val="center"/>
              <w:rPr>
                <w:rFonts w:cstheme="minorHAnsi"/>
                <w:sz w:val="20"/>
                <w:szCs w:val="20"/>
              </w:rPr>
            </w:pPr>
            <w:r>
              <w:rPr>
                <w:rFonts w:cstheme="minorHAnsi"/>
                <w:sz w:val="20"/>
                <w:szCs w:val="20"/>
              </w:rPr>
              <w:t>50</w:t>
            </w:r>
          </w:p>
        </w:tc>
        <w:tc>
          <w:tcPr>
            <w:tcW w:w="850" w:type="dxa"/>
          </w:tcPr>
          <w:p w14:paraId="3FD2EA76" w14:textId="6D181744" w:rsidR="009D3644" w:rsidRPr="001903D9" w:rsidRDefault="0051187F" w:rsidP="009D3644">
            <w:pPr>
              <w:spacing w:line="360" w:lineRule="auto"/>
              <w:jc w:val="center"/>
              <w:rPr>
                <w:rFonts w:cstheme="minorHAnsi"/>
                <w:sz w:val="20"/>
                <w:szCs w:val="20"/>
              </w:rPr>
            </w:pPr>
            <w:r>
              <w:rPr>
                <w:rFonts w:cstheme="minorHAnsi"/>
                <w:sz w:val="20"/>
                <w:szCs w:val="20"/>
              </w:rPr>
              <w:t>1.96</w:t>
            </w:r>
          </w:p>
        </w:tc>
        <w:tc>
          <w:tcPr>
            <w:tcW w:w="851" w:type="dxa"/>
          </w:tcPr>
          <w:p w14:paraId="1C6B3376" w14:textId="2EB9B945" w:rsidR="009D3644" w:rsidRPr="001903D9" w:rsidRDefault="0051187F" w:rsidP="009D3644">
            <w:pPr>
              <w:spacing w:line="360" w:lineRule="auto"/>
              <w:jc w:val="center"/>
              <w:rPr>
                <w:rFonts w:cstheme="minorHAnsi"/>
                <w:sz w:val="20"/>
                <w:szCs w:val="20"/>
              </w:rPr>
            </w:pPr>
            <w:r>
              <w:rPr>
                <w:rFonts w:cstheme="minorHAnsi"/>
                <w:sz w:val="20"/>
                <w:szCs w:val="20"/>
              </w:rPr>
              <w:t>1.59</w:t>
            </w:r>
          </w:p>
        </w:tc>
        <w:tc>
          <w:tcPr>
            <w:tcW w:w="708" w:type="dxa"/>
          </w:tcPr>
          <w:p w14:paraId="0B9528E5" w14:textId="4ADB22DD" w:rsidR="009D3644" w:rsidRPr="001903D9" w:rsidRDefault="0051187F" w:rsidP="009D3644">
            <w:pPr>
              <w:spacing w:line="360" w:lineRule="auto"/>
              <w:jc w:val="center"/>
              <w:rPr>
                <w:rFonts w:cstheme="minorHAnsi"/>
                <w:sz w:val="20"/>
                <w:szCs w:val="20"/>
              </w:rPr>
            </w:pPr>
            <w:r>
              <w:rPr>
                <w:rFonts w:cstheme="minorHAnsi"/>
                <w:sz w:val="20"/>
                <w:szCs w:val="20"/>
              </w:rPr>
              <w:t>107</w:t>
            </w:r>
          </w:p>
        </w:tc>
        <w:tc>
          <w:tcPr>
            <w:tcW w:w="712" w:type="dxa"/>
          </w:tcPr>
          <w:p w14:paraId="096F1665" w14:textId="2A786D62" w:rsidR="009D3644" w:rsidRPr="001903D9" w:rsidRDefault="0051187F" w:rsidP="009D3644">
            <w:pPr>
              <w:spacing w:line="360" w:lineRule="auto"/>
              <w:jc w:val="center"/>
              <w:rPr>
                <w:rFonts w:cstheme="minorHAnsi"/>
                <w:sz w:val="20"/>
                <w:szCs w:val="20"/>
              </w:rPr>
            </w:pPr>
            <w:r>
              <w:rPr>
                <w:rFonts w:cstheme="minorHAnsi"/>
                <w:sz w:val="20"/>
                <w:szCs w:val="20"/>
              </w:rPr>
              <w:t>0.94</w:t>
            </w:r>
          </w:p>
        </w:tc>
        <w:tc>
          <w:tcPr>
            <w:tcW w:w="848" w:type="dxa"/>
          </w:tcPr>
          <w:p w14:paraId="7AE6056E" w14:textId="4FF1C713" w:rsidR="009D3644" w:rsidRPr="001903D9" w:rsidRDefault="009D3644" w:rsidP="009D3644">
            <w:pPr>
              <w:spacing w:line="360" w:lineRule="auto"/>
              <w:jc w:val="center"/>
              <w:rPr>
                <w:rFonts w:cstheme="minorHAnsi"/>
                <w:sz w:val="20"/>
                <w:szCs w:val="20"/>
              </w:rPr>
            </w:pPr>
            <w:r w:rsidRPr="001903D9">
              <w:rPr>
                <w:rFonts w:cstheme="minorHAnsi"/>
                <w:sz w:val="20"/>
                <w:szCs w:val="20"/>
              </w:rPr>
              <w:t>RMT-8</w:t>
            </w:r>
          </w:p>
        </w:tc>
        <w:tc>
          <w:tcPr>
            <w:tcW w:w="853" w:type="dxa"/>
          </w:tcPr>
          <w:p w14:paraId="10384849" w14:textId="6C741C6D" w:rsidR="009D3644" w:rsidRPr="001903D9" w:rsidRDefault="009D3644" w:rsidP="009D3644">
            <w:pPr>
              <w:spacing w:line="360" w:lineRule="auto"/>
              <w:jc w:val="center"/>
              <w:rPr>
                <w:rFonts w:cstheme="minorHAnsi"/>
                <w:sz w:val="20"/>
                <w:szCs w:val="20"/>
              </w:rPr>
            </w:pPr>
            <w:r w:rsidRPr="001903D9">
              <w:rPr>
                <w:rFonts w:cstheme="minorHAnsi"/>
                <w:sz w:val="20"/>
                <w:szCs w:val="20"/>
              </w:rPr>
              <w:t>27964</w:t>
            </w:r>
          </w:p>
        </w:tc>
        <w:tc>
          <w:tcPr>
            <w:tcW w:w="992" w:type="dxa"/>
          </w:tcPr>
          <w:p w14:paraId="656B3FAD" w14:textId="477AF82B" w:rsidR="009D3644" w:rsidRPr="001903D9" w:rsidRDefault="009D3644" w:rsidP="009D3644">
            <w:pPr>
              <w:spacing w:line="360" w:lineRule="auto"/>
              <w:jc w:val="center"/>
              <w:rPr>
                <w:rFonts w:cstheme="minorHAnsi"/>
                <w:sz w:val="20"/>
                <w:szCs w:val="20"/>
              </w:rPr>
            </w:pPr>
            <w:r w:rsidRPr="001903D9">
              <w:rPr>
                <w:rFonts w:cstheme="minorHAnsi"/>
                <w:sz w:val="20"/>
                <w:szCs w:val="20"/>
              </w:rPr>
              <w:t>0 – 149</w:t>
            </w:r>
          </w:p>
        </w:tc>
        <w:tc>
          <w:tcPr>
            <w:tcW w:w="993" w:type="dxa"/>
          </w:tcPr>
          <w:p w14:paraId="5E76AD48" w14:textId="34E8BCDB" w:rsidR="009D3644" w:rsidRPr="001903D9" w:rsidRDefault="009D3644" w:rsidP="009D3644">
            <w:pPr>
              <w:spacing w:line="360" w:lineRule="auto"/>
              <w:jc w:val="center"/>
              <w:rPr>
                <w:rFonts w:cstheme="minorHAnsi"/>
                <w:sz w:val="20"/>
                <w:szCs w:val="20"/>
              </w:rPr>
            </w:pPr>
            <w:r w:rsidRPr="001903D9">
              <w:rPr>
                <w:rFonts w:cstheme="minorHAnsi"/>
                <w:sz w:val="20"/>
                <w:szCs w:val="20"/>
              </w:rPr>
              <w:t>0.3</w:t>
            </w:r>
          </w:p>
        </w:tc>
        <w:tc>
          <w:tcPr>
            <w:tcW w:w="847" w:type="dxa"/>
          </w:tcPr>
          <w:p w14:paraId="09E29068" w14:textId="5FA1F765" w:rsidR="009D3644" w:rsidRPr="001903D9" w:rsidRDefault="009D3644" w:rsidP="009D3644">
            <w:pPr>
              <w:spacing w:line="360" w:lineRule="auto"/>
              <w:jc w:val="center"/>
              <w:rPr>
                <w:rFonts w:cstheme="minorHAnsi"/>
                <w:sz w:val="20"/>
                <w:szCs w:val="20"/>
              </w:rPr>
            </w:pPr>
            <w:r w:rsidRPr="001903D9">
              <w:rPr>
                <w:rFonts w:cstheme="minorHAnsi"/>
                <w:sz w:val="20"/>
                <w:szCs w:val="20"/>
              </w:rPr>
              <w:t>7</w:t>
            </w:r>
          </w:p>
        </w:tc>
      </w:tr>
      <w:tr w:rsidR="00DF4338" w14:paraId="0C25E662" w14:textId="72520DDB" w:rsidTr="0051187F">
        <w:tc>
          <w:tcPr>
            <w:tcW w:w="567" w:type="dxa"/>
            <w:vMerge w:val="restart"/>
          </w:tcPr>
          <w:p w14:paraId="1D6F15C6" w14:textId="61367D9D" w:rsidR="00DF4338" w:rsidRPr="001903D9" w:rsidRDefault="00DF4338" w:rsidP="009D3644">
            <w:pPr>
              <w:spacing w:line="360" w:lineRule="auto"/>
              <w:jc w:val="center"/>
              <w:rPr>
                <w:rFonts w:cstheme="minorHAnsi"/>
                <w:sz w:val="20"/>
                <w:szCs w:val="20"/>
              </w:rPr>
            </w:pPr>
            <w:r w:rsidRPr="001903D9">
              <w:rPr>
                <w:rFonts w:cstheme="minorHAnsi"/>
                <w:sz w:val="20"/>
                <w:szCs w:val="20"/>
              </w:rPr>
              <w:t>14</w:t>
            </w:r>
          </w:p>
        </w:tc>
        <w:tc>
          <w:tcPr>
            <w:tcW w:w="1701" w:type="dxa"/>
          </w:tcPr>
          <w:p w14:paraId="5C029AF8" w14:textId="3FCD4CFA" w:rsidR="00DF4338" w:rsidRPr="001903D9" w:rsidRDefault="00DF4338" w:rsidP="009D3644">
            <w:pPr>
              <w:spacing w:line="360" w:lineRule="auto"/>
              <w:jc w:val="center"/>
              <w:rPr>
                <w:rFonts w:cstheme="minorHAnsi"/>
                <w:sz w:val="20"/>
                <w:szCs w:val="20"/>
              </w:rPr>
            </w:pPr>
            <w:r w:rsidRPr="001903D9">
              <w:rPr>
                <w:rFonts w:cstheme="minorHAnsi"/>
                <w:sz w:val="20"/>
                <w:szCs w:val="20"/>
              </w:rPr>
              <w:t>14-15 (SG shelf)</w:t>
            </w:r>
          </w:p>
        </w:tc>
        <w:tc>
          <w:tcPr>
            <w:tcW w:w="851" w:type="dxa"/>
          </w:tcPr>
          <w:p w14:paraId="49A30919" w14:textId="16B94116" w:rsidR="00DF4338" w:rsidRPr="001903D9" w:rsidRDefault="00DF4338" w:rsidP="009D3644">
            <w:pPr>
              <w:spacing w:line="360" w:lineRule="auto"/>
              <w:jc w:val="center"/>
              <w:rPr>
                <w:rFonts w:cstheme="minorHAnsi"/>
                <w:sz w:val="20"/>
                <w:szCs w:val="20"/>
              </w:rPr>
            </w:pPr>
            <w:r w:rsidRPr="001903D9">
              <w:rPr>
                <w:rFonts w:cstheme="minorHAnsi"/>
                <w:sz w:val="20"/>
                <w:szCs w:val="20"/>
              </w:rPr>
              <w:t>Nov 5</w:t>
            </w:r>
          </w:p>
        </w:tc>
        <w:tc>
          <w:tcPr>
            <w:tcW w:w="992" w:type="dxa"/>
          </w:tcPr>
          <w:p w14:paraId="0EA0D874" w14:textId="6667BC99"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-54.190</w:t>
            </w:r>
          </w:p>
        </w:tc>
        <w:tc>
          <w:tcPr>
            <w:tcW w:w="1134" w:type="dxa"/>
          </w:tcPr>
          <w:p w14:paraId="4B9CA1D9" w14:textId="57F11F01"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-35.908</w:t>
            </w:r>
          </w:p>
        </w:tc>
        <w:tc>
          <w:tcPr>
            <w:tcW w:w="567" w:type="dxa"/>
          </w:tcPr>
          <w:p w14:paraId="52F9D527" w14:textId="759E68B8" w:rsidR="00DF4338" w:rsidRPr="001903D9" w:rsidRDefault="00DF4338" w:rsidP="009D3644">
            <w:pPr>
              <w:spacing w:line="360" w:lineRule="auto"/>
              <w:jc w:val="center"/>
              <w:rPr>
                <w:rFonts w:cstheme="minorHAnsi"/>
                <w:sz w:val="20"/>
                <w:szCs w:val="20"/>
              </w:rPr>
            </w:pPr>
            <w:r w:rsidRPr="001903D9">
              <w:rPr>
                <w:rFonts w:cstheme="minorHAnsi"/>
                <w:sz w:val="20"/>
                <w:szCs w:val="20"/>
              </w:rPr>
              <w:t>N</w:t>
            </w:r>
          </w:p>
        </w:tc>
        <w:tc>
          <w:tcPr>
            <w:tcW w:w="1276" w:type="dxa"/>
            <w:vMerge w:val="restart"/>
          </w:tcPr>
          <w:p w14:paraId="17B9244F" w14:textId="77777777" w:rsidR="00DF4338" w:rsidRPr="009D3644" w:rsidRDefault="00DF4338" w:rsidP="009D3644">
            <w:pPr>
              <w:spacing w:line="276" w:lineRule="auto"/>
              <w:jc w:val="center"/>
              <w:rPr>
                <w:rFonts w:cstheme="minorHAnsi"/>
                <w:sz w:val="20"/>
                <w:szCs w:val="20"/>
              </w:rPr>
            </w:pPr>
            <w:r w:rsidRPr="009D3644">
              <w:rPr>
                <w:rFonts w:cstheme="minorHAnsi"/>
                <w:sz w:val="20"/>
                <w:szCs w:val="20"/>
              </w:rPr>
              <w:t>PF – SACCF</w:t>
            </w:r>
          </w:p>
          <w:p w14:paraId="7A4A6A36" w14:textId="34B2A0CC" w:rsidR="00DF4338" w:rsidRPr="009D3644" w:rsidRDefault="00DF4338" w:rsidP="009D3644">
            <w:pPr>
              <w:spacing w:line="360" w:lineRule="auto"/>
              <w:jc w:val="center"/>
              <w:rPr>
                <w:rFonts w:cstheme="minorHAnsi"/>
                <w:sz w:val="20"/>
                <w:szCs w:val="20"/>
              </w:rPr>
            </w:pPr>
            <w:r w:rsidRPr="009D3644">
              <w:rPr>
                <w:rFonts w:cstheme="minorHAnsi"/>
                <w:sz w:val="20"/>
                <w:szCs w:val="20"/>
              </w:rPr>
              <w:t>(SG Shelf)</w:t>
            </w:r>
          </w:p>
        </w:tc>
        <w:tc>
          <w:tcPr>
            <w:tcW w:w="709" w:type="dxa"/>
            <w:vMerge w:val="restart"/>
          </w:tcPr>
          <w:p w14:paraId="28F6FFA3" w14:textId="70F2F653" w:rsidR="00DF4338" w:rsidRPr="001903D9" w:rsidRDefault="0051187F" w:rsidP="009D3644">
            <w:pPr>
              <w:spacing w:line="360" w:lineRule="auto"/>
              <w:jc w:val="center"/>
              <w:rPr>
                <w:rFonts w:cstheme="minorHAnsi"/>
                <w:sz w:val="20"/>
                <w:szCs w:val="20"/>
              </w:rPr>
            </w:pPr>
            <w:r>
              <w:rPr>
                <w:rFonts w:cstheme="minorHAnsi"/>
                <w:sz w:val="20"/>
                <w:szCs w:val="20"/>
              </w:rPr>
              <w:t>76</w:t>
            </w:r>
          </w:p>
        </w:tc>
        <w:tc>
          <w:tcPr>
            <w:tcW w:w="850" w:type="dxa"/>
            <w:vMerge w:val="restart"/>
          </w:tcPr>
          <w:p w14:paraId="67B6C8D2" w14:textId="34A8009E" w:rsidR="00DF4338" w:rsidRPr="001903D9" w:rsidRDefault="0051187F" w:rsidP="009D3644">
            <w:pPr>
              <w:spacing w:line="360" w:lineRule="auto"/>
              <w:jc w:val="center"/>
              <w:rPr>
                <w:rFonts w:cstheme="minorHAnsi"/>
                <w:sz w:val="20"/>
                <w:szCs w:val="20"/>
              </w:rPr>
            </w:pPr>
            <w:r>
              <w:rPr>
                <w:rFonts w:cstheme="minorHAnsi"/>
                <w:sz w:val="20"/>
                <w:szCs w:val="20"/>
              </w:rPr>
              <w:t>1.28</w:t>
            </w:r>
          </w:p>
        </w:tc>
        <w:tc>
          <w:tcPr>
            <w:tcW w:w="851" w:type="dxa"/>
            <w:vMerge w:val="restart"/>
          </w:tcPr>
          <w:p w14:paraId="7DF9B32A" w14:textId="00A90EFB" w:rsidR="00DF4338" w:rsidRPr="001903D9" w:rsidRDefault="0051187F" w:rsidP="009D3644">
            <w:pPr>
              <w:spacing w:line="360" w:lineRule="auto"/>
              <w:jc w:val="center"/>
              <w:rPr>
                <w:rFonts w:cstheme="minorHAnsi"/>
                <w:sz w:val="20"/>
                <w:szCs w:val="20"/>
              </w:rPr>
            </w:pPr>
            <w:r>
              <w:rPr>
                <w:rFonts w:cstheme="minorHAnsi"/>
                <w:sz w:val="20"/>
                <w:szCs w:val="20"/>
              </w:rPr>
              <w:t>1.08</w:t>
            </w:r>
          </w:p>
        </w:tc>
        <w:tc>
          <w:tcPr>
            <w:tcW w:w="708" w:type="dxa"/>
            <w:vMerge w:val="restart"/>
          </w:tcPr>
          <w:p w14:paraId="02C54153" w14:textId="3B04188E" w:rsidR="00DF4338" w:rsidRPr="001903D9" w:rsidRDefault="0051187F" w:rsidP="009D3644">
            <w:pPr>
              <w:spacing w:line="360" w:lineRule="auto"/>
              <w:jc w:val="center"/>
              <w:rPr>
                <w:rFonts w:cstheme="minorHAnsi"/>
                <w:sz w:val="20"/>
                <w:szCs w:val="20"/>
              </w:rPr>
            </w:pPr>
            <w:r>
              <w:rPr>
                <w:rFonts w:cstheme="minorHAnsi"/>
                <w:sz w:val="20"/>
                <w:szCs w:val="20"/>
              </w:rPr>
              <w:t>98</w:t>
            </w:r>
          </w:p>
        </w:tc>
        <w:tc>
          <w:tcPr>
            <w:tcW w:w="712" w:type="dxa"/>
            <w:vMerge w:val="restart"/>
          </w:tcPr>
          <w:p w14:paraId="6E8F2314" w14:textId="55775358" w:rsidR="00DF4338" w:rsidRPr="001903D9" w:rsidRDefault="0051187F" w:rsidP="009D3644">
            <w:pPr>
              <w:spacing w:line="360" w:lineRule="auto"/>
              <w:jc w:val="center"/>
              <w:rPr>
                <w:rFonts w:cstheme="minorHAnsi"/>
                <w:sz w:val="20"/>
                <w:szCs w:val="20"/>
              </w:rPr>
            </w:pPr>
            <w:r>
              <w:rPr>
                <w:rFonts w:cstheme="minorHAnsi"/>
                <w:sz w:val="20"/>
                <w:szCs w:val="20"/>
              </w:rPr>
              <w:t>0.74</w:t>
            </w:r>
          </w:p>
        </w:tc>
        <w:tc>
          <w:tcPr>
            <w:tcW w:w="848" w:type="dxa"/>
          </w:tcPr>
          <w:p w14:paraId="55731268" w14:textId="05BAE927" w:rsidR="00DF4338" w:rsidRPr="001903D9" w:rsidRDefault="00DF4338" w:rsidP="009D3644">
            <w:pPr>
              <w:spacing w:line="360" w:lineRule="auto"/>
              <w:jc w:val="center"/>
              <w:rPr>
                <w:rFonts w:cstheme="minorHAnsi"/>
                <w:sz w:val="20"/>
                <w:szCs w:val="20"/>
              </w:rPr>
            </w:pPr>
            <w:r w:rsidRPr="001903D9">
              <w:rPr>
                <w:rFonts w:cstheme="minorHAnsi"/>
                <w:sz w:val="20"/>
                <w:szCs w:val="20"/>
              </w:rPr>
              <w:t>IKMT</w:t>
            </w:r>
          </w:p>
        </w:tc>
        <w:tc>
          <w:tcPr>
            <w:tcW w:w="853" w:type="dxa"/>
          </w:tcPr>
          <w:p w14:paraId="763428BA" w14:textId="5D1CE843" w:rsidR="00DF4338" w:rsidRPr="001903D9" w:rsidRDefault="00DF4338" w:rsidP="009D3644">
            <w:pPr>
              <w:spacing w:line="360" w:lineRule="auto"/>
              <w:jc w:val="center"/>
              <w:rPr>
                <w:rFonts w:cstheme="minorHAnsi"/>
                <w:sz w:val="20"/>
                <w:szCs w:val="20"/>
              </w:rPr>
            </w:pPr>
            <w:r w:rsidRPr="001903D9">
              <w:rPr>
                <w:rFonts w:cstheme="minorHAnsi"/>
                <w:sz w:val="20"/>
                <w:szCs w:val="20"/>
              </w:rPr>
              <w:t>1189</w:t>
            </w:r>
          </w:p>
        </w:tc>
        <w:tc>
          <w:tcPr>
            <w:tcW w:w="992" w:type="dxa"/>
          </w:tcPr>
          <w:p w14:paraId="3A96066F" w14:textId="5A39CB2B" w:rsidR="00DF4338" w:rsidRPr="001903D9" w:rsidRDefault="00DF4338" w:rsidP="009D3644">
            <w:pPr>
              <w:spacing w:line="360" w:lineRule="auto"/>
              <w:jc w:val="center"/>
              <w:rPr>
                <w:rFonts w:cstheme="minorHAnsi"/>
                <w:sz w:val="20"/>
                <w:szCs w:val="20"/>
              </w:rPr>
            </w:pPr>
            <w:r w:rsidRPr="001903D9">
              <w:rPr>
                <w:rFonts w:cstheme="minorHAnsi"/>
                <w:sz w:val="20"/>
                <w:szCs w:val="20"/>
              </w:rPr>
              <w:t>0 – 50</w:t>
            </w:r>
          </w:p>
        </w:tc>
        <w:tc>
          <w:tcPr>
            <w:tcW w:w="993" w:type="dxa"/>
          </w:tcPr>
          <w:p w14:paraId="2881A452" w14:textId="5030D366" w:rsidR="00DF4338" w:rsidRPr="001903D9" w:rsidRDefault="00DF4338" w:rsidP="009D3644">
            <w:pPr>
              <w:spacing w:line="360" w:lineRule="auto"/>
              <w:jc w:val="center"/>
              <w:rPr>
                <w:rFonts w:cstheme="minorHAnsi"/>
                <w:sz w:val="20"/>
                <w:szCs w:val="20"/>
              </w:rPr>
            </w:pPr>
            <w:r w:rsidRPr="001903D9">
              <w:rPr>
                <w:rFonts w:cstheme="minorHAnsi"/>
                <w:sz w:val="20"/>
                <w:szCs w:val="20"/>
              </w:rPr>
              <w:t>2.5</w:t>
            </w:r>
          </w:p>
        </w:tc>
        <w:tc>
          <w:tcPr>
            <w:tcW w:w="847" w:type="dxa"/>
          </w:tcPr>
          <w:p w14:paraId="1089A905" w14:textId="18DD49F7" w:rsidR="00DF4338" w:rsidRPr="001903D9" w:rsidRDefault="00DF4338" w:rsidP="009D3644">
            <w:pPr>
              <w:spacing w:line="360" w:lineRule="auto"/>
              <w:jc w:val="center"/>
              <w:rPr>
                <w:rFonts w:cstheme="minorHAnsi"/>
                <w:sz w:val="20"/>
                <w:szCs w:val="20"/>
              </w:rPr>
            </w:pPr>
            <w:r w:rsidRPr="001903D9">
              <w:rPr>
                <w:rFonts w:cstheme="minorHAnsi"/>
                <w:sz w:val="20"/>
                <w:szCs w:val="20"/>
              </w:rPr>
              <w:t xml:space="preserve">only </w:t>
            </w:r>
            <w:del w:id="568" w:author="Florian Lüskow" w:date="2024-08-05T14:38:00Z" w16du:dateUtc="2024-08-05T12:38:00Z">
              <w:r w:rsidRPr="001903D9" w:rsidDel="00F86AFE">
                <w:rPr>
                  <w:rFonts w:cstheme="minorHAnsi"/>
                  <w:sz w:val="20"/>
                  <w:szCs w:val="20"/>
                </w:rPr>
                <w:delText>A</w:delText>
              </w:r>
            </w:del>
            <w:ins w:id="569" w:author="Florian Lüskow" w:date="2024-08-05T14:38:00Z" w16du:dateUtc="2024-08-05T12:38:00Z">
              <w:r w:rsidR="00F86AFE">
                <w:rPr>
                  <w:rFonts w:cstheme="minorHAnsi"/>
                  <w:sz w:val="20"/>
                  <w:szCs w:val="20"/>
                </w:rPr>
                <w:t>B</w:t>
              </w:r>
            </w:ins>
          </w:p>
        </w:tc>
      </w:tr>
      <w:tr w:rsidR="00DF4338" w14:paraId="007EA497" w14:textId="4F19C0C3" w:rsidTr="0051187F">
        <w:tc>
          <w:tcPr>
            <w:tcW w:w="567" w:type="dxa"/>
            <w:vMerge/>
          </w:tcPr>
          <w:p w14:paraId="633AF28A" w14:textId="473D3C10" w:rsidR="00DF4338" w:rsidRPr="001903D9" w:rsidRDefault="00DF4338" w:rsidP="009D3644">
            <w:pPr>
              <w:spacing w:line="360" w:lineRule="auto"/>
              <w:jc w:val="center"/>
              <w:rPr>
                <w:rFonts w:cstheme="minorHAnsi"/>
                <w:sz w:val="20"/>
                <w:szCs w:val="20"/>
              </w:rPr>
            </w:pPr>
          </w:p>
        </w:tc>
        <w:tc>
          <w:tcPr>
            <w:tcW w:w="1701" w:type="dxa"/>
          </w:tcPr>
          <w:p w14:paraId="796DB947" w14:textId="420EE17F" w:rsidR="00DF4338" w:rsidRPr="001903D9" w:rsidRDefault="00DF4338" w:rsidP="009D3644">
            <w:pPr>
              <w:spacing w:line="360" w:lineRule="auto"/>
              <w:jc w:val="center"/>
              <w:rPr>
                <w:rFonts w:cstheme="minorHAnsi"/>
                <w:sz w:val="20"/>
                <w:szCs w:val="20"/>
              </w:rPr>
            </w:pPr>
            <w:r w:rsidRPr="001903D9">
              <w:rPr>
                <w:rFonts w:cstheme="minorHAnsi"/>
                <w:sz w:val="20"/>
                <w:szCs w:val="20"/>
              </w:rPr>
              <w:t>14-16 (SG shelf)</w:t>
            </w:r>
          </w:p>
        </w:tc>
        <w:tc>
          <w:tcPr>
            <w:tcW w:w="851" w:type="dxa"/>
          </w:tcPr>
          <w:p w14:paraId="6777933D" w14:textId="6AFFFBDA" w:rsidR="00DF4338" w:rsidRPr="001903D9" w:rsidRDefault="00DF4338" w:rsidP="009D3644">
            <w:pPr>
              <w:spacing w:line="360" w:lineRule="auto"/>
              <w:jc w:val="center"/>
              <w:rPr>
                <w:rFonts w:cstheme="minorHAnsi"/>
                <w:sz w:val="20"/>
                <w:szCs w:val="20"/>
              </w:rPr>
            </w:pPr>
            <w:r w:rsidRPr="001903D9">
              <w:rPr>
                <w:rFonts w:cstheme="minorHAnsi"/>
                <w:sz w:val="20"/>
                <w:szCs w:val="20"/>
              </w:rPr>
              <w:t>Nov 6</w:t>
            </w:r>
          </w:p>
        </w:tc>
        <w:tc>
          <w:tcPr>
            <w:tcW w:w="992" w:type="dxa"/>
          </w:tcPr>
          <w:p w14:paraId="715875B5" w14:textId="70C1BBC0"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-54.183</w:t>
            </w:r>
          </w:p>
        </w:tc>
        <w:tc>
          <w:tcPr>
            <w:tcW w:w="1134" w:type="dxa"/>
          </w:tcPr>
          <w:p w14:paraId="69A885D4" w14:textId="469DD544"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-35.893</w:t>
            </w:r>
          </w:p>
        </w:tc>
        <w:tc>
          <w:tcPr>
            <w:tcW w:w="567" w:type="dxa"/>
          </w:tcPr>
          <w:p w14:paraId="01231792" w14:textId="71D9C17B" w:rsidR="00DF4338" w:rsidRPr="001903D9" w:rsidRDefault="00DF4338" w:rsidP="009D3644">
            <w:pPr>
              <w:spacing w:line="360" w:lineRule="auto"/>
              <w:jc w:val="center"/>
              <w:rPr>
                <w:rFonts w:cstheme="minorHAnsi"/>
                <w:sz w:val="20"/>
                <w:szCs w:val="20"/>
              </w:rPr>
            </w:pPr>
            <w:r w:rsidRPr="001903D9">
              <w:rPr>
                <w:rFonts w:cstheme="minorHAnsi"/>
                <w:sz w:val="20"/>
                <w:szCs w:val="20"/>
              </w:rPr>
              <w:t>N</w:t>
            </w:r>
          </w:p>
        </w:tc>
        <w:tc>
          <w:tcPr>
            <w:tcW w:w="1276" w:type="dxa"/>
            <w:vMerge/>
          </w:tcPr>
          <w:p w14:paraId="1EEBD3A8" w14:textId="77777777" w:rsidR="00DF4338" w:rsidRPr="001903D9" w:rsidRDefault="00DF4338" w:rsidP="009D3644">
            <w:pPr>
              <w:spacing w:line="360" w:lineRule="auto"/>
              <w:jc w:val="center"/>
              <w:rPr>
                <w:rFonts w:cstheme="minorHAnsi"/>
                <w:sz w:val="20"/>
                <w:szCs w:val="20"/>
              </w:rPr>
            </w:pPr>
          </w:p>
        </w:tc>
        <w:tc>
          <w:tcPr>
            <w:tcW w:w="709" w:type="dxa"/>
            <w:vMerge/>
          </w:tcPr>
          <w:p w14:paraId="4491758D" w14:textId="77777777" w:rsidR="00DF4338" w:rsidRPr="001903D9" w:rsidRDefault="00DF4338" w:rsidP="009D3644">
            <w:pPr>
              <w:spacing w:line="360" w:lineRule="auto"/>
              <w:jc w:val="center"/>
              <w:rPr>
                <w:rFonts w:cstheme="minorHAnsi"/>
                <w:sz w:val="20"/>
                <w:szCs w:val="20"/>
              </w:rPr>
            </w:pPr>
          </w:p>
        </w:tc>
        <w:tc>
          <w:tcPr>
            <w:tcW w:w="850" w:type="dxa"/>
            <w:vMerge/>
          </w:tcPr>
          <w:p w14:paraId="278B09C4" w14:textId="26B9E4F6" w:rsidR="00DF4338" w:rsidRPr="001903D9" w:rsidRDefault="00DF4338" w:rsidP="009D3644">
            <w:pPr>
              <w:spacing w:line="360" w:lineRule="auto"/>
              <w:jc w:val="center"/>
              <w:rPr>
                <w:rFonts w:cstheme="minorHAnsi"/>
                <w:sz w:val="20"/>
                <w:szCs w:val="20"/>
              </w:rPr>
            </w:pPr>
          </w:p>
        </w:tc>
        <w:tc>
          <w:tcPr>
            <w:tcW w:w="851" w:type="dxa"/>
            <w:vMerge/>
          </w:tcPr>
          <w:p w14:paraId="1ED03B19" w14:textId="6A430105" w:rsidR="00DF4338" w:rsidRPr="001903D9" w:rsidRDefault="00DF4338" w:rsidP="009D3644">
            <w:pPr>
              <w:spacing w:line="360" w:lineRule="auto"/>
              <w:jc w:val="center"/>
              <w:rPr>
                <w:rFonts w:cstheme="minorHAnsi"/>
                <w:sz w:val="20"/>
                <w:szCs w:val="20"/>
              </w:rPr>
            </w:pPr>
          </w:p>
        </w:tc>
        <w:tc>
          <w:tcPr>
            <w:tcW w:w="708" w:type="dxa"/>
            <w:vMerge/>
          </w:tcPr>
          <w:p w14:paraId="7C8C2431" w14:textId="6F5B5B73" w:rsidR="00DF4338" w:rsidRPr="001903D9" w:rsidRDefault="00DF4338" w:rsidP="009D3644">
            <w:pPr>
              <w:spacing w:line="360" w:lineRule="auto"/>
              <w:jc w:val="center"/>
              <w:rPr>
                <w:rFonts w:cstheme="minorHAnsi"/>
                <w:sz w:val="20"/>
                <w:szCs w:val="20"/>
              </w:rPr>
            </w:pPr>
          </w:p>
        </w:tc>
        <w:tc>
          <w:tcPr>
            <w:tcW w:w="712" w:type="dxa"/>
            <w:vMerge/>
          </w:tcPr>
          <w:p w14:paraId="677DB14A" w14:textId="6467C8B8" w:rsidR="00DF4338" w:rsidRPr="001903D9" w:rsidRDefault="00DF4338" w:rsidP="009D3644">
            <w:pPr>
              <w:spacing w:line="360" w:lineRule="auto"/>
              <w:jc w:val="center"/>
              <w:rPr>
                <w:rFonts w:cstheme="minorHAnsi"/>
                <w:sz w:val="20"/>
                <w:szCs w:val="20"/>
              </w:rPr>
            </w:pPr>
          </w:p>
        </w:tc>
        <w:tc>
          <w:tcPr>
            <w:tcW w:w="848" w:type="dxa"/>
          </w:tcPr>
          <w:p w14:paraId="3A4BF1B0" w14:textId="0441B306" w:rsidR="00DF4338" w:rsidRPr="001903D9" w:rsidRDefault="00DF4338" w:rsidP="009D3644">
            <w:pPr>
              <w:spacing w:line="360" w:lineRule="auto"/>
              <w:jc w:val="center"/>
              <w:rPr>
                <w:rFonts w:cstheme="minorHAnsi"/>
                <w:sz w:val="20"/>
                <w:szCs w:val="20"/>
              </w:rPr>
            </w:pPr>
            <w:r w:rsidRPr="001903D9">
              <w:rPr>
                <w:rFonts w:cstheme="minorHAnsi"/>
                <w:sz w:val="20"/>
                <w:szCs w:val="20"/>
              </w:rPr>
              <w:t>RMT-8</w:t>
            </w:r>
          </w:p>
        </w:tc>
        <w:tc>
          <w:tcPr>
            <w:tcW w:w="853" w:type="dxa"/>
          </w:tcPr>
          <w:p w14:paraId="3392FD80" w14:textId="1B6D38BD" w:rsidR="00DF4338" w:rsidRPr="001903D9" w:rsidRDefault="00DF4338" w:rsidP="009D3644">
            <w:pPr>
              <w:spacing w:line="360" w:lineRule="auto"/>
              <w:jc w:val="center"/>
              <w:rPr>
                <w:rFonts w:cstheme="minorHAnsi"/>
                <w:sz w:val="20"/>
                <w:szCs w:val="20"/>
              </w:rPr>
            </w:pPr>
            <w:r w:rsidRPr="001903D9">
              <w:rPr>
                <w:rFonts w:cstheme="minorHAnsi"/>
                <w:sz w:val="20"/>
                <w:szCs w:val="20"/>
              </w:rPr>
              <w:t>13452</w:t>
            </w:r>
          </w:p>
        </w:tc>
        <w:tc>
          <w:tcPr>
            <w:tcW w:w="992" w:type="dxa"/>
          </w:tcPr>
          <w:p w14:paraId="0E83C8E1" w14:textId="4A0B6E4B" w:rsidR="00DF4338" w:rsidRPr="001903D9" w:rsidRDefault="00DF4338" w:rsidP="009D3644">
            <w:pPr>
              <w:spacing w:line="360" w:lineRule="auto"/>
              <w:jc w:val="center"/>
              <w:rPr>
                <w:rFonts w:cstheme="minorHAnsi"/>
                <w:sz w:val="20"/>
                <w:szCs w:val="20"/>
              </w:rPr>
            </w:pPr>
            <w:r w:rsidRPr="001903D9">
              <w:rPr>
                <w:rFonts w:cstheme="minorHAnsi"/>
                <w:sz w:val="20"/>
                <w:szCs w:val="20"/>
              </w:rPr>
              <w:t>0 – 140</w:t>
            </w:r>
          </w:p>
        </w:tc>
        <w:tc>
          <w:tcPr>
            <w:tcW w:w="993" w:type="dxa"/>
          </w:tcPr>
          <w:p w14:paraId="70BE19CE" w14:textId="40F4F80D" w:rsidR="00DF4338" w:rsidRPr="001903D9" w:rsidRDefault="00DF4338" w:rsidP="009D3644">
            <w:pPr>
              <w:spacing w:line="360" w:lineRule="auto"/>
              <w:jc w:val="center"/>
              <w:rPr>
                <w:rFonts w:cstheme="minorHAnsi"/>
                <w:sz w:val="20"/>
                <w:szCs w:val="20"/>
              </w:rPr>
            </w:pPr>
            <w:r w:rsidRPr="001903D9">
              <w:rPr>
                <w:rFonts w:cstheme="minorHAnsi"/>
                <w:sz w:val="20"/>
                <w:szCs w:val="20"/>
              </w:rPr>
              <w:t>0.03</w:t>
            </w:r>
          </w:p>
        </w:tc>
        <w:tc>
          <w:tcPr>
            <w:tcW w:w="847" w:type="dxa"/>
          </w:tcPr>
          <w:p w14:paraId="47F0EB46" w14:textId="10DCE910" w:rsidR="00DF4338" w:rsidRPr="001903D9" w:rsidRDefault="00DF4338" w:rsidP="009D3644">
            <w:pPr>
              <w:spacing w:line="360" w:lineRule="auto"/>
              <w:jc w:val="center"/>
              <w:rPr>
                <w:rFonts w:cstheme="minorHAnsi"/>
                <w:sz w:val="20"/>
                <w:szCs w:val="20"/>
              </w:rPr>
            </w:pPr>
            <w:r w:rsidRPr="001903D9">
              <w:rPr>
                <w:rFonts w:cstheme="minorHAnsi"/>
                <w:sz w:val="20"/>
                <w:szCs w:val="20"/>
              </w:rPr>
              <w:t>4</w:t>
            </w:r>
          </w:p>
        </w:tc>
      </w:tr>
      <w:tr w:rsidR="009D3644" w14:paraId="17B58FC1" w14:textId="15A8D3AC" w:rsidTr="0051187F">
        <w:tc>
          <w:tcPr>
            <w:tcW w:w="567" w:type="dxa"/>
          </w:tcPr>
          <w:p w14:paraId="2503EE9B" w14:textId="69775684" w:rsidR="009D3644" w:rsidRPr="001903D9" w:rsidRDefault="009D3644" w:rsidP="009D3644">
            <w:pPr>
              <w:spacing w:line="360" w:lineRule="auto"/>
              <w:jc w:val="center"/>
              <w:rPr>
                <w:rFonts w:cstheme="minorHAnsi"/>
                <w:sz w:val="20"/>
                <w:szCs w:val="20"/>
              </w:rPr>
            </w:pPr>
            <w:r w:rsidRPr="001903D9">
              <w:rPr>
                <w:rFonts w:cstheme="minorHAnsi"/>
                <w:sz w:val="20"/>
                <w:szCs w:val="20"/>
              </w:rPr>
              <w:t>17</w:t>
            </w:r>
          </w:p>
        </w:tc>
        <w:tc>
          <w:tcPr>
            <w:tcW w:w="1701" w:type="dxa"/>
          </w:tcPr>
          <w:p w14:paraId="51DC613B" w14:textId="4FED9456" w:rsidR="009D3644" w:rsidRPr="001903D9" w:rsidRDefault="009D3644" w:rsidP="009D3644">
            <w:pPr>
              <w:spacing w:line="360" w:lineRule="auto"/>
              <w:jc w:val="center"/>
              <w:rPr>
                <w:rFonts w:cstheme="minorHAnsi"/>
                <w:sz w:val="20"/>
                <w:szCs w:val="20"/>
              </w:rPr>
            </w:pPr>
            <w:r w:rsidRPr="001903D9">
              <w:rPr>
                <w:rFonts w:cstheme="minorHAnsi"/>
                <w:sz w:val="20"/>
                <w:szCs w:val="20"/>
              </w:rPr>
              <w:t>17-10 (SSI)</w:t>
            </w:r>
          </w:p>
        </w:tc>
        <w:tc>
          <w:tcPr>
            <w:tcW w:w="851" w:type="dxa"/>
          </w:tcPr>
          <w:p w14:paraId="22E58235" w14:textId="0169C5F8" w:rsidR="009D3644" w:rsidRPr="001903D9" w:rsidRDefault="009D3644" w:rsidP="009D3644">
            <w:pPr>
              <w:spacing w:line="360" w:lineRule="auto"/>
              <w:jc w:val="center"/>
              <w:rPr>
                <w:rFonts w:cstheme="minorHAnsi"/>
                <w:sz w:val="20"/>
                <w:szCs w:val="20"/>
              </w:rPr>
            </w:pPr>
            <w:r w:rsidRPr="001903D9">
              <w:rPr>
                <w:rFonts w:cstheme="minorHAnsi"/>
                <w:sz w:val="20"/>
                <w:szCs w:val="20"/>
              </w:rPr>
              <w:t>Nov 9</w:t>
            </w:r>
          </w:p>
        </w:tc>
        <w:tc>
          <w:tcPr>
            <w:tcW w:w="992" w:type="dxa"/>
          </w:tcPr>
          <w:p w14:paraId="59C0F32F" w14:textId="3D76CC77" w:rsidR="009D3644" w:rsidRPr="001903D9" w:rsidRDefault="009D3644" w:rsidP="009D3644">
            <w:pPr>
              <w:spacing w:line="360" w:lineRule="auto"/>
              <w:jc w:val="center"/>
              <w:rPr>
                <w:rFonts w:cstheme="minorHAnsi"/>
                <w:color w:val="000000"/>
                <w:sz w:val="20"/>
                <w:szCs w:val="20"/>
              </w:rPr>
            </w:pPr>
            <w:r w:rsidRPr="001903D9">
              <w:rPr>
                <w:rFonts w:cstheme="minorHAnsi"/>
                <w:color w:val="000000"/>
                <w:sz w:val="20"/>
                <w:szCs w:val="20"/>
              </w:rPr>
              <w:t>-56.369</w:t>
            </w:r>
          </w:p>
        </w:tc>
        <w:tc>
          <w:tcPr>
            <w:tcW w:w="1134" w:type="dxa"/>
          </w:tcPr>
          <w:p w14:paraId="5A3E3A4C" w14:textId="300B7968" w:rsidR="009D3644" w:rsidRPr="001903D9" w:rsidRDefault="009D3644" w:rsidP="009D3644">
            <w:pPr>
              <w:spacing w:line="360" w:lineRule="auto"/>
              <w:jc w:val="center"/>
              <w:rPr>
                <w:rFonts w:cstheme="minorHAnsi"/>
                <w:color w:val="000000"/>
                <w:sz w:val="20"/>
                <w:szCs w:val="20"/>
              </w:rPr>
            </w:pPr>
            <w:r w:rsidRPr="001903D9">
              <w:rPr>
                <w:rFonts w:cstheme="minorHAnsi"/>
                <w:color w:val="000000"/>
                <w:sz w:val="20"/>
                <w:szCs w:val="20"/>
              </w:rPr>
              <w:t>-24.913</w:t>
            </w:r>
          </w:p>
        </w:tc>
        <w:tc>
          <w:tcPr>
            <w:tcW w:w="567" w:type="dxa"/>
          </w:tcPr>
          <w:p w14:paraId="204F68DA" w14:textId="2C535267" w:rsidR="009D3644" w:rsidRPr="001903D9" w:rsidRDefault="009D3644" w:rsidP="009D3644">
            <w:pPr>
              <w:spacing w:line="360" w:lineRule="auto"/>
              <w:jc w:val="center"/>
              <w:rPr>
                <w:rFonts w:cstheme="minorHAnsi"/>
                <w:sz w:val="20"/>
                <w:szCs w:val="20"/>
              </w:rPr>
            </w:pPr>
            <w:r w:rsidRPr="001903D9">
              <w:rPr>
                <w:rFonts w:cstheme="minorHAnsi"/>
                <w:sz w:val="20"/>
                <w:szCs w:val="20"/>
              </w:rPr>
              <w:t>N</w:t>
            </w:r>
          </w:p>
        </w:tc>
        <w:tc>
          <w:tcPr>
            <w:tcW w:w="1276" w:type="dxa"/>
          </w:tcPr>
          <w:p w14:paraId="6A31486F" w14:textId="4B61FA38" w:rsidR="009D3644" w:rsidRPr="001903D9" w:rsidRDefault="009D3644" w:rsidP="009D3644">
            <w:pPr>
              <w:spacing w:line="360" w:lineRule="auto"/>
              <w:jc w:val="center"/>
              <w:rPr>
                <w:rFonts w:cstheme="minorHAnsi"/>
                <w:sz w:val="20"/>
                <w:szCs w:val="20"/>
              </w:rPr>
            </w:pPr>
            <w:r w:rsidRPr="009D3644">
              <w:rPr>
                <w:rFonts w:cstheme="minorHAnsi"/>
                <w:sz w:val="20"/>
                <w:szCs w:val="20"/>
              </w:rPr>
              <w:t>SB</w:t>
            </w:r>
          </w:p>
        </w:tc>
        <w:tc>
          <w:tcPr>
            <w:tcW w:w="709" w:type="dxa"/>
          </w:tcPr>
          <w:p w14:paraId="07EE7017" w14:textId="528D087A" w:rsidR="009D3644" w:rsidRPr="001903D9" w:rsidRDefault="0051187F" w:rsidP="009D3644">
            <w:pPr>
              <w:spacing w:line="360" w:lineRule="auto"/>
              <w:jc w:val="center"/>
              <w:rPr>
                <w:rFonts w:cstheme="minorHAnsi"/>
                <w:sz w:val="20"/>
                <w:szCs w:val="20"/>
              </w:rPr>
            </w:pPr>
            <w:r>
              <w:rPr>
                <w:rFonts w:cstheme="minorHAnsi"/>
                <w:sz w:val="20"/>
                <w:szCs w:val="20"/>
              </w:rPr>
              <w:t>79</w:t>
            </w:r>
          </w:p>
        </w:tc>
        <w:tc>
          <w:tcPr>
            <w:tcW w:w="850" w:type="dxa"/>
          </w:tcPr>
          <w:p w14:paraId="2185B8E7" w14:textId="2A72A5BF" w:rsidR="009D3644" w:rsidRPr="001903D9" w:rsidRDefault="0051187F" w:rsidP="009D3644">
            <w:pPr>
              <w:spacing w:line="360" w:lineRule="auto"/>
              <w:jc w:val="center"/>
              <w:rPr>
                <w:rFonts w:cstheme="minorHAnsi"/>
                <w:sz w:val="20"/>
                <w:szCs w:val="20"/>
              </w:rPr>
            </w:pPr>
            <w:r>
              <w:rPr>
                <w:rFonts w:cstheme="minorHAnsi"/>
                <w:sz w:val="20"/>
                <w:szCs w:val="20"/>
              </w:rPr>
              <w:t>0.97</w:t>
            </w:r>
          </w:p>
        </w:tc>
        <w:tc>
          <w:tcPr>
            <w:tcW w:w="851" w:type="dxa"/>
          </w:tcPr>
          <w:p w14:paraId="54B2E9FF" w14:textId="6DAB8A4F" w:rsidR="009D3644" w:rsidRPr="001903D9" w:rsidRDefault="0051187F" w:rsidP="009D3644">
            <w:pPr>
              <w:spacing w:line="360" w:lineRule="auto"/>
              <w:jc w:val="center"/>
              <w:rPr>
                <w:rFonts w:cstheme="minorHAnsi"/>
                <w:sz w:val="20"/>
                <w:szCs w:val="20"/>
              </w:rPr>
            </w:pPr>
            <w:r>
              <w:rPr>
                <w:rFonts w:cstheme="minorHAnsi"/>
                <w:sz w:val="20"/>
                <w:szCs w:val="20"/>
              </w:rPr>
              <w:t>0.69</w:t>
            </w:r>
          </w:p>
        </w:tc>
        <w:tc>
          <w:tcPr>
            <w:tcW w:w="708" w:type="dxa"/>
          </w:tcPr>
          <w:p w14:paraId="130914F2" w14:textId="2D2722E4" w:rsidR="009D3644" w:rsidRPr="001903D9" w:rsidRDefault="0051187F" w:rsidP="009D3644">
            <w:pPr>
              <w:spacing w:line="360" w:lineRule="auto"/>
              <w:jc w:val="center"/>
              <w:rPr>
                <w:rFonts w:cstheme="minorHAnsi"/>
                <w:sz w:val="20"/>
                <w:szCs w:val="20"/>
              </w:rPr>
            </w:pPr>
            <w:r>
              <w:rPr>
                <w:rFonts w:cstheme="minorHAnsi"/>
                <w:sz w:val="20"/>
                <w:szCs w:val="20"/>
              </w:rPr>
              <w:t>122</w:t>
            </w:r>
          </w:p>
        </w:tc>
        <w:tc>
          <w:tcPr>
            <w:tcW w:w="712" w:type="dxa"/>
          </w:tcPr>
          <w:p w14:paraId="1D7B8C82" w14:textId="66E4DAD0" w:rsidR="009D3644" w:rsidRPr="001903D9" w:rsidRDefault="0051187F" w:rsidP="009D3644">
            <w:pPr>
              <w:spacing w:line="360" w:lineRule="auto"/>
              <w:jc w:val="center"/>
              <w:rPr>
                <w:rFonts w:cstheme="minorHAnsi"/>
                <w:sz w:val="20"/>
                <w:szCs w:val="20"/>
              </w:rPr>
            </w:pPr>
            <w:r>
              <w:rPr>
                <w:rFonts w:cstheme="minorHAnsi"/>
                <w:sz w:val="20"/>
                <w:szCs w:val="20"/>
              </w:rPr>
              <w:t>0.37</w:t>
            </w:r>
          </w:p>
        </w:tc>
        <w:tc>
          <w:tcPr>
            <w:tcW w:w="848" w:type="dxa"/>
          </w:tcPr>
          <w:p w14:paraId="2176349C" w14:textId="5C0741FE" w:rsidR="009D3644" w:rsidRPr="001903D9" w:rsidRDefault="009D3644" w:rsidP="009D3644">
            <w:pPr>
              <w:spacing w:line="360" w:lineRule="auto"/>
              <w:jc w:val="center"/>
              <w:rPr>
                <w:rFonts w:cstheme="minorHAnsi"/>
                <w:sz w:val="20"/>
                <w:szCs w:val="20"/>
              </w:rPr>
            </w:pPr>
            <w:r w:rsidRPr="001903D9">
              <w:rPr>
                <w:rFonts w:cstheme="minorHAnsi"/>
                <w:sz w:val="20"/>
                <w:szCs w:val="20"/>
              </w:rPr>
              <w:t>IKMT</w:t>
            </w:r>
          </w:p>
        </w:tc>
        <w:tc>
          <w:tcPr>
            <w:tcW w:w="853" w:type="dxa"/>
          </w:tcPr>
          <w:p w14:paraId="7D2707E3" w14:textId="418245EA" w:rsidR="009D3644" w:rsidRPr="001903D9" w:rsidRDefault="009D3644" w:rsidP="009D3644">
            <w:pPr>
              <w:spacing w:line="360" w:lineRule="auto"/>
              <w:jc w:val="center"/>
              <w:rPr>
                <w:rFonts w:cstheme="minorHAnsi"/>
                <w:sz w:val="20"/>
                <w:szCs w:val="20"/>
              </w:rPr>
            </w:pPr>
            <w:r w:rsidRPr="001903D9">
              <w:rPr>
                <w:rFonts w:cstheme="minorHAnsi"/>
                <w:sz w:val="20"/>
                <w:szCs w:val="20"/>
              </w:rPr>
              <w:t>4665</w:t>
            </w:r>
          </w:p>
        </w:tc>
        <w:tc>
          <w:tcPr>
            <w:tcW w:w="992" w:type="dxa"/>
          </w:tcPr>
          <w:p w14:paraId="4ECD0E1A" w14:textId="2913F191" w:rsidR="009D3644" w:rsidRPr="001903D9" w:rsidRDefault="009D3644" w:rsidP="009D3644">
            <w:pPr>
              <w:spacing w:line="360" w:lineRule="auto"/>
              <w:jc w:val="center"/>
              <w:rPr>
                <w:rFonts w:cstheme="minorHAnsi"/>
                <w:sz w:val="20"/>
                <w:szCs w:val="20"/>
              </w:rPr>
            </w:pPr>
            <w:r w:rsidRPr="001903D9">
              <w:rPr>
                <w:rFonts w:cstheme="minorHAnsi"/>
                <w:sz w:val="20"/>
                <w:szCs w:val="20"/>
              </w:rPr>
              <w:t>0 – 222</w:t>
            </w:r>
          </w:p>
        </w:tc>
        <w:tc>
          <w:tcPr>
            <w:tcW w:w="993" w:type="dxa"/>
          </w:tcPr>
          <w:p w14:paraId="2BA2D596" w14:textId="7D8093D7" w:rsidR="009D3644" w:rsidRPr="001903D9" w:rsidRDefault="009D3644" w:rsidP="009D3644">
            <w:pPr>
              <w:spacing w:line="360" w:lineRule="auto"/>
              <w:jc w:val="center"/>
              <w:rPr>
                <w:rFonts w:cstheme="minorHAnsi"/>
                <w:sz w:val="20"/>
                <w:szCs w:val="20"/>
              </w:rPr>
            </w:pPr>
            <w:r w:rsidRPr="001903D9">
              <w:rPr>
                <w:rFonts w:cstheme="minorHAnsi"/>
                <w:sz w:val="20"/>
                <w:szCs w:val="20"/>
              </w:rPr>
              <w:t>0.04</w:t>
            </w:r>
          </w:p>
        </w:tc>
        <w:tc>
          <w:tcPr>
            <w:tcW w:w="847" w:type="dxa"/>
          </w:tcPr>
          <w:p w14:paraId="20E8A2AD" w14:textId="01DABDD1" w:rsidR="009D3644" w:rsidRPr="001903D9" w:rsidRDefault="009D3644" w:rsidP="009D3644">
            <w:pPr>
              <w:spacing w:line="360" w:lineRule="auto"/>
              <w:jc w:val="center"/>
              <w:rPr>
                <w:rFonts w:cstheme="minorHAnsi"/>
                <w:sz w:val="20"/>
                <w:szCs w:val="20"/>
              </w:rPr>
            </w:pPr>
            <w:r w:rsidRPr="001903D9">
              <w:rPr>
                <w:rFonts w:cstheme="minorHAnsi"/>
                <w:sz w:val="20"/>
                <w:szCs w:val="20"/>
              </w:rPr>
              <w:t xml:space="preserve">only </w:t>
            </w:r>
            <w:del w:id="570" w:author="Florian Lüskow" w:date="2024-08-05T14:38:00Z" w16du:dateUtc="2024-08-05T12:38:00Z">
              <w:r w:rsidRPr="001903D9" w:rsidDel="00F86AFE">
                <w:rPr>
                  <w:rFonts w:cstheme="minorHAnsi"/>
                  <w:sz w:val="20"/>
                  <w:szCs w:val="20"/>
                </w:rPr>
                <w:delText>S</w:delText>
              </w:r>
            </w:del>
            <w:ins w:id="571" w:author="Florian Lüskow" w:date="2024-08-05T14:38:00Z" w16du:dateUtc="2024-08-05T12:38:00Z">
              <w:r w:rsidR="00F86AFE">
                <w:rPr>
                  <w:rFonts w:cstheme="minorHAnsi"/>
                  <w:sz w:val="20"/>
                  <w:szCs w:val="20"/>
                </w:rPr>
                <w:t>O</w:t>
              </w:r>
            </w:ins>
          </w:p>
        </w:tc>
      </w:tr>
    </w:tbl>
    <w:p w14:paraId="69868D5A" w14:textId="15BA8541" w:rsidR="001A5988" w:rsidDel="00B055BE" w:rsidRDefault="001A5988">
      <w:pPr>
        <w:rPr>
          <w:del w:id="572" w:author="Florian Lüskow" w:date="2024-08-05T14:38:00Z" w16du:dateUtc="2024-08-05T12:38:00Z"/>
          <w:rFonts w:ascii="Times New Roman" w:hAnsi="Times New Roman" w:cs="Times New Roman"/>
          <w:noProof/>
          <w:sz w:val="24"/>
          <w:szCs w:val="24"/>
          <w:lang w:val="en-CA" w:eastAsia="en-CA"/>
        </w:rPr>
      </w:pPr>
    </w:p>
    <w:p w14:paraId="782722F4" w14:textId="100FF04E" w:rsidR="00B12FBB" w:rsidRDefault="00B12FBB">
      <w:pPr>
        <w:rPr>
          <w:rFonts w:ascii="Times New Roman" w:hAnsi="Times New Roman" w:cs="Times New Roman"/>
          <w:noProof/>
          <w:sz w:val="24"/>
          <w:szCs w:val="24"/>
          <w:lang w:val="en-CA" w:eastAsia="en-CA"/>
        </w:rPr>
      </w:pPr>
    </w:p>
    <w:p w14:paraId="7C39E362" w14:textId="77777777" w:rsidR="00B12FBB" w:rsidRDefault="00B12FBB">
      <w:pPr>
        <w:rPr>
          <w:rFonts w:ascii="Times New Roman" w:hAnsi="Times New Roman" w:cs="Times New Roman"/>
          <w:sz w:val="24"/>
          <w:szCs w:val="24"/>
        </w:rPr>
        <w:sectPr w:rsidR="00B12FBB" w:rsidSect="00180AB9">
          <w:pgSz w:w="16838" w:h="11906" w:orient="landscape"/>
          <w:pgMar w:top="1440" w:right="1440" w:bottom="1440" w:left="1440" w:header="720" w:footer="720" w:gutter="0"/>
          <w:cols w:space="720"/>
          <w:docGrid w:linePitch="360" w:charSpace="-6145"/>
        </w:sectPr>
      </w:pPr>
    </w:p>
    <w:p w14:paraId="54148DD2" w14:textId="5CDC61DB" w:rsidR="00DF01D5" w:rsidRDefault="00E624A0">
      <w:pPr>
        <w:rPr>
          <w:rFonts w:ascii="Times New Roman" w:hAnsi="Times New Roman" w:cs="Times New Roman"/>
          <w:sz w:val="24"/>
          <w:szCs w:val="24"/>
        </w:rPr>
      </w:pPr>
      <w:r>
        <w:rPr>
          <w:rFonts w:ascii="Times New Roman" w:hAnsi="Times New Roman" w:cs="Times New Roman"/>
          <w:noProof/>
          <w:sz w:val="24"/>
          <w:szCs w:val="24"/>
          <w:lang w:val="en-CA" w:eastAsia="en-CA"/>
        </w:rPr>
        <w:lastRenderedPageBreak/>
        <w:drawing>
          <wp:inline distT="0" distB="0" distL="0" distR="0" wp14:anchorId="3B0DD68C" wp14:editId="6A3224D2">
            <wp:extent cx="6019800" cy="4173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9350" cy="4187530"/>
                    </a:xfrm>
                    <a:prstGeom prst="rect">
                      <a:avLst/>
                    </a:prstGeom>
                    <a:noFill/>
                  </pic:spPr>
                </pic:pic>
              </a:graphicData>
            </a:graphic>
          </wp:inline>
        </w:drawing>
      </w:r>
    </w:p>
    <w:p w14:paraId="710C28BC" w14:textId="1F8907CE" w:rsidR="00DF01D5" w:rsidDel="00B055BE" w:rsidRDefault="00DF01D5">
      <w:pPr>
        <w:rPr>
          <w:del w:id="573" w:author="Florian Lüskow" w:date="2024-08-05T14:38:00Z" w16du:dateUtc="2024-08-05T12:38:00Z"/>
          <w:rFonts w:ascii="Times New Roman" w:hAnsi="Times New Roman" w:cs="Times New Roman"/>
          <w:sz w:val="24"/>
          <w:szCs w:val="24"/>
        </w:rPr>
      </w:pPr>
    </w:p>
    <w:p w14:paraId="29E701DE" w14:textId="66FD27BA" w:rsidR="00DF01D5" w:rsidDel="00B055BE" w:rsidRDefault="00DF01D5">
      <w:pPr>
        <w:rPr>
          <w:del w:id="574" w:author="Florian Lüskow" w:date="2024-08-05T14:38:00Z" w16du:dateUtc="2024-08-05T12:38:00Z"/>
          <w:rFonts w:ascii="Times New Roman" w:hAnsi="Times New Roman" w:cs="Times New Roman"/>
          <w:sz w:val="24"/>
          <w:szCs w:val="24"/>
        </w:rPr>
      </w:pPr>
    </w:p>
    <w:p w14:paraId="1C14AA00" w14:textId="5560A385" w:rsidR="00445A49" w:rsidRDefault="00445A49" w:rsidP="00816118">
      <w:pPr>
        <w:spacing w:line="276" w:lineRule="auto"/>
        <w:rPr>
          <w:rFonts w:ascii="Times New Roman" w:hAnsi="Times New Roman" w:cs="Times New Roman"/>
          <w:sz w:val="24"/>
          <w:szCs w:val="24"/>
        </w:rPr>
      </w:pPr>
      <w:r w:rsidRPr="00947A88">
        <w:rPr>
          <w:rFonts w:ascii="Times New Roman" w:hAnsi="Times New Roman" w:cs="Times New Roman"/>
          <w:sz w:val="24"/>
          <w:szCs w:val="24"/>
        </w:rPr>
        <w:t>Figure 1</w:t>
      </w:r>
      <w:commentRangeStart w:id="575"/>
      <w:r>
        <w:rPr>
          <w:rFonts w:ascii="Times New Roman" w:hAnsi="Times New Roman" w:cs="Times New Roman"/>
          <w:sz w:val="24"/>
          <w:szCs w:val="24"/>
        </w:rPr>
        <w:t>:</w:t>
      </w:r>
      <w:commentRangeEnd w:id="575"/>
      <w:r w:rsidR="009A274C">
        <w:rPr>
          <w:rStyle w:val="CommentReference"/>
        </w:rPr>
        <w:commentReference w:id="575"/>
      </w:r>
      <w:r>
        <w:rPr>
          <w:rFonts w:ascii="Times New Roman" w:hAnsi="Times New Roman" w:cs="Times New Roman"/>
          <w:sz w:val="24"/>
          <w:szCs w:val="24"/>
        </w:rPr>
        <w:t xml:space="preserve"> Sampling positions during </w:t>
      </w:r>
      <w:ins w:id="576" w:author="Florian Lüskow" w:date="2024-08-05T14:38:00Z" w16du:dateUtc="2024-08-05T12:38:00Z">
        <w:r w:rsidR="00CC4B80">
          <w:rPr>
            <w:rFonts w:ascii="Times New Roman" w:hAnsi="Times New Roman" w:cs="Times New Roman"/>
            <w:sz w:val="24"/>
            <w:szCs w:val="24"/>
          </w:rPr>
          <w:t xml:space="preserve">the ANT133-1 voyage in </w:t>
        </w:r>
      </w:ins>
      <w:r>
        <w:rPr>
          <w:rFonts w:ascii="Times New Roman" w:hAnsi="Times New Roman" w:cs="Times New Roman"/>
          <w:sz w:val="24"/>
          <w:szCs w:val="24"/>
        </w:rPr>
        <w:t>October</w:t>
      </w:r>
      <w:del w:id="577" w:author="Florian Lüskow" w:date="2024-08-05T14:38:00Z" w16du:dateUtc="2024-08-05T12:38:00Z">
        <w:r w:rsidDel="00CC4B80">
          <w:rPr>
            <w:rFonts w:ascii="Times New Roman" w:hAnsi="Times New Roman" w:cs="Times New Roman"/>
            <w:sz w:val="24"/>
            <w:szCs w:val="24"/>
          </w:rPr>
          <w:delText>-</w:delText>
        </w:r>
      </w:del>
      <w:ins w:id="578" w:author="Florian Lüskow" w:date="2024-08-05T14:38:00Z" w16du:dateUtc="2024-08-05T12:38:00Z">
        <w:r w:rsidR="00CC4B80">
          <w:rPr>
            <w:rFonts w:ascii="Times New Roman" w:hAnsi="Times New Roman" w:cs="Times New Roman"/>
            <w:sz w:val="24"/>
            <w:szCs w:val="24"/>
          </w:rPr>
          <w:t>–</w:t>
        </w:r>
      </w:ins>
      <w:r>
        <w:rPr>
          <w:rFonts w:ascii="Times New Roman" w:hAnsi="Times New Roman" w:cs="Times New Roman"/>
          <w:sz w:val="24"/>
          <w:szCs w:val="24"/>
        </w:rPr>
        <w:t xml:space="preserve">November 2022 in the Atlantic </w:t>
      </w:r>
      <w:del w:id="579" w:author="Florian Lüskow" w:date="2024-08-05T14:38:00Z" w16du:dateUtc="2024-08-05T12:38:00Z">
        <w:r w:rsidDel="00CC4B80">
          <w:rPr>
            <w:rFonts w:ascii="Times New Roman" w:hAnsi="Times New Roman" w:cs="Times New Roman"/>
            <w:sz w:val="24"/>
            <w:szCs w:val="24"/>
          </w:rPr>
          <w:delText xml:space="preserve">Sector </w:delText>
        </w:r>
      </w:del>
      <w:ins w:id="580" w:author="Florian Lüskow" w:date="2024-08-05T14:38:00Z" w16du:dateUtc="2024-08-05T12:38:00Z">
        <w:r w:rsidR="00CC4B80">
          <w:rPr>
            <w:rFonts w:ascii="Times New Roman" w:hAnsi="Times New Roman" w:cs="Times New Roman"/>
            <w:sz w:val="24"/>
            <w:szCs w:val="24"/>
          </w:rPr>
          <w:t>s</w:t>
        </w:r>
        <w:r w:rsidR="00CC4B80">
          <w:rPr>
            <w:rFonts w:ascii="Times New Roman" w:hAnsi="Times New Roman" w:cs="Times New Roman"/>
            <w:sz w:val="24"/>
            <w:szCs w:val="24"/>
          </w:rPr>
          <w:t xml:space="preserve">ector </w:t>
        </w:r>
      </w:ins>
      <w:r>
        <w:rPr>
          <w:rFonts w:ascii="Times New Roman" w:hAnsi="Times New Roman" w:cs="Times New Roman"/>
          <w:sz w:val="24"/>
          <w:szCs w:val="24"/>
        </w:rPr>
        <w:t>of the Southern Ocean.</w:t>
      </w:r>
    </w:p>
    <w:p w14:paraId="7645CCC3" w14:textId="6ECD5BA2" w:rsidR="00445A49" w:rsidRDefault="00445A49">
      <w:pPr>
        <w:rPr>
          <w:rFonts w:ascii="Times New Roman" w:hAnsi="Times New Roman" w:cs="Times New Roman"/>
          <w:sz w:val="24"/>
          <w:szCs w:val="24"/>
        </w:rPr>
      </w:pPr>
    </w:p>
    <w:p w14:paraId="57414D5C" w14:textId="7F41B7D5" w:rsidR="00445A49" w:rsidRDefault="00445A49">
      <w:pPr>
        <w:rPr>
          <w:rFonts w:ascii="Times New Roman" w:hAnsi="Times New Roman" w:cs="Times New Roman"/>
          <w:sz w:val="24"/>
          <w:szCs w:val="24"/>
        </w:rPr>
      </w:pPr>
    </w:p>
    <w:p w14:paraId="1736586C" w14:textId="1AEAEC65" w:rsidR="00445A49" w:rsidRDefault="00445A49">
      <w:pPr>
        <w:rPr>
          <w:rFonts w:ascii="Times New Roman" w:hAnsi="Times New Roman" w:cs="Times New Roman"/>
          <w:sz w:val="24"/>
          <w:szCs w:val="24"/>
        </w:rPr>
      </w:pPr>
    </w:p>
    <w:p w14:paraId="417BAB45" w14:textId="406641F8" w:rsidR="00445A49" w:rsidRDefault="00445A49">
      <w:pPr>
        <w:rPr>
          <w:rFonts w:ascii="Times New Roman" w:hAnsi="Times New Roman" w:cs="Times New Roman"/>
          <w:sz w:val="24"/>
          <w:szCs w:val="24"/>
        </w:rPr>
      </w:pPr>
    </w:p>
    <w:p w14:paraId="2DFDA102" w14:textId="7616A25D" w:rsidR="00445A49" w:rsidRDefault="00445A49">
      <w:pPr>
        <w:rPr>
          <w:rFonts w:ascii="Times New Roman" w:hAnsi="Times New Roman" w:cs="Times New Roman"/>
          <w:sz w:val="24"/>
          <w:szCs w:val="24"/>
        </w:rPr>
      </w:pPr>
    </w:p>
    <w:p w14:paraId="5D5FC56A" w14:textId="3E25689F" w:rsidR="00445A49" w:rsidRDefault="00445A49">
      <w:pPr>
        <w:rPr>
          <w:rFonts w:ascii="Times New Roman" w:hAnsi="Times New Roman" w:cs="Times New Roman"/>
          <w:sz w:val="24"/>
          <w:szCs w:val="24"/>
        </w:rPr>
      </w:pPr>
    </w:p>
    <w:p w14:paraId="3C2B71EE" w14:textId="69BE8CF4" w:rsidR="00445A49" w:rsidRDefault="00445A49">
      <w:pPr>
        <w:rPr>
          <w:rFonts w:ascii="Times New Roman" w:hAnsi="Times New Roman" w:cs="Times New Roman"/>
          <w:sz w:val="24"/>
          <w:szCs w:val="24"/>
        </w:rPr>
      </w:pPr>
    </w:p>
    <w:p w14:paraId="4E325025" w14:textId="7B397DAB" w:rsidR="00445A49" w:rsidRDefault="00445A49">
      <w:pPr>
        <w:rPr>
          <w:rFonts w:ascii="Times New Roman" w:hAnsi="Times New Roman" w:cs="Times New Roman"/>
          <w:sz w:val="24"/>
          <w:szCs w:val="24"/>
        </w:rPr>
      </w:pPr>
    </w:p>
    <w:p w14:paraId="67970E57" w14:textId="290E1E50" w:rsidR="00445A49" w:rsidRDefault="00445A49">
      <w:pPr>
        <w:rPr>
          <w:rFonts w:ascii="Times New Roman" w:hAnsi="Times New Roman" w:cs="Times New Roman"/>
          <w:sz w:val="24"/>
          <w:szCs w:val="24"/>
        </w:rPr>
      </w:pPr>
    </w:p>
    <w:p w14:paraId="1DAD9C76" w14:textId="28581397" w:rsidR="00445A49" w:rsidRDefault="00445A49">
      <w:pPr>
        <w:rPr>
          <w:rFonts w:ascii="Times New Roman" w:hAnsi="Times New Roman" w:cs="Times New Roman"/>
          <w:sz w:val="24"/>
          <w:szCs w:val="24"/>
        </w:rPr>
      </w:pPr>
    </w:p>
    <w:p w14:paraId="55F44E96" w14:textId="37CA3816" w:rsidR="00445A49" w:rsidRDefault="00445A49">
      <w:pPr>
        <w:rPr>
          <w:rFonts w:ascii="Times New Roman" w:hAnsi="Times New Roman" w:cs="Times New Roman"/>
          <w:sz w:val="24"/>
          <w:szCs w:val="24"/>
        </w:rPr>
      </w:pPr>
    </w:p>
    <w:p w14:paraId="63D67896" w14:textId="35DCEF1B" w:rsidR="007D195A" w:rsidRDefault="007D195A">
      <w:pPr>
        <w:rPr>
          <w:rFonts w:ascii="Times New Roman" w:hAnsi="Times New Roman" w:cs="Times New Roman"/>
          <w:sz w:val="24"/>
          <w:szCs w:val="24"/>
        </w:rPr>
      </w:pPr>
    </w:p>
    <w:p w14:paraId="77CDA5C3" w14:textId="6D53928E" w:rsidR="007D195A" w:rsidRDefault="007D195A">
      <w:pPr>
        <w:rPr>
          <w:rFonts w:ascii="Times New Roman" w:hAnsi="Times New Roman" w:cs="Times New Roman"/>
          <w:noProof/>
          <w:sz w:val="24"/>
          <w:szCs w:val="24"/>
          <w:lang w:val="en-CA" w:eastAsia="en-CA"/>
        </w:rPr>
      </w:pPr>
    </w:p>
    <w:p w14:paraId="3A2A4F51" w14:textId="5CFD6175" w:rsidR="00E67D1E" w:rsidRDefault="00F67653">
      <w:pPr>
        <w:rPr>
          <w:rFonts w:ascii="Times New Roman" w:hAnsi="Times New Roman" w:cs="Times New Roman"/>
          <w:noProof/>
          <w:sz w:val="24"/>
          <w:szCs w:val="24"/>
          <w:lang w:val="en-CA" w:eastAsia="en-CA"/>
        </w:rPr>
      </w:pPr>
      <w:r>
        <w:rPr>
          <w:rFonts w:ascii="Times New Roman" w:hAnsi="Times New Roman" w:cs="Times New Roman"/>
          <w:noProof/>
          <w:sz w:val="24"/>
          <w:szCs w:val="24"/>
          <w:lang w:val="en-CA" w:eastAsia="en-CA"/>
        </w:rPr>
        <w:lastRenderedPageBreak/>
        <w:pict w14:anchorId="5D621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1.4pt;height:279.6pt">
            <v:imagedata r:id="rId19" o:title="fronts-20221102_1"/>
          </v:shape>
        </w:pict>
      </w:r>
    </w:p>
    <w:p w14:paraId="5DE637D7" w14:textId="434A06E2" w:rsidR="00E67D1E" w:rsidRDefault="00F67653">
      <w:pPr>
        <w:rPr>
          <w:rFonts w:ascii="Times New Roman" w:hAnsi="Times New Roman" w:cs="Times New Roman"/>
          <w:noProof/>
          <w:sz w:val="24"/>
          <w:szCs w:val="24"/>
          <w:lang w:val="en-CA" w:eastAsia="en-CA"/>
        </w:rPr>
      </w:pPr>
      <w:r>
        <w:rPr>
          <w:rFonts w:ascii="Times New Roman" w:hAnsi="Times New Roman" w:cs="Times New Roman"/>
          <w:noProof/>
          <w:sz w:val="24"/>
          <w:szCs w:val="24"/>
          <w:lang w:val="en-CA" w:eastAsia="en-CA"/>
        </w:rPr>
        <w:pict w14:anchorId="390089CB">
          <v:shape id="_x0000_i1026" type="#_x0000_t75" style="width:494.4pt;height:282pt">
            <v:imagedata r:id="rId20" o:title="mean_currents_1"/>
          </v:shape>
        </w:pict>
      </w:r>
    </w:p>
    <w:p w14:paraId="20037847" w14:textId="0E1B19B3" w:rsidR="007D195A" w:rsidRDefault="00947A88" w:rsidP="00816118">
      <w:pPr>
        <w:spacing w:line="276" w:lineRule="auto"/>
        <w:rPr>
          <w:rFonts w:ascii="Times New Roman" w:hAnsi="Times New Roman" w:cs="Times New Roman"/>
          <w:sz w:val="24"/>
          <w:szCs w:val="24"/>
        </w:rPr>
      </w:pPr>
      <w:r>
        <w:rPr>
          <w:rFonts w:ascii="Times New Roman" w:hAnsi="Times New Roman" w:cs="Times New Roman"/>
          <w:sz w:val="24"/>
          <w:szCs w:val="24"/>
        </w:rPr>
        <w:t>Figure 2</w:t>
      </w:r>
      <w:commentRangeStart w:id="581"/>
      <w:del w:id="582" w:author="Florian Lüskow" w:date="2024-08-05T14:39:00Z" w16du:dateUtc="2024-08-05T12:39:00Z">
        <w:r w:rsidDel="00A44309">
          <w:rPr>
            <w:rFonts w:ascii="Times New Roman" w:hAnsi="Times New Roman" w:cs="Times New Roman"/>
            <w:sz w:val="24"/>
            <w:szCs w:val="24"/>
          </w:rPr>
          <w:delText xml:space="preserve">. </w:delText>
        </w:r>
      </w:del>
      <w:ins w:id="583" w:author="Florian Lüskow" w:date="2024-08-05T14:39:00Z" w16du:dateUtc="2024-08-05T12:39:00Z">
        <w:r w:rsidR="00A44309">
          <w:rPr>
            <w:rFonts w:ascii="Times New Roman" w:hAnsi="Times New Roman" w:cs="Times New Roman"/>
            <w:sz w:val="24"/>
            <w:szCs w:val="24"/>
          </w:rPr>
          <w:t>:</w:t>
        </w:r>
      </w:ins>
      <w:commentRangeEnd w:id="581"/>
      <w:ins w:id="584" w:author="Florian Lüskow" w:date="2024-08-05T14:40:00Z" w16du:dateUtc="2024-08-05T12:40:00Z">
        <w:r w:rsidR="00654A18">
          <w:rPr>
            <w:rStyle w:val="CommentReference"/>
          </w:rPr>
          <w:commentReference w:id="581"/>
        </w:r>
      </w:ins>
      <w:ins w:id="585" w:author="Florian Lüskow" w:date="2024-08-05T14:39:00Z" w16du:dateUtc="2024-08-05T12:39:00Z">
        <w:r w:rsidR="00A44309">
          <w:rPr>
            <w:rFonts w:ascii="Times New Roman" w:hAnsi="Times New Roman" w:cs="Times New Roman"/>
            <w:sz w:val="24"/>
            <w:szCs w:val="24"/>
          </w:rPr>
          <w:t xml:space="preserve"> </w:t>
        </w:r>
      </w:ins>
      <w:r w:rsidR="00A60E2B">
        <w:rPr>
          <w:rFonts w:ascii="Times New Roman" w:hAnsi="Times New Roman" w:cs="Times New Roman"/>
          <w:sz w:val="24"/>
          <w:szCs w:val="24"/>
        </w:rPr>
        <w:t xml:space="preserve">Frontal systems </w:t>
      </w:r>
      <w:del w:id="586" w:author="Florian Lüskow" w:date="2024-08-05T14:40:00Z" w16du:dateUtc="2024-08-05T12:40:00Z">
        <w:r w:rsidR="005221A7" w:rsidDel="00654A18">
          <w:rPr>
            <w:rFonts w:ascii="Times New Roman" w:hAnsi="Times New Roman" w:cs="Times New Roman"/>
            <w:sz w:val="24"/>
            <w:szCs w:val="24"/>
          </w:rPr>
          <w:delText xml:space="preserve">during </w:delText>
        </w:r>
      </w:del>
      <w:ins w:id="587" w:author="Florian Lüskow" w:date="2024-08-05T14:40:00Z" w16du:dateUtc="2024-08-05T12:40:00Z">
        <w:r w:rsidR="00654A18">
          <w:rPr>
            <w:rFonts w:ascii="Times New Roman" w:hAnsi="Times New Roman" w:cs="Times New Roman"/>
            <w:sz w:val="24"/>
            <w:szCs w:val="24"/>
          </w:rPr>
          <w:t>on 2</w:t>
        </w:r>
        <w:r w:rsidR="00654A18">
          <w:rPr>
            <w:rFonts w:ascii="Times New Roman" w:hAnsi="Times New Roman" w:cs="Times New Roman"/>
            <w:sz w:val="24"/>
            <w:szCs w:val="24"/>
          </w:rPr>
          <w:t xml:space="preserve"> </w:t>
        </w:r>
      </w:ins>
      <w:r w:rsidR="005221A7">
        <w:rPr>
          <w:rFonts w:ascii="Times New Roman" w:hAnsi="Times New Roman" w:cs="Times New Roman"/>
          <w:sz w:val="24"/>
          <w:szCs w:val="24"/>
        </w:rPr>
        <w:t>November</w:t>
      </w:r>
      <w:del w:id="588" w:author="Florian Lüskow" w:date="2024-08-05T14:40:00Z" w16du:dateUtc="2024-08-05T12:40:00Z">
        <w:r w:rsidR="005221A7" w:rsidDel="00654A18">
          <w:rPr>
            <w:rFonts w:ascii="Times New Roman" w:hAnsi="Times New Roman" w:cs="Times New Roman"/>
            <w:sz w:val="24"/>
            <w:szCs w:val="24"/>
          </w:rPr>
          <w:delText xml:space="preserve"> 2,</w:delText>
        </w:r>
      </w:del>
      <w:r w:rsidR="005221A7">
        <w:rPr>
          <w:rFonts w:ascii="Times New Roman" w:hAnsi="Times New Roman" w:cs="Times New Roman"/>
          <w:sz w:val="24"/>
          <w:szCs w:val="24"/>
        </w:rPr>
        <w:t xml:space="preserve"> 2022 </w:t>
      </w:r>
      <w:r w:rsidR="00A60E2B">
        <w:rPr>
          <w:rFonts w:ascii="Times New Roman" w:hAnsi="Times New Roman" w:cs="Times New Roman"/>
          <w:sz w:val="24"/>
          <w:szCs w:val="24"/>
        </w:rPr>
        <w:t>(</w:t>
      </w:r>
      <w:r w:rsidR="00AF72D5">
        <w:rPr>
          <w:rFonts w:ascii="Times New Roman" w:hAnsi="Times New Roman" w:cs="Times New Roman"/>
          <w:sz w:val="24"/>
          <w:szCs w:val="24"/>
        </w:rPr>
        <w:t>A</w:t>
      </w:r>
      <w:r w:rsidR="00A60E2B">
        <w:rPr>
          <w:rFonts w:ascii="Times New Roman" w:hAnsi="Times New Roman" w:cs="Times New Roman"/>
          <w:sz w:val="24"/>
          <w:szCs w:val="24"/>
        </w:rPr>
        <w:t xml:space="preserve">) and </w:t>
      </w:r>
      <w:del w:id="589" w:author="Florian Lüskow" w:date="2024-08-05T14:40:00Z" w16du:dateUtc="2024-08-05T12:40:00Z">
        <w:r w:rsidR="00A60E2B" w:rsidDel="00654A18">
          <w:rPr>
            <w:rFonts w:ascii="Times New Roman" w:hAnsi="Times New Roman" w:cs="Times New Roman"/>
            <w:sz w:val="24"/>
            <w:szCs w:val="24"/>
          </w:rPr>
          <w:delText xml:space="preserve">generalized </w:delText>
        </w:r>
      </w:del>
      <w:ins w:id="590" w:author="Florian Lüskow" w:date="2024-08-05T14:40:00Z" w16du:dateUtc="2024-08-05T12:40:00Z">
        <w:r w:rsidR="00654A18">
          <w:rPr>
            <w:rFonts w:ascii="Times New Roman" w:hAnsi="Times New Roman" w:cs="Times New Roman"/>
            <w:sz w:val="24"/>
            <w:szCs w:val="24"/>
          </w:rPr>
          <w:t>generali</w:t>
        </w:r>
        <w:r w:rsidR="00654A18">
          <w:rPr>
            <w:rFonts w:ascii="Times New Roman" w:hAnsi="Times New Roman" w:cs="Times New Roman"/>
            <w:sz w:val="24"/>
            <w:szCs w:val="24"/>
          </w:rPr>
          <w:t>s</w:t>
        </w:r>
        <w:r w:rsidR="00654A18">
          <w:rPr>
            <w:rFonts w:ascii="Times New Roman" w:hAnsi="Times New Roman" w:cs="Times New Roman"/>
            <w:sz w:val="24"/>
            <w:szCs w:val="24"/>
          </w:rPr>
          <w:t xml:space="preserve">ed </w:t>
        </w:r>
      </w:ins>
      <w:r w:rsidR="00A60E2B">
        <w:rPr>
          <w:rFonts w:ascii="Times New Roman" w:hAnsi="Times New Roman" w:cs="Times New Roman"/>
          <w:sz w:val="24"/>
          <w:szCs w:val="24"/>
        </w:rPr>
        <w:t>currents (</w:t>
      </w:r>
      <w:r w:rsidR="00AF72D5">
        <w:rPr>
          <w:rFonts w:ascii="Times New Roman" w:hAnsi="Times New Roman" w:cs="Times New Roman"/>
          <w:sz w:val="24"/>
          <w:szCs w:val="24"/>
        </w:rPr>
        <w:t>B</w:t>
      </w:r>
      <w:r w:rsidR="00A60E2B">
        <w:rPr>
          <w:rFonts w:ascii="Times New Roman" w:hAnsi="Times New Roman" w:cs="Times New Roman"/>
          <w:sz w:val="24"/>
          <w:szCs w:val="24"/>
        </w:rPr>
        <w:t>) during austral spring 2022 in the Atlantic sector of the Southern Ocean.</w:t>
      </w:r>
    </w:p>
    <w:p w14:paraId="70A97D43" w14:textId="768D984B" w:rsidR="00BA33CA" w:rsidRDefault="00BA33CA">
      <w:pPr>
        <w:rPr>
          <w:rFonts w:ascii="Times New Roman" w:hAnsi="Times New Roman" w:cs="Times New Roman"/>
          <w:sz w:val="24"/>
          <w:szCs w:val="24"/>
        </w:rPr>
      </w:pPr>
    </w:p>
    <w:p w14:paraId="366CB7D9" w14:textId="0FFA4A26" w:rsidR="00BA33CA" w:rsidRDefault="00BA33CA">
      <w:pPr>
        <w:rPr>
          <w:rFonts w:ascii="Times New Roman" w:hAnsi="Times New Roman" w:cs="Times New Roman"/>
          <w:noProof/>
          <w:sz w:val="24"/>
          <w:szCs w:val="24"/>
        </w:rPr>
      </w:pPr>
    </w:p>
    <w:p w14:paraId="0FFB5033" w14:textId="37407770" w:rsidR="0067416B" w:rsidRDefault="0067416B">
      <w:pPr>
        <w:rPr>
          <w:rFonts w:ascii="Times New Roman" w:hAnsi="Times New Roman" w:cs="Times New Roman"/>
          <w:noProof/>
          <w:sz w:val="24"/>
          <w:szCs w:val="24"/>
        </w:rPr>
      </w:pPr>
    </w:p>
    <w:p w14:paraId="3F32E565" w14:textId="77777777" w:rsidR="0067416B" w:rsidRDefault="0067416B">
      <w:pPr>
        <w:rPr>
          <w:rFonts w:ascii="Times New Roman" w:hAnsi="Times New Roman" w:cs="Times New Roman"/>
          <w:sz w:val="24"/>
          <w:szCs w:val="24"/>
        </w:rPr>
      </w:pPr>
    </w:p>
    <w:p w14:paraId="27EB9564" w14:textId="77777777" w:rsidR="0067416B" w:rsidRDefault="0067416B" w:rsidP="00816118">
      <w:pPr>
        <w:spacing w:line="276" w:lineRule="auto"/>
        <w:rPr>
          <w:rFonts w:ascii="Times New Roman" w:hAnsi="Times New Roman" w:cs="Times New Roman"/>
          <w:sz w:val="24"/>
          <w:szCs w:val="24"/>
        </w:rPr>
      </w:pPr>
    </w:p>
    <w:p w14:paraId="0454D0A9" w14:textId="36060F74" w:rsidR="0067416B" w:rsidRDefault="0067416B" w:rsidP="00816118">
      <w:pPr>
        <w:spacing w:line="276" w:lineRule="auto"/>
        <w:rPr>
          <w:rFonts w:ascii="Times New Roman" w:hAnsi="Times New Roman" w:cs="Times New Roman"/>
          <w:sz w:val="24"/>
          <w:szCs w:val="24"/>
        </w:rPr>
      </w:pPr>
      <w:r>
        <w:rPr>
          <w:rFonts w:ascii="Times New Roman" w:hAnsi="Times New Roman" w:cs="Times New Roman"/>
          <w:sz w:val="24"/>
          <w:szCs w:val="24"/>
        </w:rPr>
        <w:object w:dxaOrig="1520" w:dyaOrig="987" w14:anchorId="732666E3">
          <v:shape id="_x0000_i1027" type="#_x0000_t75" style="width:76.2pt;height:49.2pt" o:ole="">
            <v:imagedata r:id="rId21" o:title=""/>
          </v:shape>
          <o:OLEObject Type="Embed" ProgID="Package" ShapeID="_x0000_i1027" DrawAspect="Icon" ObjectID="_1784374392" r:id="rId22"/>
        </w:object>
      </w:r>
    </w:p>
    <w:p w14:paraId="526E2AA5" w14:textId="77777777" w:rsidR="0067416B" w:rsidRDefault="0067416B" w:rsidP="00816118">
      <w:pPr>
        <w:spacing w:line="276" w:lineRule="auto"/>
        <w:rPr>
          <w:rFonts w:ascii="Times New Roman" w:hAnsi="Times New Roman" w:cs="Times New Roman"/>
          <w:sz w:val="24"/>
          <w:szCs w:val="24"/>
        </w:rPr>
      </w:pPr>
    </w:p>
    <w:p w14:paraId="3DECCE94" w14:textId="44D5A029" w:rsidR="00BA33CA" w:rsidRDefault="00BA33CA" w:rsidP="00816118">
      <w:pPr>
        <w:spacing w:line="276" w:lineRule="auto"/>
        <w:rPr>
          <w:rFonts w:ascii="Times New Roman" w:hAnsi="Times New Roman" w:cs="Times New Roman"/>
          <w:sz w:val="24"/>
          <w:szCs w:val="24"/>
        </w:rPr>
      </w:pPr>
      <w:r>
        <w:rPr>
          <w:rFonts w:ascii="Times New Roman" w:hAnsi="Times New Roman" w:cs="Times New Roman"/>
          <w:sz w:val="24"/>
          <w:szCs w:val="24"/>
        </w:rPr>
        <w:t>Appendix 1</w:t>
      </w:r>
      <w:r w:rsidR="00A60E2B">
        <w:rPr>
          <w:rFonts w:ascii="Times New Roman" w:hAnsi="Times New Roman" w:cs="Times New Roman"/>
          <w:sz w:val="24"/>
          <w:szCs w:val="24"/>
        </w:rPr>
        <w:t>. Animation of the frontal system positions during austral spring 2022 in the Atlantic sector of the Southern Ocean.</w:t>
      </w:r>
    </w:p>
    <w:p w14:paraId="4FE569BA" w14:textId="2F15F710" w:rsidR="00BA33CA" w:rsidRDefault="00BA33CA">
      <w:pPr>
        <w:rPr>
          <w:rFonts w:ascii="Times New Roman" w:hAnsi="Times New Roman" w:cs="Times New Roman"/>
          <w:sz w:val="24"/>
          <w:szCs w:val="24"/>
        </w:rPr>
      </w:pPr>
    </w:p>
    <w:p w14:paraId="78B3E944" w14:textId="2908C858" w:rsidR="00BA33CA" w:rsidRDefault="00BA33CA">
      <w:pPr>
        <w:rPr>
          <w:rFonts w:ascii="Times New Roman" w:hAnsi="Times New Roman" w:cs="Times New Roman"/>
          <w:sz w:val="24"/>
          <w:szCs w:val="24"/>
        </w:rPr>
      </w:pPr>
    </w:p>
    <w:p w14:paraId="50FAAE83" w14:textId="3C05A990" w:rsidR="00BA33CA" w:rsidRDefault="00BA33CA">
      <w:pPr>
        <w:rPr>
          <w:rFonts w:ascii="Times New Roman" w:hAnsi="Times New Roman" w:cs="Times New Roman"/>
          <w:sz w:val="24"/>
          <w:szCs w:val="24"/>
        </w:rPr>
      </w:pPr>
    </w:p>
    <w:p w14:paraId="4046C836" w14:textId="767BA3B8" w:rsidR="00BA33CA" w:rsidRDefault="00BA33CA">
      <w:pPr>
        <w:rPr>
          <w:rFonts w:ascii="Times New Roman" w:hAnsi="Times New Roman" w:cs="Times New Roman"/>
          <w:sz w:val="24"/>
          <w:szCs w:val="24"/>
        </w:rPr>
      </w:pPr>
    </w:p>
    <w:p w14:paraId="0044BD76" w14:textId="682515D5" w:rsidR="00BA33CA" w:rsidRDefault="00BA33CA">
      <w:pPr>
        <w:rPr>
          <w:rFonts w:ascii="Times New Roman" w:hAnsi="Times New Roman" w:cs="Times New Roman"/>
          <w:sz w:val="24"/>
          <w:szCs w:val="24"/>
        </w:rPr>
      </w:pPr>
    </w:p>
    <w:p w14:paraId="71C36E89" w14:textId="7174640B" w:rsidR="00BA33CA" w:rsidRDefault="00BA33CA">
      <w:pPr>
        <w:rPr>
          <w:rFonts w:ascii="Times New Roman" w:hAnsi="Times New Roman" w:cs="Times New Roman"/>
          <w:sz w:val="24"/>
          <w:szCs w:val="24"/>
        </w:rPr>
      </w:pPr>
    </w:p>
    <w:p w14:paraId="192EF7F4" w14:textId="39EB0C28" w:rsidR="00BA33CA" w:rsidRDefault="00BA33CA">
      <w:pPr>
        <w:rPr>
          <w:rFonts w:ascii="Times New Roman" w:hAnsi="Times New Roman" w:cs="Times New Roman"/>
          <w:sz w:val="24"/>
          <w:szCs w:val="24"/>
        </w:rPr>
      </w:pPr>
    </w:p>
    <w:p w14:paraId="093E1D12" w14:textId="2EEDFA68" w:rsidR="00BA33CA" w:rsidRDefault="00BA33CA">
      <w:pPr>
        <w:rPr>
          <w:rFonts w:ascii="Times New Roman" w:hAnsi="Times New Roman" w:cs="Times New Roman"/>
          <w:sz w:val="24"/>
          <w:szCs w:val="24"/>
        </w:rPr>
      </w:pPr>
    </w:p>
    <w:p w14:paraId="7AAC2A77" w14:textId="77777777" w:rsidR="00BA33CA" w:rsidRDefault="00BA33CA">
      <w:pPr>
        <w:rPr>
          <w:rFonts w:ascii="Times New Roman" w:hAnsi="Times New Roman" w:cs="Times New Roman"/>
          <w:sz w:val="24"/>
          <w:szCs w:val="24"/>
        </w:rPr>
      </w:pPr>
    </w:p>
    <w:p w14:paraId="5D4EA911" w14:textId="77777777" w:rsidR="007D195A" w:rsidRDefault="007D195A">
      <w:pPr>
        <w:rPr>
          <w:rFonts w:ascii="Times New Roman" w:hAnsi="Times New Roman" w:cs="Times New Roman"/>
          <w:sz w:val="24"/>
          <w:szCs w:val="24"/>
        </w:rPr>
      </w:pPr>
    </w:p>
    <w:p w14:paraId="453027ED" w14:textId="0EF489C5" w:rsidR="00445A49" w:rsidRDefault="0067416B">
      <w:pPr>
        <w:rPr>
          <w:rFonts w:ascii="Times New Roman" w:hAnsi="Times New Roman" w:cs="Times New Roman"/>
          <w:sz w:val="24"/>
          <w:szCs w:val="24"/>
        </w:rPr>
      </w:pPr>
      <w:r>
        <w:rPr>
          <w:rFonts w:ascii="Times New Roman" w:hAnsi="Times New Roman" w:cs="Times New Roman"/>
          <w:noProof/>
          <w:sz w:val="24"/>
          <w:szCs w:val="24"/>
          <w:lang w:val="en-CA" w:eastAsia="en-CA"/>
        </w:rPr>
        <w:lastRenderedPageBreak/>
        <w:drawing>
          <wp:inline distT="0" distB="0" distL="0" distR="0" wp14:anchorId="0E8FF922" wp14:editId="25D6ED39">
            <wp:extent cx="5468388" cy="54635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4702" cy="5479840"/>
                    </a:xfrm>
                    <a:prstGeom prst="rect">
                      <a:avLst/>
                    </a:prstGeom>
                    <a:noFill/>
                  </pic:spPr>
                </pic:pic>
              </a:graphicData>
            </a:graphic>
          </wp:inline>
        </w:drawing>
      </w:r>
    </w:p>
    <w:p w14:paraId="1FDFCB3E" w14:textId="3872E69D" w:rsidR="00445A49" w:rsidDel="005C7375" w:rsidRDefault="00445A49">
      <w:pPr>
        <w:rPr>
          <w:del w:id="591" w:author="Florian Lüskow" w:date="2024-08-05T14:42:00Z" w16du:dateUtc="2024-08-05T12:42:00Z"/>
          <w:rFonts w:ascii="Times New Roman" w:hAnsi="Times New Roman" w:cs="Times New Roman"/>
          <w:sz w:val="24"/>
          <w:szCs w:val="24"/>
        </w:rPr>
      </w:pPr>
    </w:p>
    <w:p w14:paraId="1A90964B" w14:textId="2B05D95F" w:rsidR="00466021" w:rsidDel="005C7375" w:rsidRDefault="00466021" w:rsidP="0091698E">
      <w:pPr>
        <w:spacing w:line="480" w:lineRule="auto"/>
        <w:rPr>
          <w:del w:id="592" w:author="Florian Lüskow" w:date="2024-08-05T14:42:00Z" w16du:dateUtc="2024-08-05T12:42:00Z"/>
          <w:rFonts w:ascii="Times New Roman" w:hAnsi="Times New Roman" w:cs="Times New Roman"/>
          <w:sz w:val="24"/>
          <w:szCs w:val="24"/>
        </w:rPr>
      </w:pPr>
    </w:p>
    <w:p w14:paraId="4A25AA5A" w14:textId="074FF60D" w:rsidR="00445A49" w:rsidDel="005C7375" w:rsidRDefault="001A0963" w:rsidP="00816118">
      <w:pPr>
        <w:spacing w:line="276" w:lineRule="auto"/>
        <w:rPr>
          <w:del w:id="593" w:author="Florian Lüskow" w:date="2024-08-05T14:43:00Z" w16du:dateUtc="2024-08-05T12:43:00Z"/>
          <w:rFonts w:ascii="Times New Roman" w:hAnsi="Times New Roman" w:cs="Times New Roman"/>
          <w:sz w:val="24"/>
          <w:szCs w:val="24"/>
        </w:rPr>
      </w:pPr>
      <w:r>
        <w:rPr>
          <w:rFonts w:ascii="Times New Roman" w:hAnsi="Times New Roman" w:cs="Times New Roman"/>
          <w:sz w:val="24"/>
          <w:szCs w:val="24"/>
        </w:rPr>
        <w:t>Figure 3</w:t>
      </w:r>
      <w:commentRangeStart w:id="594"/>
      <w:r>
        <w:rPr>
          <w:rFonts w:ascii="Times New Roman" w:hAnsi="Times New Roman" w:cs="Times New Roman"/>
          <w:sz w:val="24"/>
          <w:szCs w:val="24"/>
        </w:rPr>
        <w:t>:</w:t>
      </w:r>
      <w:commentRangeEnd w:id="594"/>
      <w:r w:rsidR="005C7375">
        <w:rPr>
          <w:rStyle w:val="CommentReference"/>
        </w:rPr>
        <w:commentReference w:id="594"/>
      </w:r>
      <w:r>
        <w:rPr>
          <w:rFonts w:ascii="Times New Roman" w:hAnsi="Times New Roman" w:cs="Times New Roman"/>
          <w:sz w:val="24"/>
          <w:szCs w:val="24"/>
        </w:rPr>
        <w:t xml:space="preserve"> </w:t>
      </w:r>
      <w:del w:id="595" w:author="Florian Lüskow" w:date="2024-08-05T14:44:00Z" w16du:dateUtc="2024-08-05T12:44:00Z">
        <w:r w:rsidR="0091698E" w:rsidRPr="0091698E" w:rsidDel="007D4C10">
          <w:rPr>
            <w:rFonts w:ascii="Times New Roman" w:hAnsi="Times New Roman" w:cs="Times New Roman"/>
            <w:sz w:val="24"/>
            <w:szCs w:val="24"/>
          </w:rPr>
          <w:delText xml:space="preserve">Length </w:delText>
        </w:r>
      </w:del>
      <w:ins w:id="596" w:author="Florian Lüskow" w:date="2024-08-05T14:44:00Z" w16du:dateUtc="2024-08-05T12:44:00Z">
        <w:r w:rsidR="007D4C10" w:rsidRPr="0091698E">
          <w:rPr>
            <w:rFonts w:ascii="Times New Roman" w:hAnsi="Times New Roman" w:cs="Times New Roman"/>
            <w:sz w:val="24"/>
            <w:szCs w:val="24"/>
          </w:rPr>
          <w:t>Length</w:t>
        </w:r>
        <w:r w:rsidR="007D4C10">
          <w:rPr>
            <w:rFonts w:ascii="Times New Roman" w:hAnsi="Times New Roman" w:cs="Times New Roman"/>
            <w:sz w:val="24"/>
            <w:szCs w:val="24"/>
          </w:rPr>
          <w:t>-</w:t>
        </w:r>
      </w:ins>
      <w:r w:rsidR="0091698E" w:rsidRPr="0091698E">
        <w:rPr>
          <w:rFonts w:ascii="Times New Roman" w:hAnsi="Times New Roman" w:cs="Times New Roman"/>
          <w:sz w:val="24"/>
          <w:szCs w:val="24"/>
        </w:rPr>
        <w:t xml:space="preserve">frequency distribution </w:t>
      </w:r>
      <w:r w:rsidR="008369D5">
        <w:rPr>
          <w:rFonts w:ascii="Times New Roman" w:hAnsi="Times New Roman" w:cs="Times New Roman"/>
          <w:sz w:val="24"/>
          <w:szCs w:val="24"/>
        </w:rPr>
        <w:t xml:space="preserve">and </w:t>
      </w:r>
      <w:r w:rsidR="00300F2D">
        <w:rPr>
          <w:rFonts w:ascii="Times New Roman" w:hAnsi="Times New Roman" w:cs="Times New Roman"/>
          <w:sz w:val="24"/>
          <w:szCs w:val="24"/>
        </w:rPr>
        <w:t xml:space="preserve">developmental </w:t>
      </w:r>
      <w:r w:rsidR="008369D5">
        <w:rPr>
          <w:rFonts w:ascii="Times New Roman" w:hAnsi="Times New Roman" w:cs="Times New Roman"/>
          <w:sz w:val="24"/>
          <w:szCs w:val="24"/>
        </w:rPr>
        <w:t>stage composition</w:t>
      </w:r>
      <w:r w:rsidR="00300F2D">
        <w:rPr>
          <w:rFonts w:ascii="Times New Roman" w:hAnsi="Times New Roman" w:cs="Times New Roman"/>
          <w:sz w:val="24"/>
          <w:szCs w:val="24"/>
        </w:rPr>
        <w:t xml:space="preserve"> (inserts)</w:t>
      </w:r>
      <w:r w:rsidR="008369D5">
        <w:rPr>
          <w:rFonts w:ascii="Times New Roman" w:hAnsi="Times New Roman" w:cs="Times New Roman"/>
          <w:sz w:val="24"/>
          <w:szCs w:val="24"/>
        </w:rPr>
        <w:t xml:space="preserve"> </w:t>
      </w:r>
      <w:r w:rsidR="0091698E" w:rsidRPr="0091698E">
        <w:rPr>
          <w:rFonts w:ascii="Times New Roman" w:hAnsi="Times New Roman" w:cs="Times New Roman"/>
          <w:sz w:val="24"/>
          <w:szCs w:val="24"/>
        </w:rPr>
        <w:t xml:space="preserve">of </w:t>
      </w:r>
      <w:r w:rsidR="0091698E" w:rsidRPr="0091698E">
        <w:rPr>
          <w:rFonts w:ascii="Times New Roman" w:hAnsi="Times New Roman" w:cs="Times New Roman"/>
          <w:i/>
          <w:sz w:val="24"/>
          <w:szCs w:val="24"/>
        </w:rPr>
        <w:t>Salpa thompsoni</w:t>
      </w:r>
      <w:r w:rsidR="0091698E" w:rsidRPr="0091698E">
        <w:rPr>
          <w:rFonts w:ascii="Times New Roman" w:hAnsi="Times New Roman" w:cs="Times New Roman"/>
          <w:sz w:val="24"/>
          <w:szCs w:val="24"/>
        </w:rPr>
        <w:t xml:space="preserve"> </w:t>
      </w:r>
      <w:r w:rsidR="0091698E">
        <w:rPr>
          <w:rFonts w:ascii="Times New Roman" w:hAnsi="Times New Roman" w:cs="Times New Roman"/>
          <w:sz w:val="24"/>
          <w:szCs w:val="24"/>
        </w:rPr>
        <w:t xml:space="preserve">blastozooids </w:t>
      </w:r>
      <w:r w:rsidR="0091698E" w:rsidRPr="0091698E">
        <w:rPr>
          <w:rFonts w:ascii="Times New Roman" w:hAnsi="Times New Roman" w:cs="Times New Roman"/>
          <w:sz w:val="24"/>
          <w:szCs w:val="24"/>
        </w:rPr>
        <w:t xml:space="preserve">during the </w:t>
      </w:r>
      <w:r w:rsidR="0091698E">
        <w:rPr>
          <w:rFonts w:ascii="Times New Roman" w:hAnsi="Times New Roman" w:cs="Times New Roman"/>
          <w:sz w:val="24"/>
          <w:szCs w:val="24"/>
        </w:rPr>
        <w:t xml:space="preserve">austral spring 2022 in the Atlantic </w:t>
      </w:r>
      <w:del w:id="597" w:author="Florian Lüskow" w:date="2024-08-05T14:46:00Z" w16du:dateUtc="2024-08-05T12:46:00Z">
        <w:r w:rsidR="0091698E" w:rsidDel="00B66A54">
          <w:rPr>
            <w:rFonts w:ascii="Times New Roman" w:hAnsi="Times New Roman" w:cs="Times New Roman"/>
            <w:sz w:val="24"/>
            <w:szCs w:val="24"/>
          </w:rPr>
          <w:delText xml:space="preserve">Sector </w:delText>
        </w:r>
      </w:del>
      <w:ins w:id="598" w:author="Florian Lüskow" w:date="2024-08-05T14:46:00Z" w16du:dateUtc="2024-08-05T12:46:00Z">
        <w:r w:rsidR="00B66A54">
          <w:rPr>
            <w:rFonts w:ascii="Times New Roman" w:hAnsi="Times New Roman" w:cs="Times New Roman"/>
            <w:sz w:val="24"/>
            <w:szCs w:val="24"/>
          </w:rPr>
          <w:t>s</w:t>
        </w:r>
        <w:r w:rsidR="00B66A54">
          <w:rPr>
            <w:rFonts w:ascii="Times New Roman" w:hAnsi="Times New Roman" w:cs="Times New Roman"/>
            <w:sz w:val="24"/>
            <w:szCs w:val="24"/>
          </w:rPr>
          <w:t xml:space="preserve">ector </w:t>
        </w:r>
      </w:ins>
      <w:r w:rsidR="0091698E">
        <w:rPr>
          <w:rFonts w:ascii="Times New Roman" w:hAnsi="Times New Roman" w:cs="Times New Roman"/>
          <w:sz w:val="24"/>
          <w:szCs w:val="24"/>
        </w:rPr>
        <w:t>of the Southern Ocean.</w:t>
      </w:r>
      <w:ins w:id="599" w:author="Florian Lüskow" w:date="2024-08-05T14:44:00Z" w16du:dateUtc="2024-08-05T12:44:00Z">
        <w:r w:rsidR="007D4C10">
          <w:rPr>
            <w:rFonts w:ascii="Times New Roman" w:hAnsi="Times New Roman" w:cs="Times New Roman"/>
            <w:sz w:val="24"/>
            <w:szCs w:val="24"/>
          </w:rPr>
          <w:t xml:space="preserve"> Length is measured as oral-atrial length (OAL).</w:t>
        </w:r>
      </w:ins>
    </w:p>
    <w:p w14:paraId="3ADE16AC" w14:textId="7A40A969" w:rsidR="00445A49" w:rsidDel="006B7422" w:rsidRDefault="00445A49" w:rsidP="005C7375">
      <w:pPr>
        <w:spacing w:line="276" w:lineRule="auto"/>
        <w:rPr>
          <w:del w:id="600" w:author="Florian Lüskow" w:date="2024-08-05T14:43:00Z" w16du:dateUtc="2024-08-05T12:43:00Z"/>
          <w:rFonts w:ascii="Times New Roman" w:hAnsi="Times New Roman" w:cs="Times New Roman"/>
          <w:sz w:val="24"/>
          <w:szCs w:val="24"/>
        </w:rPr>
        <w:pPrChange w:id="601" w:author="Florian Lüskow" w:date="2024-08-05T14:43:00Z" w16du:dateUtc="2024-08-05T12:43:00Z">
          <w:pPr/>
        </w:pPrChange>
      </w:pPr>
    </w:p>
    <w:p w14:paraId="4B119840" w14:textId="7D0A9B00" w:rsidR="00445A49" w:rsidDel="006B7422" w:rsidRDefault="00445A49">
      <w:pPr>
        <w:rPr>
          <w:del w:id="602" w:author="Florian Lüskow" w:date="2024-08-05T14:43:00Z" w16du:dateUtc="2024-08-05T12:43:00Z"/>
          <w:rFonts w:ascii="Times New Roman" w:hAnsi="Times New Roman" w:cs="Times New Roman"/>
          <w:sz w:val="24"/>
          <w:szCs w:val="24"/>
        </w:rPr>
      </w:pPr>
    </w:p>
    <w:p w14:paraId="1AE94158" w14:textId="43DD2D97" w:rsidR="007C2981" w:rsidRDefault="007C2981">
      <w:pPr>
        <w:rPr>
          <w:rFonts w:ascii="Times New Roman" w:hAnsi="Times New Roman" w:cs="Times New Roman"/>
          <w:sz w:val="24"/>
          <w:szCs w:val="24"/>
        </w:rPr>
      </w:pPr>
      <w:del w:id="603" w:author="Florian Lüskow" w:date="2024-08-05T14:43:00Z" w16du:dateUtc="2024-08-05T12:43:00Z">
        <w:r w:rsidDel="006B7422">
          <w:rPr>
            <w:rFonts w:ascii="Times New Roman" w:hAnsi="Times New Roman" w:cs="Times New Roman"/>
            <w:sz w:val="24"/>
            <w:szCs w:val="24"/>
          </w:rPr>
          <w:br w:type="page"/>
        </w:r>
      </w:del>
    </w:p>
    <w:p w14:paraId="172AD02D" w14:textId="49C5AAF1" w:rsidR="00445A49" w:rsidRDefault="00A2013D">
      <w:pPr>
        <w:rPr>
          <w:rFonts w:ascii="Times New Roman" w:hAnsi="Times New Roman" w:cs="Times New Roman"/>
          <w:sz w:val="24"/>
          <w:szCs w:val="24"/>
        </w:rPr>
      </w:pPr>
      <w:r>
        <w:rPr>
          <w:rFonts w:ascii="Times New Roman" w:hAnsi="Times New Roman" w:cs="Times New Roman"/>
          <w:noProof/>
          <w:sz w:val="24"/>
          <w:szCs w:val="24"/>
          <w:lang w:val="en-CA" w:eastAsia="en-CA"/>
        </w:rPr>
        <w:lastRenderedPageBreak/>
        <w:drawing>
          <wp:inline distT="0" distB="0" distL="0" distR="0" wp14:anchorId="3E09E663" wp14:editId="0A287968">
            <wp:extent cx="5297271" cy="7604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04126" cy="7614601"/>
                    </a:xfrm>
                    <a:prstGeom prst="rect">
                      <a:avLst/>
                    </a:prstGeom>
                    <a:noFill/>
                  </pic:spPr>
                </pic:pic>
              </a:graphicData>
            </a:graphic>
          </wp:inline>
        </w:drawing>
      </w:r>
    </w:p>
    <w:p w14:paraId="037797A5" w14:textId="638AEBBD" w:rsidR="00C65AB4" w:rsidRPr="00A2013D" w:rsidRDefault="007C2981" w:rsidP="00A2013D">
      <w:pPr>
        <w:rPr>
          <w:rFonts w:ascii="Times New Roman" w:hAnsi="Times New Roman" w:cs="Times New Roman"/>
          <w:sz w:val="24"/>
          <w:szCs w:val="24"/>
          <w:u w:val="single"/>
        </w:rPr>
      </w:pPr>
      <w:r>
        <w:rPr>
          <w:rFonts w:ascii="Times New Roman" w:hAnsi="Times New Roman" w:cs="Times New Roman"/>
          <w:sz w:val="24"/>
          <w:szCs w:val="24"/>
        </w:rPr>
        <w:t>Figure 4</w:t>
      </w:r>
      <w:commentRangeStart w:id="604"/>
      <w:r>
        <w:rPr>
          <w:rFonts w:ascii="Times New Roman" w:hAnsi="Times New Roman" w:cs="Times New Roman"/>
          <w:sz w:val="24"/>
          <w:szCs w:val="24"/>
        </w:rPr>
        <w:t>:</w:t>
      </w:r>
      <w:commentRangeEnd w:id="604"/>
      <w:r w:rsidR="00B26323">
        <w:rPr>
          <w:rStyle w:val="CommentReference"/>
        </w:rPr>
        <w:commentReference w:id="604"/>
      </w:r>
      <w:r>
        <w:rPr>
          <w:rFonts w:ascii="Times New Roman" w:hAnsi="Times New Roman" w:cs="Times New Roman"/>
          <w:sz w:val="24"/>
          <w:szCs w:val="24"/>
        </w:rPr>
        <w:t xml:space="preserve"> </w:t>
      </w:r>
      <w:del w:id="605" w:author="Florian Lüskow" w:date="2024-08-05T14:46:00Z" w16du:dateUtc="2024-08-05T12:46:00Z">
        <w:r w:rsidR="0091698E" w:rsidRPr="0091698E" w:rsidDel="00B32582">
          <w:rPr>
            <w:rFonts w:ascii="Times New Roman" w:hAnsi="Times New Roman" w:cs="Times New Roman"/>
            <w:sz w:val="24"/>
            <w:szCs w:val="24"/>
          </w:rPr>
          <w:delText xml:space="preserve">Length </w:delText>
        </w:r>
      </w:del>
      <w:ins w:id="606" w:author="Florian Lüskow" w:date="2024-08-05T14:46:00Z" w16du:dateUtc="2024-08-05T12:46:00Z">
        <w:r w:rsidR="00B32582" w:rsidRPr="0091698E">
          <w:rPr>
            <w:rFonts w:ascii="Times New Roman" w:hAnsi="Times New Roman" w:cs="Times New Roman"/>
            <w:sz w:val="24"/>
            <w:szCs w:val="24"/>
          </w:rPr>
          <w:t>Length</w:t>
        </w:r>
        <w:r w:rsidR="00B32582">
          <w:rPr>
            <w:rFonts w:ascii="Times New Roman" w:hAnsi="Times New Roman" w:cs="Times New Roman"/>
            <w:sz w:val="24"/>
            <w:szCs w:val="24"/>
          </w:rPr>
          <w:t>-</w:t>
        </w:r>
      </w:ins>
      <w:r w:rsidR="0091698E" w:rsidRPr="0091698E">
        <w:rPr>
          <w:rFonts w:ascii="Times New Roman" w:hAnsi="Times New Roman" w:cs="Times New Roman"/>
          <w:sz w:val="24"/>
          <w:szCs w:val="24"/>
        </w:rPr>
        <w:t>frequency distribution</w:t>
      </w:r>
      <w:r w:rsidR="008369D5">
        <w:rPr>
          <w:rFonts w:ascii="Times New Roman" w:hAnsi="Times New Roman" w:cs="Times New Roman"/>
          <w:sz w:val="24"/>
          <w:szCs w:val="24"/>
        </w:rPr>
        <w:t xml:space="preserve"> and </w:t>
      </w:r>
      <w:r w:rsidR="00300F2D">
        <w:rPr>
          <w:rFonts w:ascii="Times New Roman" w:hAnsi="Times New Roman" w:cs="Times New Roman"/>
          <w:sz w:val="24"/>
          <w:szCs w:val="24"/>
        </w:rPr>
        <w:t xml:space="preserve">developmental </w:t>
      </w:r>
      <w:r w:rsidR="008369D5">
        <w:rPr>
          <w:rFonts w:ascii="Times New Roman" w:hAnsi="Times New Roman" w:cs="Times New Roman"/>
          <w:sz w:val="24"/>
          <w:szCs w:val="24"/>
        </w:rPr>
        <w:t>stage composition</w:t>
      </w:r>
      <w:r w:rsidR="00300F2D">
        <w:rPr>
          <w:rFonts w:ascii="Times New Roman" w:hAnsi="Times New Roman" w:cs="Times New Roman"/>
          <w:sz w:val="24"/>
          <w:szCs w:val="24"/>
        </w:rPr>
        <w:t xml:space="preserve"> (inserts)</w:t>
      </w:r>
      <w:r w:rsidR="0091698E" w:rsidRPr="0091698E">
        <w:rPr>
          <w:rFonts w:ascii="Times New Roman" w:hAnsi="Times New Roman" w:cs="Times New Roman"/>
          <w:sz w:val="24"/>
          <w:szCs w:val="24"/>
        </w:rPr>
        <w:t xml:space="preserve"> of </w:t>
      </w:r>
      <w:r w:rsidR="0091698E" w:rsidRPr="0091698E">
        <w:rPr>
          <w:rFonts w:ascii="Times New Roman" w:hAnsi="Times New Roman" w:cs="Times New Roman"/>
          <w:i/>
          <w:sz w:val="24"/>
          <w:szCs w:val="24"/>
        </w:rPr>
        <w:t>Salpa thompsoni</w:t>
      </w:r>
      <w:r w:rsidR="0091698E" w:rsidRPr="0091698E">
        <w:rPr>
          <w:rFonts w:ascii="Times New Roman" w:hAnsi="Times New Roman" w:cs="Times New Roman"/>
          <w:sz w:val="24"/>
          <w:szCs w:val="24"/>
        </w:rPr>
        <w:t xml:space="preserve"> </w:t>
      </w:r>
      <w:r w:rsidR="0091698E">
        <w:rPr>
          <w:rFonts w:ascii="Times New Roman" w:hAnsi="Times New Roman" w:cs="Times New Roman"/>
          <w:sz w:val="24"/>
          <w:szCs w:val="24"/>
        </w:rPr>
        <w:t xml:space="preserve">oozooids </w:t>
      </w:r>
      <w:r w:rsidR="0091698E" w:rsidRPr="0091698E">
        <w:rPr>
          <w:rFonts w:ascii="Times New Roman" w:hAnsi="Times New Roman" w:cs="Times New Roman"/>
          <w:sz w:val="24"/>
          <w:szCs w:val="24"/>
        </w:rPr>
        <w:t xml:space="preserve">during the </w:t>
      </w:r>
      <w:r w:rsidR="0091698E">
        <w:rPr>
          <w:rFonts w:ascii="Times New Roman" w:hAnsi="Times New Roman" w:cs="Times New Roman"/>
          <w:sz w:val="24"/>
          <w:szCs w:val="24"/>
        </w:rPr>
        <w:t xml:space="preserve">austral spring 2022 in the Atlantic </w:t>
      </w:r>
      <w:del w:id="607" w:author="Florian Lüskow" w:date="2024-08-05T14:46:00Z" w16du:dateUtc="2024-08-05T12:46:00Z">
        <w:r w:rsidR="0091698E" w:rsidDel="00B66A54">
          <w:rPr>
            <w:rFonts w:ascii="Times New Roman" w:hAnsi="Times New Roman" w:cs="Times New Roman"/>
            <w:sz w:val="24"/>
            <w:szCs w:val="24"/>
          </w:rPr>
          <w:delText xml:space="preserve">Sector </w:delText>
        </w:r>
      </w:del>
      <w:ins w:id="608" w:author="Florian Lüskow" w:date="2024-08-05T14:46:00Z" w16du:dateUtc="2024-08-05T12:46:00Z">
        <w:r w:rsidR="00B66A54">
          <w:rPr>
            <w:rFonts w:ascii="Times New Roman" w:hAnsi="Times New Roman" w:cs="Times New Roman"/>
            <w:sz w:val="24"/>
            <w:szCs w:val="24"/>
          </w:rPr>
          <w:t>s</w:t>
        </w:r>
        <w:r w:rsidR="00B66A54">
          <w:rPr>
            <w:rFonts w:ascii="Times New Roman" w:hAnsi="Times New Roman" w:cs="Times New Roman"/>
            <w:sz w:val="24"/>
            <w:szCs w:val="24"/>
          </w:rPr>
          <w:t xml:space="preserve">ector </w:t>
        </w:r>
      </w:ins>
      <w:r w:rsidR="0091698E">
        <w:rPr>
          <w:rFonts w:ascii="Times New Roman" w:hAnsi="Times New Roman" w:cs="Times New Roman"/>
          <w:sz w:val="24"/>
          <w:szCs w:val="24"/>
        </w:rPr>
        <w:t xml:space="preserve">of the </w:t>
      </w:r>
      <w:r w:rsidR="00A2013D" w:rsidRPr="00A2013D">
        <w:rPr>
          <w:rFonts w:ascii="Times New Roman" w:hAnsi="Times New Roman" w:cs="Times New Roman"/>
          <w:sz w:val="24"/>
          <w:szCs w:val="24"/>
        </w:rPr>
        <w:t>Southern Ocean.</w:t>
      </w:r>
      <w:ins w:id="609" w:author="Florian Lüskow" w:date="2024-08-05T14:45:00Z" w16du:dateUtc="2024-08-05T12:45:00Z">
        <w:r w:rsidR="00B26323" w:rsidRPr="00B26323">
          <w:rPr>
            <w:rFonts w:ascii="Times New Roman" w:hAnsi="Times New Roman" w:cs="Times New Roman"/>
            <w:sz w:val="24"/>
            <w:szCs w:val="24"/>
          </w:rPr>
          <w:t xml:space="preserve"> </w:t>
        </w:r>
        <w:r w:rsidR="00B26323">
          <w:rPr>
            <w:rFonts w:ascii="Times New Roman" w:hAnsi="Times New Roman" w:cs="Times New Roman"/>
            <w:sz w:val="24"/>
            <w:szCs w:val="24"/>
          </w:rPr>
          <w:t>Length is measured as oral-atrial length (OAL).</w:t>
        </w:r>
      </w:ins>
    </w:p>
    <w:sectPr w:rsidR="00C65AB4" w:rsidRPr="00A2013D" w:rsidSect="00B12FBB">
      <w:pgSz w:w="11906" w:h="16838"/>
      <w:pgMar w:top="1440" w:right="1440" w:bottom="1440" w:left="1440" w:header="720" w:footer="720" w:gutter="0"/>
      <w:cols w:space="720"/>
      <w:docGrid w:linePitch="360" w:charSpace="-614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8" w:author="Florian Lüskow" w:date="2024-08-05T07:59:00Z" w:initials="FL">
    <w:p w14:paraId="1B74C104" w14:textId="77777777" w:rsidR="00E33CD3" w:rsidRDefault="00E33CD3" w:rsidP="00E33CD3">
      <w:pPr>
        <w:pStyle w:val="CommentText"/>
      </w:pPr>
      <w:r>
        <w:rPr>
          <w:rStyle w:val="CommentReference"/>
        </w:rPr>
        <w:annotationRef/>
      </w:r>
      <w:r>
        <w:t>I’m a big supporter of alphabetically sorted keywords.</w:t>
      </w:r>
    </w:p>
  </w:comment>
  <w:comment w:id="35" w:author="Florian Lüskow" w:date="2024-08-05T08:05:00Z" w:initials="FL">
    <w:p w14:paraId="1E54B6C6" w14:textId="77777777" w:rsidR="00B94D42" w:rsidRDefault="00B94D42" w:rsidP="00B94D42">
      <w:pPr>
        <w:pStyle w:val="CommentText"/>
      </w:pPr>
      <w:r>
        <w:rPr>
          <w:rStyle w:val="CommentReference"/>
        </w:rPr>
        <w:annotationRef/>
      </w:r>
      <w:r>
        <w:t>As you use British English here, I amended the American English used above and will try to catch all American-style words below. Should be consistent one way or the other.</w:t>
      </w:r>
    </w:p>
  </w:comment>
  <w:comment w:id="65" w:author="Florian Lüskow" w:date="2024-08-05T08:11:00Z" w:initials="FL">
    <w:p w14:paraId="55CF5DDC" w14:textId="77777777" w:rsidR="00DD4B98" w:rsidRDefault="00DD4B98" w:rsidP="00DD4B98">
      <w:pPr>
        <w:pStyle w:val="CommentText"/>
      </w:pPr>
      <w:r>
        <w:rPr>
          <w:rStyle w:val="CommentReference"/>
        </w:rPr>
        <w:annotationRef/>
      </w:r>
      <w:r>
        <w:t>Was it really only 100 m?</w:t>
      </w:r>
    </w:p>
  </w:comment>
  <w:comment w:id="82" w:author="Florian Lüskow" w:date="2024-08-05T09:36:00Z" w:initials="FL">
    <w:p w14:paraId="32DFF8FA" w14:textId="77777777" w:rsidR="00ED4EA7" w:rsidRDefault="00ED4EA7" w:rsidP="00ED4EA7">
      <w:pPr>
        <w:pStyle w:val="CommentText"/>
      </w:pPr>
      <w:r>
        <w:rPr>
          <w:rStyle w:val="CommentReference"/>
        </w:rPr>
        <w:annotationRef/>
      </w:r>
      <w:r>
        <w:t>This should be part of the reference list, but not appear in the text. Can you change to a classical reference here?</w:t>
      </w:r>
    </w:p>
  </w:comment>
  <w:comment w:id="105" w:author="Florian Lüskow" w:date="2024-08-05T09:48:00Z" w:initials="FL">
    <w:p w14:paraId="1C84E78B" w14:textId="77777777" w:rsidR="001262FA" w:rsidRDefault="001262FA" w:rsidP="001262FA">
      <w:pPr>
        <w:pStyle w:val="CommentText"/>
      </w:pPr>
      <w:r>
        <w:rPr>
          <w:rStyle w:val="CommentReference"/>
        </w:rPr>
        <w:annotationRef/>
      </w:r>
      <w:r>
        <w:t>At this point, the reader has no understanding of the life cycle and the associated stages of a salp. Maybe it is worth including two or three sentences about this above.</w:t>
      </w:r>
    </w:p>
  </w:comment>
  <w:comment w:id="110" w:author="Florian Lüskow" w:date="2024-08-05T09:51:00Z" w:initials="FL">
    <w:p w14:paraId="1B8EB77D" w14:textId="77777777" w:rsidR="00400811" w:rsidRDefault="00400811" w:rsidP="00400811">
      <w:pPr>
        <w:pStyle w:val="CommentText"/>
      </w:pPr>
      <w:r>
        <w:rPr>
          <w:rStyle w:val="CommentReference"/>
        </w:rPr>
        <w:annotationRef/>
      </w:r>
      <w:r>
        <w:t>This doesn’t sound correct. Please check.</w:t>
      </w:r>
    </w:p>
  </w:comment>
  <w:comment w:id="165" w:author="Florian Lüskow" w:date="2024-08-05T10:07:00Z" w:initials="FL">
    <w:p w14:paraId="7B5E59D4" w14:textId="77777777" w:rsidR="008D72BD" w:rsidRDefault="008D72BD" w:rsidP="008D72BD">
      <w:pPr>
        <w:pStyle w:val="CommentText"/>
      </w:pPr>
      <w:r>
        <w:rPr>
          <w:rStyle w:val="CommentReference"/>
        </w:rPr>
        <w:annotationRef/>
      </w:r>
      <w:r>
        <w:t>This is actually the first time that the Scotia Sea is mentioned. I suggest including the region’s name earlier in the site description.</w:t>
      </w:r>
    </w:p>
  </w:comment>
  <w:comment w:id="215" w:author="Florian Lüskow" w:date="2024-08-05T10:31:00Z" w:initials="FL">
    <w:p w14:paraId="14688CC1" w14:textId="77777777" w:rsidR="002A70DA" w:rsidRDefault="002A70DA" w:rsidP="002A70DA">
      <w:pPr>
        <w:pStyle w:val="CommentText"/>
      </w:pPr>
      <w:r>
        <w:rPr>
          <w:rStyle w:val="CommentReference"/>
        </w:rPr>
        <w:annotationRef/>
      </w:r>
      <w:r>
        <w:t>In the methods, RMT and IKMT are introduced, but from the results part, it doesn’t become clear which gear was used to collect the salps here. Can you maybe add a sentence in the beginning or elsewhere to clarify the used gear?</w:t>
      </w:r>
    </w:p>
  </w:comment>
  <w:comment w:id="228" w:author="Florian Lüskow" w:date="2024-08-05T10:20:00Z" w:initials="FL">
    <w:p w14:paraId="41AF1992" w14:textId="26CC813A" w:rsidR="00A451F0" w:rsidRDefault="00A451F0" w:rsidP="00A451F0">
      <w:pPr>
        <w:pStyle w:val="CommentText"/>
      </w:pPr>
      <w:r>
        <w:rPr>
          <w:rStyle w:val="CommentReference"/>
        </w:rPr>
        <w:annotationRef/>
      </w:r>
      <w:r>
        <w:t>Second decimal?</w:t>
      </w:r>
    </w:p>
  </w:comment>
  <w:comment w:id="244" w:author="Florian Lüskow" w:date="2024-08-05T10:21:00Z" w:initials="FL">
    <w:p w14:paraId="2B1E2DDE" w14:textId="77777777" w:rsidR="002D63CD" w:rsidRDefault="002D63CD" w:rsidP="002D63CD">
      <w:pPr>
        <w:pStyle w:val="CommentText"/>
      </w:pPr>
      <w:r>
        <w:rPr>
          <w:rStyle w:val="CommentReference"/>
        </w:rPr>
        <w:annotationRef/>
      </w:r>
      <w:r>
        <w:t>Demography?</w:t>
      </w:r>
    </w:p>
  </w:comment>
  <w:comment w:id="348" w:author="Florian Lüskow" w:date="2024-08-05T14:09:00Z" w:initials="FL">
    <w:p w14:paraId="5827A63D" w14:textId="77777777" w:rsidR="00813B6C" w:rsidRDefault="00813B6C" w:rsidP="00813B6C">
      <w:pPr>
        <w:pStyle w:val="CommentText"/>
      </w:pPr>
      <w:r>
        <w:rPr>
          <w:rStyle w:val="CommentReference"/>
        </w:rPr>
        <w:annotationRef/>
      </w:r>
      <w:r>
        <w:t>Rephrase.</w:t>
      </w:r>
    </w:p>
  </w:comment>
  <w:comment w:id="396" w:author="Florian Lüskow" w:date="2024-08-05T14:18:00Z" w:initials="FL">
    <w:p w14:paraId="09892860" w14:textId="77777777" w:rsidR="008417E0" w:rsidRDefault="008417E0" w:rsidP="008417E0">
      <w:pPr>
        <w:pStyle w:val="CommentText"/>
      </w:pPr>
      <w:r>
        <w:rPr>
          <w:rStyle w:val="CommentReference"/>
        </w:rPr>
        <w:annotationRef/>
      </w:r>
      <w:r>
        <w:t>In each section, i.e., Intro, Methods, Results, Discussion, abbreviations like this need to be re-introduced before usage. Please check throughout the manuscript.</w:t>
      </w:r>
    </w:p>
  </w:comment>
  <w:comment w:id="407" w:author="Florian Lüskow" w:date="2024-08-05T14:20:00Z" w:initials="FL">
    <w:p w14:paraId="22F68FE6" w14:textId="77777777" w:rsidR="00CD51AE" w:rsidRDefault="00CD51AE" w:rsidP="00CD51AE">
      <w:pPr>
        <w:pStyle w:val="CommentText"/>
      </w:pPr>
      <w:r>
        <w:rPr>
          <w:rStyle w:val="CommentReference"/>
        </w:rPr>
        <w:annotationRef/>
      </w:r>
      <w:r>
        <w:t>Please check whether this is what you intend to say.</w:t>
      </w:r>
    </w:p>
  </w:comment>
  <w:comment w:id="420" w:author="Florian Lüskow" w:date="2024-08-05T14:22:00Z" w:initials="FL">
    <w:p w14:paraId="0758FB9C" w14:textId="77777777" w:rsidR="00C425D3" w:rsidRDefault="00C425D3" w:rsidP="00C425D3">
      <w:pPr>
        <w:pStyle w:val="CommentText"/>
      </w:pPr>
      <w:r>
        <w:rPr>
          <w:rStyle w:val="CommentReference"/>
        </w:rPr>
        <w:annotationRef/>
      </w:r>
      <w:r>
        <w:t>I’m not entirely sure what you want to say here. Please rephrase.</w:t>
      </w:r>
    </w:p>
  </w:comment>
  <w:comment w:id="427" w:author="Florian Lüskow" w:date="2024-08-05T14:23:00Z" w:initials="FL">
    <w:p w14:paraId="7BFE09AD" w14:textId="77777777" w:rsidR="00F53D8A" w:rsidRDefault="00F53D8A" w:rsidP="00F53D8A">
      <w:pPr>
        <w:pStyle w:val="CommentText"/>
      </w:pPr>
      <w:r>
        <w:rPr>
          <w:rStyle w:val="CommentReference"/>
        </w:rPr>
        <w:annotationRef/>
      </w:r>
      <w:r>
        <w:t>By?</w:t>
      </w:r>
    </w:p>
  </w:comment>
  <w:comment w:id="439" w:author="Florian Lüskow" w:date="2024-08-05T14:25:00Z" w:initials="FL">
    <w:p w14:paraId="49DCF226" w14:textId="77777777" w:rsidR="00653DAC" w:rsidRDefault="00653DAC" w:rsidP="00653DAC">
      <w:pPr>
        <w:pStyle w:val="CommentText"/>
      </w:pPr>
      <w:r>
        <w:rPr>
          <w:rStyle w:val="CommentReference"/>
        </w:rPr>
        <w:annotationRef/>
      </w:r>
      <w:r>
        <w:t>Could have been or was it?</w:t>
      </w:r>
    </w:p>
  </w:comment>
  <w:comment w:id="534" w:author="Florian Lüskow" w:date="2024-08-05T14:35:00Z" w:initials="FL">
    <w:p w14:paraId="406E4CFD" w14:textId="77777777" w:rsidR="000A63F0" w:rsidRDefault="000A63F0" w:rsidP="000A63F0">
      <w:pPr>
        <w:pStyle w:val="CommentText"/>
      </w:pPr>
      <w:r>
        <w:rPr>
          <w:rStyle w:val="CommentReference"/>
        </w:rPr>
        <w:annotationRef/>
      </w:r>
      <w:r>
        <w:t>In the text, T was used in italic font. Here, it is not. Please adjust there or here.</w:t>
      </w:r>
    </w:p>
  </w:comment>
  <w:comment w:id="543" w:author="Florian Lüskow" w:date="2024-08-05T14:36:00Z" w:initials="FL">
    <w:p w14:paraId="5910FEF4" w14:textId="77777777" w:rsidR="00F36E84" w:rsidRDefault="00F36E84" w:rsidP="00F36E84">
      <w:pPr>
        <w:pStyle w:val="CommentText"/>
      </w:pPr>
      <w:r>
        <w:rPr>
          <w:rStyle w:val="CommentReference"/>
        </w:rPr>
        <w:annotationRef/>
      </w:r>
      <w:r>
        <w:t>Not yet explained in the table caption.</w:t>
      </w:r>
    </w:p>
  </w:comment>
  <w:comment w:id="575" w:author="Florian Lüskow" w:date="2024-08-05T14:39:00Z" w:initials="FL">
    <w:p w14:paraId="5F7122E6" w14:textId="77777777" w:rsidR="009A274C" w:rsidRDefault="009A274C" w:rsidP="009A274C">
      <w:pPr>
        <w:pStyle w:val="CommentText"/>
      </w:pPr>
      <w:r>
        <w:rPr>
          <w:rStyle w:val="CommentReference"/>
        </w:rPr>
        <w:annotationRef/>
      </w:r>
      <w:r>
        <w:t>The Scotia Sea should be labelled as we refer to it in the text.</w:t>
      </w:r>
    </w:p>
  </w:comment>
  <w:comment w:id="581" w:author="Florian Lüskow" w:date="2024-08-05T14:40:00Z" w:initials="FL">
    <w:p w14:paraId="0E437245" w14:textId="77777777" w:rsidR="005C7375" w:rsidRDefault="00654A18" w:rsidP="005C7375">
      <w:pPr>
        <w:pStyle w:val="CommentText"/>
      </w:pPr>
      <w:r>
        <w:rPr>
          <w:rStyle w:val="CommentReference"/>
        </w:rPr>
        <w:annotationRef/>
      </w:r>
      <w:r w:rsidR="005C7375">
        <w:t>The latitudes should all have one decimal. Right now, it is jumping between 0 and 1. Also, there is a dash on top of panel B that needs to be omitted. In other plots, there are round brackets for the units - not here though. Adjust.</w:t>
      </w:r>
    </w:p>
  </w:comment>
  <w:comment w:id="594" w:author="Florian Lüskow" w:date="2024-08-05T14:43:00Z" w:initials="FL">
    <w:p w14:paraId="7997A397" w14:textId="77777777" w:rsidR="00BF4A56" w:rsidRDefault="005C7375" w:rsidP="00BF4A56">
      <w:pPr>
        <w:pStyle w:val="CommentText"/>
      </w:pPr>
      <w:r>
        <w:rPr>
          <w:rStyle w:val="CommentReference"/>
        </w:rPr>
        <w:annotationRef/>
      </w:r>
      <w:r w:rsidR="00BF4A56">
        <w:t>In the text, we always refer to ind. m-2, whereas here, everything is standardised to 1000 m-3. This is not consistent and needs to be adjusted.</w:t>
      </w:r>
    </w:p>
    <w:p w14:paraId="496BD4FC" w14:textId="77777777" w:rsidR="00BF4A56" w:rsidRDefault="00BF4A56" w:rsidP="00BF4A56">
      <w:pPr>
        <w:pStyle w:val="CommentText"/>
      </w:pPr>
    </w:p>
    <w:p w14:paraId="48D6AE93" w14:textId="77777777" w:rsidR="00BF4A56" w:rsidRDefault="00BF4A56" w:rsidP="00BF4A56">
      <w:pPr>
        <w:pStyle w:val="CommentText"/>
      </w:pPr>
      <w:r>
        <w:t>In the Stn. 9 panel, the inserted contribution graph is not aligned with Stns. 10 and 14-panel inserts. Please adjust.</w:t>
      </w:r>
    </w:p>
    <w:p w14:paraId="6EF40DDF" w14:textId="77777777" w:rsidR="00BF4A56" w:rsidRDefault="00BF4A56" w:rsidP="00BF4A56">
      <w:pPr>
        <w:pStyle w:val="CommentText"/>
      </w:pPr>
    </w:p>
    <w:p w14:paraId="2938F25C" w14:textId="77777777" w:rsidR="00BF4A56" w:rsidRDefault="00BF4A56" w:rsidP="00BF4A56">
      <w:pPr>
        <w:pStyle w:val="CommentText"/>
      </w:pPr>
      <w:r>
        <w:t>In the text, we only speak of “PF”, whereas here “APF” is used. Not consistent, please correct.</w:t>
      </w:r>
    </w:p>
  </w:comment>
  <w:comment w:id="604" w:author="Florian Lüskow" w:date="2024-08-05T14:45:00Z" w:initials="FL">
    <w:p w14:paraId="28970DF8" w14:textId="77777777" w:rsidR="00B26323" w:rsidRDefault="00B26323" w:rsidP="00B26323">
      <w:pPr>
        <w:pStyle w:val="CommentText"/>
      </w:pPr>
      <w:r>
        <w:rPr>
          <w:rStyle w:val="CommentReference"/>
        </w:rPr>
        <w:annotationRef/>
      </w:r>
      <w:r>
        <w:t>See my comments in Figure 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B74C104" w15:done="0"/>
  <w15:commentEx w15:paraId="1E54B6C6" w15:done="0"/>
  <w15:commentEx w15:paraId="55CF5DDC" w15:done="0"/>
  <w15:commentEx w15:paraId="32DFF8FA" w15:done="0"/>
  <w15:commentEx w15:paraId="1C84E78B" w15:done="0"/>
  <w15:commentEx w15:paraId="1B8EB77D" w15:done="0"/>
  <w15:commentEx w15:paraId="7B5E59D4" w15:done="0"/>
  <w15:commentEx w15:paraId="14688CC1" w15:done="0"/>
  <w15:commentEx w15:paraId="41AF1992" w15:done="0"/>
  <w15:commentEx w15:paraId="2B1E2DDE" w15:done="0"/>
  <w15:commentEx w15:paraId="5827A63D" w15:done="0"/>
  <w15:commentEx w15:paraId="09892860" w15:done="0"/>
  <w15:commentEx w15:paraId="22F68FE6" w15:done="0"/>
  <w15:commentEx w15:paraId="0758FB9C" w15:done="0"/>
  <w15:commentEx w15:paraId="7BFE09AD" w15:done="0"/>
  <w15:commentEx w15:paraId="49DCF226" w15:done="0"/>
  <w15:commentEx w15:paraId="406E4CFD" w15:done="0"/>
  <w15:commentEx w15:paraId="5910FEF4" w15:done="0"/>
  <w15:commentEx w15:paraId="5F7122E6" w15:done="0"/>
  <w15:commentEx w15:paraId="0E437245" w15:done="0"/>
  <w15:commentEx w15:paraId="2938F25C" w15:done="0"/>
  <w15:commentEx w15:paraId="28970D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99D2153" w16cex:dateUtc="2024-08-05T05:59:00Z"/>
  <w16cex:commentExtensible w16cex:durableId="302249DD" w16cex:dateUtc="2024-08-05T06:05:00Z"/>
  <w16cex:commentExtensible w16cex:durableId="27352588" w16cex:dateUtc="2024-08-05T06:11:00Z"/>
  <w16cex:commentExtensible w16cex:durableId="3BB635E9" w16cex:dateUtc="2024-08-05T07:36:00Z"/>
  <w16cex:commentExtensible w16cex:durableId="7B7DEAD1" w16cex:dateUtc="2024-08-05T07:48:00Z"/>
  <w16cex:commentExtensible w16cex:durableId="6F0CD5F8" w16cex:dateUtc="2024-08-05T07:51:00Z"/>
  <w16cex:commentExtensible w16cex:durableId="186BB9D8" w16cex:dateUtc="2024-08-05T08:07:00Z"/>
  <w16cex:commentExtensible w16cex:durableId="3E3BA3BE" w16cex:dateUtc="2024-08-05T08:31:00Z"/>
  <w16cex:commentExtensible w16cex:durableId="5CC62117" w16cex:dateUtc="2024-08-05T08:20:00Z"/>
  <w16cex:commentExtensible w16cex:durableId="266733BB" w16cex:dateUtc="2024-08-05T08:21:00Z"/>
  <w16cex:commentExtensible w16cex:durableId="1EA3A52F" w16cex:dateUtc="2024-08-05T12:09:00Z"/>
  <w16cex:commentExtensible w16cex:durableId="645855B0" w16cex:dateUtc="2024-08-05T12:18:00Z"/>
  <w16cex:commentExtensible w16cex:durableId="4343A76E" w16cex:dateUtc="2024-08-05T12:20:00Z"/>
  <w16cex:commentExtensible w16cex:durableId="66BA7ACC" w16cex:dateUtc="2024-08-05T12:22:00Z"/>
  <w16cex:commentExtensible w16cex:durableId="3596F710" w16cex:dateUtc="2024-08-05T12:23:00Z"/>
  <w16cex:commentExtensible w16cex:durableId="5E0FDA6A" w16cex:dateUtc="2024-08-05T12:25:00Z"/>
  <w16cex:commentExtensible w16cex:durableId="39498E5F" w16cex:dateUtc="2024-08-05T12:35:00Z"/>
  <w16cex:commentExtensible w16cex:durableId="3F31CA31" w16cex:dateUtc="2024-08-05T12:36:00Z"/>
  <w16cex:commentExtensible w16cex:durableId="3977855D" w16cex:dateUtc="2024-08-05T12:39:00Z"/>
  <w16cex:commentExtensible w16cex:durableId="664BA218" w16cex:dateUtc="2024-08-05T12:40:00Z"/>
  <w16cex:commentExtensible w16cex:durableId="4848CD1D" w16cex:dateUtc="2024-08-05T12:43:00Z"/>
  <w16cex:commentExtensible w16cex:durableId="1FB4F124" w16cex:dateUtc="2024-08-05T1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B74C104" w16cid:durableId="099D2153"/>
  <w16cid:commentId w16cid:paraId="1E54B6C6" w16cid:durableId="302249DD"/>
  <w16cid:commentId w16cid:paraId="55CF5DDC" w16cid:durableId="27352588"/>
  <w16cid:commentId w16cid:paraId="32DFF8FA" w16cid:durableId="3BB635E9"/>
  <w16cid:commentId w16cid:paraId="1C84E78B" w16cid:durableId="7B7DEAD1"/>
  <w16cid:commentId w16cid:paraId="1B8EB77D" w16cid:durableId="6F0CD5F8"/>
  <w16cid:commentId w16cid:paraId="7B5E59D4" w16cid:durableId="186BB9D8"/>
  <w16cid:commentId w16cid:paraId="14688CC1" w16cid:durableId="3E3BA3BE"/>
  <w16cid:commentId w16cid:paraId="41AF1992" w16cid:durableId="5CC62117"/>
  <w16cid:commentId w16cid:paraId="2B1E2DDE" w16cid:durableId="266733BB"/>
  <w16cid:commentId w16cid:paraId="5827A63D" w16cid:durableId="1EA3A52F"/>
  <w16cid:commentId w16cid:paraId="09892860" w16cid:durableId="645855B0"/>
  <w16cid:commentId w16cid:paraId="22F68FE6" w16cid:durableId="4343A76E"/>
  <w16cid:commentId w16cid:paraId="0758FB9C" w16cid:durableId="66BA7ACC"/>
  <w16cid:commentId w16cid:paraId="7BFE09AD" w16cid:durableId="3596F710"/>
  <w16cid:commentId w16cid:paraId="49DCF226" w16cid:durableId="5E0FDA6A"/>
  <w16cid:commentId w16cid:paraId="406E4CFD" w16cid:durableId="39498E5F"/>
  <w16cid:commentId w16cid:paraId="5910FEF4" w16cid:durableId="3F31CA31"/>
  <w16cid:commentId w16cid:paraId="5F7122E6" w16cid:durableId="3977855D"/>
  <w16cid:commentId w16cid:paraId="0E437245" w16cid:durableId="664BA218"/>
  <w16cid:commentId w16cid:paraId="2938F25C" w16cid:durableId="4848CD1D"/>
  <w16cid:commentId w16cid:paraId="28970DF8" w16cid:durableId="1FB4F1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BA5657" w14:textId="77777777" w:rsidR="000F3C02" w:rsidRDefault="000F3C02">
      <w:pPr>
        <w:spacing w:after="0" w:line="240" w:lineRule="auto"/>
      </w:pPr>
      <w:r>
        <w:separator/>
      </w:r>
    </w:p>
  </w:endnote>
  <w:endnote w:type="continuationSeparator" w:id="0">
    <w:p w14:paraId="7E3F9863" w14:textId="77777777" w:rsidR="000F3C02" w:rsidRDefault="000F3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670A6" w14:textId="77777777" w:rsidR="00883D72" w:rsidRDefault="00883D7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363B7" w14:textId="77777777" w:rsidR="00883D72" w:rsidRDefault="00883D7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F3BEF1" w14:textId="77777777" w:rsidR="00883D72" w:rsidRDefault="00883D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FE67F2" w14:textId="77777777" w:rsidR="000F3C02" w:rsidRDefault="000F3C02">
      <w:pPr>
        <w:spacing w:after="0" w:line="240" w:lineRule="auto"/>
      </w:pPr>
      <w:r>
        <w:separator/>
      </w:r>
    </w:p>
  </w:footnote>
  <w:footnote w:type="continuationSeparator" w:id="0">
    <w:p w14:paraId="767AE163" w14:textId="77777777" w:rsidR="000F3C02" w:rsidRDefault="000F3C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DBFF9" w14:textId="77777777" w:rsidR="00883D72" w:rsidRDefault="00883D7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47577" w14:textId="77777777" w:rsidR="00883D72" w:rsidRDefault="00883D7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3D6CD1" w14:textId="77777777" w:rsidR="00883D72" w:rsidRDefault="00883D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624E6"/>
    <w:multiLevelType w:val="hybridMultilevel"/>
    <w:tmpl w:val="9D88DA1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21993240"/>
    <w:multiLevelType w:val="hybridMultilevel"/>
    <w:tmpl w:val="054CA98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67F26D04"/>
    <w:multiLevelType w:val="hybridMultilevel"/>
    <w:tmpl w:val="25DA662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76666D5"/>
    <w:multiLevelType w:val="hybridMultilevel"/>
    <w:tmpl w:val="883AA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0371480">
    <w:abstractNumId w:val="1"/>
  </w:num>
  <w:num w:numId="2" w16cid:durableId="1640770976">
    <w:abstractNumId w:val="2"/>
  </w:num>
  <w:num w:numId="3" w16cid:durableId="1684740250">
    <w:abstractNumId w:val="0"/>
  </w:num>
  <w:num w:numId="4" w16cid:durableId="74071702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lorian Lüskow">
    <w15:presenceInfo w15:providerId="Windows Live" w15:userId="70157fb3c4b96a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4C2"/>
    <w:rsid w:val="000011D3"/>
    <w:rsid w:val="00002F47"/>
    <w:rsid w:val="00003427"/>
    <w:rsid w:val="00004AB1"/>
    <w:rsid w:val="00004BD7"/>
    <w:rsid w:val="00015B31"/>
    <w:rsid w:val="00021FFF"/>
    <w:rsid w:val="00030DA1"/>
    <w:rsid w:val="00031D58"/>
    <w:rsid w:val="00032865"/>
    <w:rsid w:val="00036D0C"/>
    <w:rsid w:val="00041DF8"/>
    <w:rsid w:val="000472A3"/>
    <w:rsid w:val="000535C7"/>
    <w:rsid w:val="000537BF"/>
    <w:rsid w:val="00055317"/>
    <w:rsid w:val="0008738B"/>
    <w:rsid w:val="00090391"/>
    <w:rsid w:val="00091559"/>
    <w:rsid w:val="000A271E"/>
    <w:rsid w:val="000A63F0"/>
    <w:rsid w:val="000B20F3"/>
    <w:rsid w:val="000B30D5"/>
    <w:rsid w:val="000C79B8"/>
    <w:rsid w:val="000D09D6"/>
    <w:rsid w:val="000D21A1"/>
    <w:rsid w:val="000D29F6"/>
    <w:rsid w:val="000D3970"/>
    <w:rsid w:val="000D4490"/>
    <w:rsid w:val="000E19DF"/>
    <w:rsid w:val="000E2010"/>
    <w:rsid w:val="000F0EE5"/>
    <w:rsid w:val="000F15C2"/>
    <w:rsid w:val="000F3C02"/>
    <w:rsid w:val="000F7AFF"/>
    <w:rsid w:val="00105747"/>
    <w:rsid w:val="00107A85"/>
    <w:rsid w:val="00112AAE"/>
    <w:rsid w:val="001262FA"/>
    <w:rsid w:val="00135CAE"/>
    <w:rsid w:val="00140CBD"/>
    <w:rsid w:val="00151D31"/>
    <w:rsid w:val="00152E1C"/>
    <w:rsid w:val="0016753A"/>
    <w:rsid w:val="001704BF"/>
    <w:rsid w:val="00175528"/>
    <w:rsid w:val="00175E59"/>
    <w:rsid w:val="0017744C"/>
    <w:rsid w:val="00180AB9"/>
    <w:rsid w:val="001873E7"/>
    <w:rsid w:val="001903D9"/>
    <w:rsid w:val="0019331D"/>
    <w:rsid w:val="001972AB"/>
    <w:rsid w:val="001A0963"/>
    <w:rsid w:val="001A4E85"/>
    <w:rsid w:val="001A5988"/>
    <w:rsid w:val="001B0FEF"/>
    <w:rsid w:val="001B1AD0"/>
    <w:rsid w:val="001B2EAF"/>
    <w:rsid w:val="001C172C"/>
    <w:rsid w:val="001C788A"/>
    <w:rsid w:val="001C7F85"/>
    <w:rsid w:val="001D066D"/>
    <w:rsid w:val="001D0DA4"/>
    <w:rsid w:val="001D1267"/>
    <w:rsid w:val="001F0702"/>
    <w:rsid w:val="001F0F14"/>
    <w:rsid w:val="001F556D"/>
    <w:rsid w:val="001F6EBD"/>
    <w:rsid w:val="001F78A6"/>
    <w:rsid w:val="00201F6E"/>
    <w:rsid w:val="0020613A"/>
    <w:rsid w:val="0020696E"/>
    <w:rsid w:val="00207FE6"/>
    <w:rsid w:val="00220DF4"/>
    <w:rsid w:val="00222F20"/>
    <w:rsid w:val="00223B4F"/>
    <w:rsid w:val="0022530A"/>
    <w:rsid w:val="00230789"/>
    <w:rsid w:val="002325E9"/>
    <w:rsid w:val="0023621A"/>
    <w:rsid w:val="0024747D"/>
    <w:rsid w:val="002477C4"/>
    <w:rsid w:val="002501A3"/>
    <w:rsid w:val="00252738"/>
    <w:rsid w:val="0025416F"/>
    <w:rsid w:val="00255BA1"/>
    <w:rsid w:val="002563BE"/>
    <w:rsid w:val="00264C6E"/>
    <w:rsid w:val="0026632E"/>
    <w:rsid w:val="00266CEB"/>
    <w:rsid w:val="00267F3C"/>
    <w:rsid w:val="002908E1"/>
    <w:rsid w:val="0029120A"/>
    <w:rsid w:val="0029134C"/>
    <w:rsid w:val="002A2D67"/>
    <w:rsid w:val="002A51E9"/>
    <w:rsid w:val="002A70DA"/>
    <w:rsid w:val="002B7F2D"/>
    <w:rsid w:val="002C340E"/>
    <w:rsid w:val="002C3C82"/>
    <w:rsid w:val="002C581B"/>
    <w:rsid w:val="002C64F3"/>
    <w:rsid w:val="002C73CC"/>
    <w:rsid w:val="002D63CD"/>
    <w:rsid w:val="002D7D42"/>
    <w:rsid w:val="002E09D6"/>
    <w:rsid w:val="002E0FD7"/>
    <w:rsid w:val="002E1661"/>
    <w:rsid w:val="002E33C9"/>
    <w:rsid w:val="002E48D8"/>
    <w:rsid w:val="00300632"/>
    <w:rsid w:val="00300F2D"/>
    <w:rsid w:val="0031714F"/>
    <w:rsid w:val="00320520"/>
    <w:rsid w:val="00326E4E"/>
    <w:rsid w:val="003277BE"/>
    <w:rsid w:val="00333A5C"/>
    <w:rsid w:val="003373FD"/>
    <w:rsid w:val="00337A2B"/>
    <w:rsid w:val="00341309"/>
    <w:rsid w:val="00341458"/>
    <w:rsid w:val="003436A9"/>
    <w:rsid w:val="00356940"/>
    <w:rsid w:val="00360B5F"/>
    <w:rsid w:val="00363F75"/>
    <w:rsid w:val="0037346F"/>
    <w:rsid w:val="00375C13"/>
    <w:rsid w:val="00382583"/>
    <w:rsid w:val="003874ED"/>
    <w:rsid w:val="003A0DB6"/>
    <w:rsid w:val="003B2F59"/>
    <w:rsid w:val="003C260D"/>
    <w:rsid w:val="003C5761"/>
    <w:rsid w:val="003E7DBA"/>
    <w:rsid w:val="003E7E43"/>
    <w:rsid w:val="003F5DEF"/>
    <w:rsid w:val="00400442"/>
    <w:rsid w:val="00400811"/>
    <w:rsid w:val="00403ACD"/>
    <w:rsid w:val="00405815"/>
    <w:rsid w:val="00406987"/>
    <w:rsid w:val="00406CFF"/>
    <w:rsid w:val="00413240"/>
    <w:rsid w:val="00413CA2"/>
    <w:rsid w:val="00417556"/>
    <w:rsid w:val="00421C58"/>
    <w:rsid w:val="00421EC1"/>
    <w:rsid w:val="00424642"/>
    <w:rsid w:val="004273CF"/>
    <w:rsid w:val="00427423"/>
    <w:rsid w:val="00433628"/>
    <w:rsid w:val="004458CD"/>
    <w:rsid w:val="00445A49"/>
    <w:rsid w:val="00445BA5"/>
    <w:rsid w:val="004514C2"/>
    <w:rsid w:val="00462423"/>
    <w:rsid w:val="004657BD"/>
    <w:rsid w:val="00466021"/>
    <w:rsid w:val="00473932"/>
    <w:rsid w:val="0047501A"/>
    <w:rsid w:val="00487331"/>
    <w:rsid w:val="004932E2"/>
    <w:rsid w:val="004954B5"/>
    <w:rsid w:val="004A0B49"/>
    <w:rsid w:val="004A41FF"/>
    <w:rsid w:val="004A49D8"/>
    <w:rsid w:val="004C6CFB"/>
    <w:rsid w:val="004C74E0"/>
    <w:rsid w:val="004D023B"/>
    <w:rsid w:val="004D0AB9"/>
    <w:rsid w:val="004D71C5"/>
    <w:rsid w:val="004E5A30"/>
    <w:rsid w:val="004E667A"/>
    <w:rsid w:val="004F1D19"/>
    <w:rsid w:val="004F2153"/>
    <w:rsid w:val="00501A44"/>
    <w:rsid w:val="005051B7"/>
    <w:rsid w:val="00505C6A"/>
    <w:rsid w:val="0051187F"/>
    <w:rsid w:val="005145B0"/>
    <w:rsid w:val="00520891"/>
    <w:rsid w:val="005221A7"/>
    <w:rsid w:val="00533B17"/>
    <w:rsid w:val="005429E8"/>
    <w:rsid w:val="0054453F"/>
    <w:rsid w:val="005449B6"/>
    <w:rsid w:val="00544B83"/>
    <w:rsid w:val="0054548E"/>
    <w:rsid w:val="005520A5"/>
    <w:rsid w:val="00560A98"/>
    <w:rsid w:val="00576945"/>
    <w:rsid w:val="005772C0"/>
    <w:rsid w:val="00577A60"/>
    <w:rsid w:val="00580026"/>
    <w:rsid w:val="005842D7"/>
    <w:rsid w:val="00594F1C"/>
    <w:rsid w:val="00596F91"/>
    <w:rsid w:val="005A3E18"/>
    <w:rsid w:val="005B745C"/>
    <w:rsid w:val="005C3949"/>
    <w:rsid w:val="005C7375"/>
    <w:rsid w:val="005D5B23"/>
    <w:rsid w:val="005D72A2"/>
    <w:rsid w:val="005E1CA1"/>
    <w:rsid w:val="005E47CC"/>
    <w:rsid w:val="005E4D1E"/>
    <w:rsid w:val="005F203D"/>
    <w:rsid w:val="005F4BE1"/>
    <w:rsid w:val="00600E1B"/>
    <w:rsid w:val="00610C94"/>
    <w:rsid w:val="0061200B"/>
    <w:rsid w:val="00616505"/>
    <w:rsid w:val="006227D4"/>
    <w:rsid w:val="00622981"/>
    <w:rsid w:val="00623FC8"/>
    <w:rsid w:val="00625D94"/>
    <w:rsid w:val="00630A9A"/>
    <w:rsid w:val="00635025"/>
    <w:rsid w:val="00636346"/>
    <w:rsid w:val="00644678"/>
    <w:rsid w:val="00651C7D"/>
    <w:rsid w:val="00653DAC"/>
    <w:rsid w:val="00654A18"/>
    <w:rsid w:val="006551A8"/>
    <w:rsid w:val="00673498"/>
    <w:rsid w:val="0067416B"/>
    <w:rsid w:val="00683399"/>
    <w:rsid w:val="0068430A"/>
    <w:rsid w:val="00691415"/>
    <w:rsid w:val="0069788A"/>
    <w:rsid w:val="006A5CE2"/>
    <w:rsid w:val="006B7422"/>
    <w:rsid w:val="006C047C"/>
    <w:rsid w:val="006C099A"/>
    <w:rsid w:val="006C1411"/>
    <w:rsid w:val="006C1A79"/>
    <w:rsid w:val="006D3CA1"/>
    <w:rsid w:val="006E586F"/>
    <w:rsid w:val="006F64F3"/>
    <w:rsid w:val="0071083B"/>
    <w:rsid w:val="0072141F"/>
    <w:rsid w:val="00724A45"/>
    <w:rsid w:val="00732B7C"/>
    <w:rsid w:val="007333A3"/>
    <w:rsid w:val="00735768"/>
    <w:rsid w:val="007411B7"/>
    <w:rsid w:val="00741FD7"/>
    <w:rsid w:val="00747386"/>
    <w:rsid w:val="00752C0C"/>
    <w:rsid w:val="00760CBE"/>
    <w:rsid w:val="007660D7"/>
    <w:rsid w:val="00770B9A"/>
    <w:rsid w:val="0077457A"/>
    <w:rsid w:val="00783D74"/>
    <w:rsid w:val="0078404B"/>
    <w:rsid w:val="007910A9"/>
    <w:rsid w:val="007A4675"/>
    <w:rsid w:val="007A4AFB"/>
    <w:rsid w:val="007A792B"/>
    <w:rsid w:val="007B184B"/>
    <w:rsid w:val="007C2981"/>
    <w:rsid w:val="007C3DBA"/>
    <w:rsid w:val="007C4242"/>
    <w:rsid w:val="007D195A"/>
    <w:rsid w:val="007D4C10"/>
    <w:rsid w:val="007E3C58"/>
    <w:rsid w:val="007E7A52"/>
    <w:rsid w:val="007F2172"/>
    <w:rsid w:val="007F225E"/>
    <w:rsid w:val="007F2529"/>
    <w:rsid w:val="007F4A39"/>
    <w:rsid w:val="007F64C0"/>
    <w:rsid w:val="008017A8"/>
    <w:rsid w:val="00813B6C"/>
    <w:rsid w:val="00815898"/>
    <w:rsid w:val="00816118"/>
    <w:rsid w:val="00821B27"/>
    <w:rsid w:val="00821F97"/>
    <w:rsid w:val="0082225A"/>
    <w:rsid w:val="008224AE"/>
    <w:rsid w:val="00823054"/>
    <w:rsid w:val="008247E6"/>
    <w:rsid w:val="00827195"/>
    <w:rsid w:val="00831806"/>
    <w:rsid w:val="008369D5"/>
    <w:rsid w:val="008417E0"/>
    <w:rsid w:val="00852B8A"/>
    <w:rsid w:val="008559EF"/>
    <w:rsid w:val="00865F86"/>
    <w:rsid w:val="00870BC3"/>
    <w:rsid w:val="00877A39"/>
    <w:rsid w:val="008813A0"/>
    <w:rsid w:val="00883D72"/>
    <w:rsid w:val="0088529A"/>
    <w:rsid w:val="008866CC"/>
    <w:rsid w:val="00886C80"/>
    <w:rsid w:val="008873CF"/>
    <w:rsid w:val="00890C10"/>
    <w:rsid w:val="008A65AC"/>
    <w:rsid w:val="008B180D"/>
    <w:rsid w:val="008B1A6D"/>
    <w:rsid w:val="008B402F"/>
    <w:rsid w:val="008D4D2A"/>
    <w:rsid w:val="008D4EFC"/>
    <w:rsid w:val="008D72BD"/>
    <w:rsid w:val="008F0A94"/>
    <w:rsid w:val="008F4382"/>
    <w:rsid w:val="008F4B6C"/>
    <w:rsid w:val="009072E9"/>
    <w:rsid w:val="00907CBF"/>
    <w:rsid w:val="00913A68"/>
    <w:rsid w:val="0091698E"/>
    <w:rsid w:val="00917BDE"/>
    <w:rsid w:val="00922815"/>
    <w:rsid w:val="00925CC8"/>
    <w:rsid w:val="00932853"/>
    <w:rsid w:val="00933E56"/>
    <w:rsid w:val="0093461A"/>
    <w:rsid w:val="00936D2F"/>
    <w:rsid w:val="00941D20"/>
    <w:rsid w:val="009432E6"/>
    <w:rsid w:val="00945C0B"/>
    <w:rsid w:val="009461CF"/>
    <w:rsid w:val="00946E0C"/>
    <w:rsid w:val="00947A88"/>
    <w:rsid w:val="009523B2"/>
    <w:rsid w:val="00954D99"/>
    <w:rsid w:val="00960CE2"/>
    <w:rsid w:val="009703EC"/>
    <w:rsid w:val="00970495"/>
    <w:rsid w:val="00972E15"/>
    <w:rsid w:val="00975460"/>
    <w:rsid w:val="00980304"/>
    <w:rsid w:val="00981DDA"/>
    <w:rsid w:val="009845CE"/>
    <w:rsid w:val="00984E15"/>
    <w:rsid w:val="00987175"/>
    <w:rsid w:val="00987EAE"/>
    <w:rsid w:val="009910F0"/>
    <w:rsid w:val="00993483"/>
    <w:rsid w:val="00997469"/>
    <w:rsid w:val="009A0655"/>
    <w:rsid w:val="009A274C"/>
    <w:rsid w:val="009A45C3"/>
    <w:rsid w:val="009A4C07"/>
    <w:rsid w:val="009A66A8"/>
    <w:rsid w:val="009A78F9"/>
    <w:rsid w:val="009A7F5F"/>
    <w:rsid w:val="009B50BD"/>
    <w:rsid w:val="009B7BBD"/>
    <w:rsid w:val="009C39B2"/>
    <w:rsid w:val="009C7CA9"/>
    <w:rsid w:val="009D0E45"/>
    <w:rsid w:val="009D25BE"/>
    <w:rsid w:val="009D2EBB"/>
    <w:rsid w:val="009D3644"/>
    <w:rsid w:val="009D40F3"/>
    <w:rsid w:val="009E1AF4"/>
    <w:rsid w:val="009F04D9"/>
    <w:rsid w:val="009F1531"/>
    <w:rsid w:val="00A00042"/>
    <w:rsid w:val="00A038FB"/>
    <w:rsid w:val="00A16063"/>
    <w:rsid w:val="00A2013D"/>
    <w:rsid w:val="00A3396A"/>
    <w:rsid w:val="00A347B9"/>
    <w:rsid w:val="00A35CEC"/>
    <w:rsid w:val="00A42676"/>
    <w:rsid w:val="00A44309"/>
    <w:rsid w:val="00A451F0"/>
    <w:rsid w:val="00A45D1B"/>
    <w:rsid w:val="00A50FB3"/>
    <w:rsid w:val="00A51BEF"/>
    <w:rsid w:val="00A60775"/>
    <w:rsid w:val="00A60BD8"/>
    <w:rsid w:val="00A60E2B"/>
    <w:rsid w:val="00A62181"/>
    <w:rsid w:val="00A65A3A"/>
    <w:rsid w:val="00A73A6A"/>
    <w:rsid w:val="00A772DF"/>
    <w:rsid w:val="00A821D3"/>
    <w:rsid w:val="00A850D6"/>
    <w:rsid w:val="00A91F92"/>
    <w:rsid w:val="00A925D4"/>
    <w:rsid w:val="00A94E7A"/>
    <w:rsid w:val="00AA0766"/>
    <w:rsid w:val="00AA4D6A"/>
    <w:rsid w:val="00AA5C73"/>
    <w:rsid w:val="00AB1042"/>
    <w:rsid w:val="00AB2248"/>
    <w:rsid w:val="00AB2B87"/>
    <w:rsid w:val="00AB478F"/>
    <w:rsid w:val="00AB5665"/>
    <w:rsid w:val="00AC397F"/>
    <w:rsid w:val="00AC3EA4"/>
    <w:rsid w:val="00AC534A"/>
    <w:rsid w:val="00AC5D5F"/>
    <w:rsid w:val="00AC750C"/>
    <w:rsid w:val="00AD2176"/>
    <w:rsid w:val="00AD4422"/>
    <w:rsid w:val="00AE0D00"/>
    <w:rsid w:val="00AE1143"/>
    <w:rsid w:val="00AE711E"/>
    <w:rsid w:val="00AF181F"/>
    <w:rsid w:val="00AF7179"/>
    <w:rsid w:val="00AF72D5"/>
    <w:rsid w:val="00B055BE"/>
    <w:rsid w:val="00B1114D"/>
    <w:rsid w:val="00B12FBB"/>
    <w:rsid w:val="00B145BB"/>
    <w:rsid w:val="00B17B0D"/>
    <w:rsid w:val="00B2322E"/>
    <w:rsid w:val="00B251FF"/>
    <w:rsid w:val="00B26323"/>
    <w:rsid w:val="00B26412"/>
    <w:rsid w:val="00B30880"/>
    <w:rsid w:val="00B32582"/>
    <w:rsid w:val="00B33270"/>
    <w:rsid w:val="00B471AA"/>
    <w:rsid w:val="00B5050C"/>
    <w:rsid w:val="00B56BBA"/>
    <w:rsid w:val="00B61396"/>
    <w:rsid w:val="00B66A54"/>
    <w:rsid w:val="00B759E5"/>
    <w:rsid w:val="00B80C17"/>
    <w:rsid w:val="00B83772"/>
    <w:rsid w:val="00B83A16"/>
    <w:rsid w:val="00B87619"/>
    <w:rsid w:val="00B92C8D"/>
    <w:rsid w:val="00B94D42"/>
    <w:rsid w:val="00B96036"/>
    <w:rsid w:val="00BA004F"/>
    <w:rsid w:val="00BA33CA"/>
    <w:rsid w:val="00BA5D9B"/>
    <w:rsid w:val="00BA7702"/>
    <w:rsid w:val="00BB6556"/>
    <w:rsid w:val="00BB6D2A"/>
    <w:rsid w:val="00BC3D50"/>
    <w:rsid w:val="00BC3DCE"/>
    <w:rsid w:val="00BD30EF"/>
    <w:rsid w:val="00BD67B6"/>
    <w:rsid w:val="00BD7342"/>
    <w:rsid w:val="00BE037B"/>
    <w:rsid w:val="00BE2E0E"/>
    <w:rsid w:val="00BF4A56"/>
    <w:rsid w:val="00BF51C9"/>
    <w:rsid w:val="00C00C94"/>
    <w:rsid w:val="00C00CE0"/>
    <w:rsid w:val="00C11CA8"/>
    <w:rsid w:val="00C139AA"/>
    <w:rsid w:val="00C20802"/>
    <w:rsid w:val="00C214EB"/>
    <w:rsid w:val="00C22D2D"/>
    <w:rsid w:val="00C32699"/>
    <w:rsid w:val="00C32FC2"/>
    <w:rsid w:val="00C3458C"/>
    <w:rsid w:val="00C35C6D"/>
    <w:rsid w:val="00C35EE1"/>
    <w:rsid w:val="00C425D3"/>
    <w:rsid w:val="00C4287D"/>
    <w:rsid w:val="00C42B31"/>
    <w:rsid w:val="00C44587"/>
    <w:rsid w:val="00C4692B"/>
    <w:rsid w:val="00C50F70"/>
    <w:rsid w:val="00C51B53"/>
    <w:rsid w:val="00C54788"/>
    <w:rsid w:val="00C65AB4"/>
    <w:rsid w:val="00C72611"/>
    <w:rsid w:val="00C75307"/>
    <w:rsid w:val="00C774E3"/>
    <w:rsid w:val="00C83223"/>
    <w:rsid w:val="00C83F2D"/>
    <w:rsid w:val="00C841DD"/>
    <w:rsid w:val="00C85F7D"/>
    <w:rsid w:val="00C90240"/>
    <w:rsid w:val="00CA0644"/>
    <w:rsid w:val="00CA7515"/>
    <w:rsid w:val="00CB4E39"/>
    <w:rsid w:val="00CC4B80"/>
    <w:rsid w:val="00CC52A4"/>
    <w:rsid w:val="00CD10D9"/>
    <w:rsid w:val="00CD4B37"/>
    <w:rsid w:val="00CD51AE"/>
    <w:rsid w:val="00CD686A"/>
    <w:rsid w:val="00CE10B6"/>
    <w:rsid w:val="00CE7387"/>
    <w:rsid w:val="00CF7607"/>
    <w:rsid w:val="00D00CBC"/>
    <w:rsid w:val="00D0156F"/>
    <w:rsid w:val="00D01C0C"/>
    <w:rsid w:val="00D026B6"/>
    <w:rsid w:val="00D04179"/>
    <w:rsid w:val="00D10C3B"/>
    <w:rsid w:val="00D116B7"/>
    <w:rsid w:val="00D12FA9"/>
    <w:rsid w:val="00D2256B"/>
    <w:rsid w:val="00D255FC"/>
    <w:rsid w:val="00D339FD"/>
    <w:rsid w:val="00D3556B"/>
    <w:rsid w:val="00D3679C"/>
    <w:rsid w:val="00D4509B"/>
    <w:rsid w:val="00D47CE5"/>
    <w:rsid w:val="00D50445"/>
    <w:rsid w:val="00D615C1"/>
    <w:rsid w:val="00D63E66"/>
    <w:rsid w:val="00D661E0"/>
    <w:rsid w:val="00D676A4"/>
    <w:rsid w:val="00D75A4B"/>
    <w:rsid w:val="00D77C3E"/>
    <w:rsid w:val="00D80240"/>
    <w:rsid w:val="00D952ED"/>
    <w:rsid w:val="00DA2FD5"/>
    <w:rsid w:val="00DA56A1"/>
    <w:rsid w:val="00DA5E62"/>
    <w:rsid w:val="00DC3B62"/>
    <w:rsid w:val="00DC59FE"/>
    <w:rsid w:val="00DD17D7"/>
    <w:rsid w:val="00DD4897"/>
    <w:rsid w:val="00DD4B98"/>
    <w:rsid w:val="00DE42DC"/>
    <w:rsid w:val="00DE592E"/>
    <w:rsid w:val="00DE76D6"/>
    <w:rsid w:val="00DF01D5"/>
    <w:rsid w:val="00DF16A1"/>
    <w:rsid w:val="00DF4338"/>
    <w:rsid w:val="00DF60F3"/>
    <w:rsid w:val="00E01630"/>
    <w:rsid w:val="00E0783F"/>
    <w:rsid w:val="00E16C25"/>
    <w:rsid w:val="00E308D9"/>
    <w:rsid w:val="00E325A8"/>
    <w:rsid w:val="00E33CD3"/>
    <w:rsid w:val="00E35DA7"/>
    <w:rsid w:val="00E624A0"/>
    <w:rsid w:val="00E645A1"/>
    <w:rsid w:val="00E67D1E"/>
    <w:rsid w:val="00E7170F"/>
    <w:rsid w:val="00E772C2"/>
    <w:rsid w:val="00E81C17"/>
    <w:rsid w:val="00E8432A"/>
    <w:rsid w:val="00E85FDE"/>
    <w:rsid w:val="00E91A57"/>
    <w:rsid w:val="00EA4AE9"/>
    <w:rsid w:val="00EB39A5"/>
    <w:rsid w:val="00EB6D04"/>
    <w:rsid w:val="00EB79F5"/>
    <w:rsid w:val="00EC1E34"/>
    <w:rsid w:val="00EC217C"/>
    <w:rsid w:val="00ED37D7"/>
    <w:rsid w:val="00ED4EA7"/>
    <w:rsid w:val="00EF0456"/>
    <w:rsid w:val="00EF0A5E"/>
    <w:rsid w:val="00EF1984"/>
    <w:rsid w:val="00EF4E7F"/>
    <w:rsid w:val="00EF7FDD"/>
    <w:rsid w:val="00F008E8"/>
    <w:rsid w:val="00F00CA8"/>
    <w:rsid w:val="00F12995"/>
    <w:rsid w:val="00F2744D"/>
    <w:rsid w:val="00F27F0F"/>
    <w:rsid w:val="00F3636A"/>
    <w:rsid w:val="00F36E84"/>
    <w:rsid w:val="00F44D2A"/>
    <w:rsid w:val="00F46769"/>
    <w:rsid w:val="00F47270"/>
    <w:rsid w:val="00F53D8A"/>
    <w:rsid w:val="00F54DF6"/>
    <w:rsid w:val="00F61D20"/>
    <w:rsid w:val="00F67653"/>
    <w:rsid w:val="00F70509"/>
    <w:rsid w:val="00F73BA7"/>
    <w:rsid w:val="00F75AB7"/>
    <w:rsid w:val="00F764F8"/>
    <w:rsid w:val="00F80DCA"/>
    <w:rsid w:val="00F82E08"/>
    <w:rsid w:val="00F844B0"/>
    <w:rsid w:val="00F86AFE"/>
    <w:rsid w:val="00F916BA"/>
    <w:rsid w:val="00F93E43"/>
    <w:rsid w:val="00F95777"/>
    <w:rsid w:val="00FA0BBF"/>
    <w:rsid w:val="00FA2B45"/>
    <w:rsid w:val="00FA45DF"/>
    <w:rsid w:val="00FA46B5"/>
    <w:rsid w:val="00FB4293"/>
    <w:rsid w:val="00FD6113"/>
    <w:rsid w:val="00FD7CB0"/>
    <w:rsid w:val="00FE15BE"/>
    <w:rsid w:val="00FE44F6"/>
    <w:rsid w:val="00FE5162"/>
    <w:rsid w:val="00FE5E57"/>
    <w:rsid w:val="00FE7A80"/>
    <w:rsid w:val="00FF025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84CC36"/>
  <w15:docId w15:val="{42ADC8F7-330E-4064-BE64-F82B042AD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52E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2E1C"/>
    <w:rPr>
      <w:rFonts w:ascii="Segoe UI" w:hAnsi="Segoe UI" w:cs="Segoe UI"/>
      <w:sz w:val="18"/>
      <w:szCs w:val="18"/>
    </w:rPr>
  </w:style>
  <w:style w:type="paragraph" w:styleId="ListParagraph">
    <w:name w:val="List Paragraph"/>
    <w:basedOn w:val="Normal"/>
    <w:uiPriority w:val="34"/>
    <w:qFormat/>
    <w:rsid w:val="006C1411"/>
    <w:pPr>
      <w:ind w:left="720"/>
      <w:contextualSpacing/>
    </w:pPr>
  </w:style>
  <w:style w:type="paragraph" w:styleId="CommentSubject">
    <w:name w:val="annotation subject"/>
    <w:basedOn w:val="CommentText"/>
    <w:next w:val="CommentText"/>
    <w:link w:val="CommentSubjectChar"/>
    <w:uiPriority w:val="99"/>
    <w:semiHidden/>
    <w:unhideWhenUsed/>
    <w:rsid w:val="003436A9"/>
    <w:rPr>
      <w:b/>
      <w:bCs/>
    </w:rPr>
  </w:style>
  <w:style w:type="character" w:customStyle="1" w:styleId="CommentSubjectChar">
    <w:name w:val="Comment Subject Char"/>
    <w:basedOn w:val="CommentTextChar"/>
    <w:link w:val="CommentSubject"/>
    <w:uiPriority w:val="99"/>
    <w:semiHidden/>
    <w:rsid w:val="003436A9"/>
    <w:rPr>
      <w:b/>
      <w:bCs/>
      <w:sz w:val="20"/>
      <w:szCs w:val="20"/>
    </w:rPr>
  </w:style>
  <w:style w:type="paragraph" w:styleId="Revision">
    <w:name w:val="Revision"/>
    <w:hidden/>
    <w:uiPriority w:val="99"/>
    <w:semiHidden/>
    <w:rsid w:val="003436A9"/>
    <w:pPr>
      <w:spacing w:after="0" w:line="240" w:lineRule="auto"/>
    </w:pPr>
  </w:style>
  <w:style w:type="table" w:styleId="TableGrid">
    <w:name w:val="Table Grid"/>
    <w:basedOn w:val="TableNormal"/>
    <w:uiPriority w:val="39"/>
    <w:rsid w:val="00886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E09D6"/>
    <w:rPr>
      <w:color w:val="0563C1" w:themeColor="hyperlink"/>
      <w:u w:val="single"/>
    </w:rPr>
  </w:style>
  <w:style w:type="character" w:customStyle="1" w:styleId="UnresolvedMention1">
    <w:name w:val="Unresolved Mention1"/>
    <w:basedOn w:val="DefaultParagraphFont"/>
    <w:uiPriority w:val="99"/>
    <w:semiHidden/>
    <w:unhideWhenUsed/>
    <w:rsid w:val="00BD67B6"/>
    <w:rPr>
      <w:color w:val="605E5C"/>
      <w:shd w:val="clear" w:color="auto" w:fill="E1DFDD"/>
    </w:rPr>
  </w:style>
  <w:style w:type="character" w:styleId="PlaceholderText">
    <w:name w:val="Placeholder Text"/>
    <w:basedOn w:val="DefaultParagraphFont"/>
    <w:uiPriority w:val="99"/>
    <w:semiHidden/>
    <w:rsid w:val="0058002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50499">
      <w:bodyDiv w:val="1"/>
      <w:marLeft w:val="0"/>
      <w:marRight w:val="0"/>
      <w:marTop w:val="0"/>
      <w:marBottom w:val="0"/>
      <w:divBdr>
        <w:top w:val="none" w:sz="0" w:space="0" w:color="auto"/>
        <w:left w:val="none" w:sz="0" w:space="0" w:color="auto"/>
        <w:bottom w:val="none" w:sz="0" w:space="0" w:color="auto"/>
        <w:right w:val="none" w:sz="0" w:space="0" w:color="auto"/>
      </w:divBdr>
    </w:div>
    <w:div w:id="83034334">
      <w:bodyDiv w:val="1"/>
      <w:marLeft w:val="0"/>
      <w:marRight w:val="0"/>
      <w:marTop w:val="0"/>
      <w:marBottom w:val="0"/>
      <w:divBdr>
        <w:top w:val="none" w:sz="0" w:space="0" w:color="auto"/>
        <w:left w:val="none" w:sz="0" w:space="0" w:color="auto"/>
        <w:bottom w:val="none" w:sz="0" w:space="0" w:color="auto"/>
        <w:right w:val="none" w:sz="0" w:space="0" w:color="auto"/>
      </w:divBdr>
    </w:div>
    <w:div w:id="151526899">
      <w:bodyDiv w:val="1"/>
      <w:marLeft w:val="0"/>
      <w:marRight w:val="0"/>
      <w:marTop w:val="0"/>
      <w:marBottom w:val="0"/>
      <w:divBdr>
        <w:top w:val="none" w:sz="0" w:space="0" w:color="auto"/>
        <w:left w:val="none" w:sz="0" w:space="0" w:color="auto"/>
        <w:bottom w:val="none" w:sz="0" w:space="0" w:color="auto"/>
        <w:right w:val="none" w:sz="0" w:space="0" w:color="auto"/>
      </w:divBdr>
    </w:div>
    <w:div w:id="170032555">
      <w:bodyDiv w:val="1"/>
      <w:marLeft w:val="0"/>
      <w:marRight w:val="0"/>
      <w:marTop w:val="0"/>
      <w:marBottom w:val="0"/>
      <w:divBdr>
        <w:top w:val="none" w:sz="0" w:space="0" w:color="auto"/>
        <w:left w:val="none" w:sz="0" w:space="0" w:color="auto"/>
        <w:bottom w:val="none" w:sz="0" w:space="0" w:color="auto"/>
        <w:right w:val="none" w:sz="0" w:space="0" w:color="auto"/>
      </w:divBdr>
    </w:div>
    <w:div w:id="177357385">
      <w:bodyDiv w:val="1"/>
      <w:marLeft w:val="0"/>
      <w:marRight w:val="0"/>
      <w:marTop w:val="0"/>
      <w:marBottom w:val="0"/>
      <w:divBdr>
        <w:top w:val="none" w:sz="0" w:space="0" w:color="auto"/>
        <w:left w:val="none" w:sz="0" w:space="0" w:color="auto"/>
        <w:bottom w:val="none" w:sz="0" w:space="0" w:color="auto"/>
        <w:right w:val="none" w:sz="0" w:space="0" w:color="auto"/>
      </w:divBdr>
    </w:div>
    <w:div w:id="183905662">
      <w:bodyDiv w:val="1"/>
      <w:marLeft w:val="0"/>
      <w:marRight w:val="0"/>
      <w:marTop w:val="0"/>
      <w:marBottom w:val="0"/>
      <w:divBdr>
        <w:top w:val="none" w:sz="0" w:space="0" w:color="auto"/>
        <w:left w:val="none" w:sz="0" w:space="0" w:color="auto"/>
        <w:bottom w:val="none" w:sz="0" w:space="0" w:color="auto"/>
        <w:right w:val="none" w:sz="0" w:space="0" w:color="auto"/>
      </w:divBdr>
    </w:div>
    <w:div w:id="230971588">
      <w:bodyDiv w:val="1"/>
      <w:marLeft w:val="0"/>
      <w:marRight w:val="0"/>
      <w:marTop w:val="0"/>
      <w:marBottom w:val="0"/>
      <w:divBdr>
        <w:top w:val="none" w:sz="0" w:space="0" w:color="auto"/>
        <w:left w:val="none" w:sz="0" w:space="0" w:color="auto"/>
        <w:bottom w:val="none" w:sz="0" w:space="0" w:color="auto"/>
        <w:right w:val="none" w:sz="0" w:space="0" w:color="auto"/>
      </w:divBdr>
      <w:divsChild>
        <w:div w:id="1292707566">
          <w:marLeft w:val="0"/>
          <w:marRight w:val="0"/>
          <w:marTop w:val="0"/>
          <w:marBottom w:val="0"/>
          <w:divBdr>
            <w:top w:val="none" w:sz="0" w:space="0" w:color="auto"/>
            <w:left w:val="none" w:sz="0" w:space="0" w:color="auto"/>
            <w:bottom w:val="none" w:sz="0" w:space="0" w:color="auto"/>
            <w:right w:val="none" w:sz="0" w:space="0" w:color="auto"/>
          </w:divBdr>
          <w:divsChild>
            <w:div w:id="1590388482">
              <w:marLeft w:val="0"/>
              <w:marRight w:val="0"/>
              <w:marTop w:val="0"/>
              <w:marBottom w:val="0"/>
              <w:divBdr>
                <w:top w:val="none" w:sz="0" w:space="0" w:color="auto"/>
                <w:left w:val="none" w:sz="0" w:space="0" w:color="auto"/>
                <w:bottom w:val="none" w:sz="0" w:space="0" w:color="auto"/>
                <w:right w:val="none" w:sz="0" w:space="0" w:color="auto"/>
              </w:divBdr>
              <w:divsChild>
                <w:div w:id="998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661063">
      <w:bodyDiv w:val="1"/>
      <w:marLeft w:val="0"/>
      <w:marRight w:val="0"/>
      <w:marTop w:val="0"/>
      <w:marBottom w:val="0"/>
      <w:divBdr>
        <w:top w:val="none" w:sz="0" w:space="0" w:color="auto"/>
        <w:left w:val="none" w:sz="0" w:space="0" w:color="auto"/>
        <w:bottom w:val="none" w:sz="0" w:space="0" w:color="auto"/>
        <w:right w:val="none" w:sz="0" w:space="0" w:color="auto"/>
      </w:divBdr>
    </w:div>
    <w:div w:id="272640085">
      <w:bodyDiv w:val="1"/>
      <w:marLeft w:val="0"/>
      <w:marRight w:val="0"/>
      <w:marTop w:val="0"/>
      <w:marBottom w:val="0"/>
      <w:divBdr>
        <w:top w:val="none" w:sz="0" w:space="0" w:color="auto"/>
        <w:left w:val="none" w:sz="0" w:space="0" w:color="auto"/>
        <w:bottom w:val="none" w:sz="0" w:space="0" w:color="auto"/>
        <w:right w:val="none" w:sz="0" w:space="0" w:color="auto"/>
      </w:divBdr>
    </w:div>
    <w:div w:id="303658420">
      <w:bodyDiv w:val="1"/>
      <w:marLeft w:val="0"/>
      <w:marRight w:val="0"/>
      <w:marTop w:val="0"/>
      <w:marBottom w:val="0"/>
      <w:divBdr>
        <w:top w:val="none" w:sz="0" w:space="0" w:color="auto"/>
        <w:left w:val="none" w:sz="0" w:space="0" w:color="auto"/>
        <w:bottom w:val="none" w:sz="0" w:space="0" w:color="auto"/>
        <w:right w:val="none" w:sz="0" w:space="0" w:color="auto"/>
      </w:divBdr>
    </w:div>
    <w:div w:id="370499490">
      <w:bodyDiv w:val="1"/>
      <w:marLeft w:val="0"/>
      <w:marRight w:val="0"/>
      <w:marTop w:val="0"/>
      <w:marBottom w:val="0"/>
      <w:divBdr>
        <w:top w:val="none" w:sz="0" w:space="0" w:color="auto"/>
        <w:left w:val="none" w:sz="0" w:space="0" w:color="auto"/>
        <w:bottom w:val="none" w:sz="0" w:space="0" w:color="auto"/>
        <w:right w:val="none" w:sz="0" w:space="0" w:color="auto"/>
      </w:divBdr>
      <w:divsChild>
        <w:div w:id="2058580487">
          <w:marLeft w:val="480"/>
          <w:marRight w:val="0"/>
          <w:marTop w:val="0"/>
          <w:marBottom w:val="0"/>
          <w:divBdr>
            <w:top w:val="none" w:sz="0" w:space="0" w:color="auto"/>
            <w:left w:val="none" w:sz="0" w:space="0" w:color="auto"/>
            <w:bottom w:val="none" w:sz="0" w:space="0" w:color="auto"/>
            <w:right w:val="none" w:sz="0" w:space="0" w:color="auto"/>
          </w:divBdr>
          <w:divsChild>
            <w:div w:id="147668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26179">
      <w:bodyDiv w:val="1"/>
      <w:marLeft w:val="0"/>
      <w:marRight w:val="0"/>
      <w:marTop w:val="0"/>
      <w:marBottom w:val="0"/>
      <w:divBdr>
        <w:top w:val="none" w:sz="0" w:space="0" w:color="auto"/>
        <w:left w:val="none" w:sz="0" w:space="0" w:color="auto"/>
        <w:bottom w:val="none" w:sz="0" w:space="0" w:color="auto"/>
        <w:right w:val="none" w:sz="0" w:space="0" w:color="auto"/>
      </w:divBdr>
    </w:div>
    <w:div w:id="484710405">
      <w:bodyDiv w:val="1"/>
      <w:marLeft w:val="0"/>
      <w:marRight w:val="0"/>
      <w:marTop w:val="0"/>
      <w:marBottom w:val="0"/>
      <w:divBdr>
        <w:top w:val="none" w:sz="0" w:space="0" w:color="auto"/>
        <w:left w:val="none" w:sz="0" w:space="0" w:color="auto"/>
        <w:bottom w:val="none" w:sz="0" w:space="0" w:color="auto"/>
        <w:right w:val="none" w:sz="0" w:space="0" w:color="auto"/>
      </w:divBdr>
    </w:div>
    <w:div w:id="657541723">
      <w:bodyDiv w:val="1"/>
      <w:marLeft w:val="0"/>
      <w:marRight w:val="0"/>
      <w:marTop w:val="0"/>
      <w:marBottom w:val="0"/>
      <w:divBdr>
        <w:top w:val="none" w:sz="0" w:space="0" w:color="auto"/>
        <w:left w:val="none" w:sz="0" w:space="0" w:color="auto"/>
        <w:bottom w:val="none" w:sz="0" w:space="0" w:color="auto"/>
        <w:right w:val="none" w:sz="0" w:space="0" w:color="auto"/>
      </w:divBdr>
    </w:div>
    <w:div w:id="667557755">
      <w:bodyDiv w:val="1"/>
      <w:marLeft w:val="0"/>
      <w:marRight w:val="0"/>
      <w:marTop w:val="0"/>
      <w:marBottom w:val="0"/>
      <w:divBdr>
        <w:top w:val="none" w:sz="0" w:space="0" w:color="auto"/>
        <w:left w:val="none" w:sz="0" w:space="0" w:color="auto"/>
        <w:bottom w:val="none" w:sz="0" w:space="0" w:color="auto"/>
        <w:right w:val="none" w:sz="0" w:space="0" w:color="auto"/>
      </w:divBdr>
    </w:div>
    <w:div w:id="670372235">
      <w:bodyDiv w:val="1"/>
      <w:marLeft w:val="0"/>
      <w:marRight w:val="0"/>
      <w:marTop w:val="0"/>
      <w:marBottom w:val="0"/>
      <w:divBdr>
        <w:top w:val="none" w:sz="0" w:space="0" w:color="auto"/>
        <w:left w:val="none" w:sz="0" w:space="0" w:color="auto"/>
        <w:bottom w:val="none" w:sz="0" w:space="0" w:color="auto"/>
        <w:right w:val="none" w:sz="0" w:space="0" w:color="auto"/>
      </w:divBdr>
    </w:div>
    <w:div w:id="710961393">
      <w:bodyDiv w:val="1"/>
      <w:marLeft w:val="0"/>
      <w:marRight w:val="0"/>
      <w:marTop w:val="0"/>
      <w:marBottom w:val="0"/>
      <w:divBdr>
        <w:top w:val="none" w:sz="0" w:space="0" w:color="auto"/>
        <w:left w:val="none" w:sz="0" w:space="0" w:color="auto"/>
        <w:bottom w:val="none" w:sz="0" w:space="0" w:color="auto"/>
        <w:right w:val="none" w:sz="0" w:space="0" w:color="auto"/>
      </w:divBdr>
    </w:div>
    <w:div w:id="907420407">
      <w:bodyDiv w:val="1"/>
      <w:marLeft w:val="0"/>
      <w:marRight w:val="0"/>
      <w:marTop w:val="0"/>
      <w:marBottom w:val="0"/>
      <w:divBdr>
        <w:top w:val="none" w:sz="0" w:space="0" w:color="auto"/>
        <w:left w:val="none" w:sz="0" w:space="0" w:color="auto"/>
        <w:bottom w:val="none" w:sz="0" w:space="0" w:color="auto"/>
        <w:right w:val="none" w:sz="0" w:space="0" w:color="auto"/>
      </w:divBdr>
    </w:div>
    <w:div w:id="912936903">
      <w:bodyDiv w:val="1"/>
      <w:marLeft w:val="0"/>
      <w:marRight w:val="0"/>
      <w:marTop w:val="0"/>
      <w:marBottom w:val="0"/>
      <w:divBdr>
        <w:top w:val="none" w:sz="0" w:space="0" w:color="auto"/>
        <w:left w:val="none" w:sz="0" w:space="0" w:color="auto"/>
        <w:bottom w:val="none" w:sz="0" w:space="0" w:color="auto"/>
        <w:right w:val="none" w:sz="0" w:space="0" w:color="auto"/>
      </w:divBdr>
      <w:divsChild>
        <w:div w:id="795831618">
          <w:marLeft w:val="480"/>
          <w:marRight w:val="0"/>
          <w:marTop w:val="0"/>
          <w:marBottom w:val="0"/>
          <w:divBdr>
            <w:top w:val="none" w:sz="0" w:space="0" w:color="auto"/>
            <w:left w:val="none" w:sz="0" w:space="0" w:color="auto"/>
            <w:bottom w:val="none" w:sz="0" w:space="0" w:color="auto"/>
            <w:right w:val="none" w:sz="0" w:space="0" w:color="auto"/>
          </w:divBdr>
          <w:divsChild>
            <w:div w:id="18066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06994">
      <w:bodyDiv w:val="1"/>
      <w:marLeft w:val="0"/>
      <w:marRight w:val="0"/>
      <w:marTop w:val="0"/>
      <w:marBottom w:val="0"/>
      <w:divBdr>
        <w:top w:val="none" w:sz="0" w:space="0" w:color="auto"/>
        <w:left w:val="none" w:sz="0" w:space="0" w:color="auto"/>
        <w:bottom w:val="none" w:sz="0" w:space="0" w:color="auto"/>
        <w:right w:val="none" w:sz="0" w:space="0" w:color="auto"/>
      </w:divBdr>
    </w:div>
    <w:div w:id="1085877342">
      <w:bodyDiv w:val="1"/>
      <w:marLeft w:val="0"/>
      <w:marRight w:val="0"/>
      <w:marTop w:val="0"/>
      <w:marBottom w:val="0"/>
      <w:divBdr>
        <w:top w:val="none" w:sz="0" w:space="0" w:color="auto"/>
        <w:left w:val="none" w:sz="0" w:space="0" w:color="auto"/>
        <w:bottom w:val="none" w:sz="0" w:space="0" w:color="auto"/>
        <w:right w:val="none" w:sz="0" w:space="0" w:color="auto"/>
      </w:divBdr>
    </w:div>
    <w:div w:id="1122378504">
      <w:bodyDiv w:val="1"/>
      <w:marLeft w:val="0"/>
      <w:marRight w:val="0"/>
      <w:marTop w:val="0"/>
      <w:marBottom w:val="0"/>
      <w:divBdr>
        <w:top w:val="none" w:sz="0" w:space="0" w:color="auto"/>
        <w:left w:val="none" w:sz="0" w:space="0" w:color="auto"/>
        <w:bottom w:val="none" w:sz="0" w:space="0" w:color="auto"/>
        <w:right w:val="none" w:sz="0" w:space="0" w:color="auto"/>
      </w:divBdr>
      <w:divsChild>
        <w:div w:id="522744695">
          <w:marLeft w:val="480"/>
          <w:marRight w:val="0"/>
          <w:marTop w:val="0"/>
          <w:marBottom w:val="0"/>
          <w:divBdr>
            <w:top w:val="none" w:sz="0" w:space="0" w:color="auto"/>
            <w:left w:val="none" w:sz="0" w:space="0" w:color="auto"/>
            <w:bottom w:val="none" w:sz="0" w:space="0" w:color="auto"/>
            <w:right w:val="none" w:sz="0" w:space="0" w:color="auto"/>
          </w:divBdr>
          <w:divsChild>
            <w:div w:id="93266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15768">
      <w:bodyDiv w:val="1"/>
      <w:marLeft w:val="0"/>
      <w:marRight w:val="0"/>
      <w:marTop w:val="0"/>
      <w:marBottom w:val="0"/>
      <w:divBdr>
        <w:top w:val="none" w:sz="0" w:space="0" w:color="auto"/>
        <w:left w:val="none" w:sz="0" w:space="0" w:color="auto"/>
        <w:bottom w:val="none" w:sz="0" w:space="0" w:color="auto"/>
        <w:right w:val="none" w:sz="0" w:space="0" w:color="auto"/>
      </w:divBdr>
      <w:divsChild>
        <w:div w:id="1238322433">
          <w:marLeft w:val="480"/>
          <w:marRight w:val="0"/>
          <w:marTop w:val="0"/>
          <w:marBottom w:val="0"/>
          <w:divBdr>
            <w:top w:val="none" w:sz="0" w:space="0" w:color="auto"/>
            <w:left w:val="none" w:sz="0" w:space="0" w:color="auto"/>
            <w:bottom w:val="none" w:sz="0" w:space="0" w:color="auto"/>
            <w:right w:val="none" w:sz="0" w:space="0" w:color="auto"/>
          </w:divBdr>
          <w:divsChild>
            <w:div w:id="14834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398644">
      <w:bodyDiv w:val="1"/>
      <w:marLeft w:val="0"/>
      <w:marRight w:val="0"/>
      <w:marTop w:val="0"/>
      <w:marBottom w:val="0"/>
      <w:divBdr>
        <w:top w:val="none" w:sz="0" w:space="0" w:color="auto"/>
        <w:left w:val="none" w:sz="0" w:space="0" w:color="auto"/>
        <w:bottom w:val="none" w:sz="0" w:space="0" w:color="auto"/>
        <w:right w:val="none" w:sz="0" w:space="0" w:color="auto"/>
      </w:divBdr>
      <w:divsChild>
        <w:div w:id="340208008">
          <w:marLeft w:val="0"/>
          <w:marRight w:val="0"/>
          <w:marTop w:val="0"/>
          <w:marBottom w:val="0"/>
          <w:divBdr>
            <w:top w:val="none" w:sz="0" w:space="0" w:color="auto"/>
            <w:left w:val="none" w:sz="0" w:space="0" w:color="auto"/>
            <w:bottom w:val="none" w:sz="0" w:space="0" w:color="auto"/>
            <w:right w:val="none" w:sz="0" w:space="0" w:color="auto"/>
          </w:divBdr>
          <w:divsChild>
            <w:div w:id="702483424">
              <w:marLeft w:val="0"/>
              <w:marRight w:val="0"/>
              <w:marTop w:val="0"/>
              <w:marBottom w:val="0"/>
              <w:divBdr>
                <w:top w:val="none" w:sz="0" w:space="0" w:color="auto"/>
                <w:left w:val="none" w:sz="0" w:space="0" w:color="auto"/>
                <w:bottom w:val="none" w:sz="0" w:space="0" w:color="auto"/>
                <w:right w:val="none" w:sz="0" w:space="0" w:color="auto"/>
              </w:divBdr>
              <w:divsChild>
                <w:div w:id="180210973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97244407">
      <w:bodyDiv w:val="1"/>
      <w:marLeft w:val="0"/>
      <w:marRight w:val="0"/>
      <w:marTop w:val="0"/>
      <w:marBottom w:val="0"/>
      <w:divBdr>
        <w:top w:val="none" w:sz="0" w:space="0" w:color="auto"/>
        <w:left w:val="none" w:sz="0" w:space="0" w:color="auto"/>
        <w:bottom w:val="none" w:sz="0" w:space="0" w:color="auto"/>
        <w:right w:val="none" w:sz="0" w:space="0" w:color="auto"/>
      </w:divBdr>
    </w:div>
    <w:div w:id="1427995689">
      <w:bodyDiv w:val="1"/>
      <w:marLeft w:val="0"/>
      <w:marRight w:val="0"/>
      <w:marTop w:val="0"/>
      <w:marBottom w:val="0"/>
      <w:divBdr>
        <w:top w:val="none" w:sz="0" w:space="0" w:color="auto"/>
        <w:left w:val="none" w:sz="0" w:space="0" w:color="auto"/>
        <w:bottom w:val="none" w:sz="0" w:space="0" w:color="auto"/>
        <w:right w:val="none" w:sz="0" w:space="0" w:color="auto"/>
      </w:divBdr>
    </w:div>
    <w:div w:id="1435904046">
      <w:bodyDiv w:val="1"/>
      <w:marLeft w:val="0"/>
      <w:marRight w:val="0"/>
      <w:marTop w:val="0"/>
      <w:marBottom w:val="0"/>
      <w:divBdr>
        <w:top w:val="none" w:sz="0" w:space="0" w:color="auto"/>
        <w:left w:val="none" w:sz="0" w:space="0" w:color="auto"/>
        <w:bottom w:val="none" w:sz="0" w:space="0" w:color="auto"/>
        <w:right w:val="none" w:sz="0" w:space="0" w:color="auto"/>
      </w:divBdr>
    </w:div>
    <w:div w:id="1529365587">
      <w:bodyDiv w:val="1"/>
      <w:marLeft w:val="0"/>
      <w:marRight w:val="0"/>
      <w:marTop w:val="0"/>
      <w:marBottom w:val="0"/>
      <w:divBdr>
        <w:top w:val="none" w:sz="0" w:space="0" w:color="auto"/>
        <w:left w:val="none" w:sz="0" w:space="0" w:color="auto"/>
        <w:bottom w:val="none" w:sz="0" w:space="0" w:color="auto"/>
        <w:right w:val="none" w:sz="0" w:space="0" w:color="auto"/>
      </w:divBdr>
    </w:div>
    <w:div w:id="1533759777">
      <w:bodyDiv w:val="1"/>
      <w:marLeft w:val="0"/>
      <w:marRight w:val="0"/>
      <w:marTop w:val="0"/>
      <w:marBottom w:val="0"/>
      <w:divBdr>
        <w:top w:val="none" w:sz="0" w:space="0" w:color="auto"/>
        <w:left w:val="none" w:sz="0" w:space="0" w:color="auto"/>
        <w:bottom w:val="none" w:sz="0" w:space="0" w:color="auto"/>
        <w:right w:val="none" w:sz="0" w:space="0" w:color="auto"/>
      </w:divBdr>
    </w:div>
    <w:div w:id="1537423504">
      <w:bodyDiv w:val="1"/>
      <w:marLeft w:val="0"/>
      <w:marRight w:val="0"/>
      <w:marTop w:val="0"/>
      <w:marBottom w:val="0"/>
      <w:divBdr>
        <w:top w:val="none" w:sz="0" w:space="0" w:color="auto"/>
        <w:left w:val="none" w:sz="0" w:space="0" w:color="auto"/>
        <w:bottom w:val="none" w:sz="0" w:space="0" w:color="auto"/>
        <w:right w:val="none" w:sz="0" w:space="0" w:color="auto"/>
      </w:divBdr>
      <w:divsChild>
        <w:div w:id="1436562388">
          <w:marLeft w:val="480"/>
          <w:marRight w:val="0"/>
          <w:marTop w:val="0"/>
          <w:marBottom w:val="0"/>
          <w:divBdr>
            <w:top w:val="none" w:sz="0" w:space="0" w:color="auto"/>
            <w:left w:val="none" w:sz="0" w:space="0" w:color="auto"/>
            <w:bottom w:val="none" w:sz="0" w:space="0" w:color="auto"/>
            <w:right w:val="none" w:sz="0" w:space="0" w:color="auto"/>
          </w:divBdr>
          <w:divsChild>
            <w:div w:id="194361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6806">
      <w:bodyDiv w:val="1"/>
      <w:marLeft w:val="0"/>
      <w:marRight w:val="0"/>
      <w:marTop w:val="0"/>
      <w:marBottom w:val="0"/>
      <w:divBdr>
        <w:top w:val="none" w:sz="0" w:space="0" w:color="auto"/>
        <w:left w:val="none" w:sz="0" w:space="0" w:color="auto"/>
        <w:bottom w:val="none" w:sz="0" w:space="0" w:color="auto"/>
        <w:right w:val="none" w:sz="0" w:space="0" w:color="auto"/>
      </w:divBdr>
    </w:div>
    <w:div w:id="1636523353">
      <w:bodyDiv w:val="1"/>
      <w:marLeft w:val="0"/>
      <w:marRight w:val="0"/>
      <w:marTop w:val="0"/>
      <w:marBottom w:val="0"/>
      <w:divBdr>
        <w:top w:val="none" w:sz="0" w:space="0" w:color="auto"/>
        <w:left w:val="none" w:sz="0" w:space="0" w:color="auto"/>
        <w:bottom w:val="none" w:sz="0" w:space="0" w:color="auto"/>
        <w:right w:val="none" w:sz="0" w:space="0" w:color="auto"/>
      </w:divBdr>
      <w:divsChild>
        <w:div w:id="1081756853">
          <w:marLeft w:val="480"/>
          <w:marRight w:val="0"/>
          <w:marTop w:val="0"/>
          <w:marBottom w:val="0"/>
          <w:divBdr>
            <w:top w:val="none" w:sz="0" w:space="0" w:color="auto"/>
            <w:left w:val="none" w:sz="0" w:space="0" w:color="auto"/>
            <w:bottom w:val="none" w:sz="0" w:space="0" w:color="auto"/>
            <w:right w:val="none" w:sz="0" w:space="0" w:color="auto"/>
          </w:divBdr>
          <w:divsChild>
            <w:div w:id="1375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77727">
      <w:bodyDiv w:val="1"/>
      <w:marLeft w:val="0"/>
      <w:marRight w:val="0"/>
      <w:marTop w:val="0"/>
      <w:marBottom w:val="0"/>
      <w:divBdr>
        <w:top w:val="none" w:sz="0" w:space="0" w:color="auto"/>
        <w:left w:val="none" w:sz="0" w:space="0" w:color="auto"/>
        <w:bottom w:val="none" w:sz="0" w:space="0" w:color="auto"/>
        <w:right w:val="none" w:sz="0" w:space="0" w:color="auto"/>
      </w:divBdr>
    </w:div>
    <w:div w:id="1754006301">
      <w:bodyDiv w:val="1"/>
      <w:marLeft w:val="0"/>
      <w:marRight w:val="0"/>
      <w:marTop w:val="0"/>
      <w:marBottom w:val="0"/>
      <w:divBdr>
        <w:top w:val="none" w:sz="0" w:space="0" w:color="auto"/>
        <w:left w:val="none" w:sz="0" w:space="0" w:color="auto"/>
        <w:bottom w:val="none" w:sz="0" w:space="0" w:color="auto"/>
        <w:right w:val="none" w:sz="0" w:space="0" w:color="auto"/>
      </w:divBdr>
    </w:div>
    <w:div w:id="1787693098">
      <w:bodyDiv w:val="1"/>
      <w:marLeft w:val="0"/>
      <w:marRight w:val="0"/>
      <w:marTop w:val="0"/>
      <w:marBottom w:val="0"/>
      <w:divBdr>
        <w:top w:val="none" w:sz="0" w:space="0" w:color="auto"/>
        <w:left w:val="none" w:sz="0" w:space="0" w:color="auto"/>
        <w:bottom w:val="none" w:sz="0" w:space="0" w:color="auto"/>
        <w:right w:val="none" w:sz="0" w:space="0" w:color="auto"/>
      </w:divBdr>
    </w:div>
    <w:div w:id="1798789789">
      <w:bodyDiv w:val="1"/>
      <w:marLeft w:val="0"/>
      <w:marRight w:val="0"/>
      <w:marTop w:val="0"/>
      <w:marBottom w:val="0"/>
      <w:divBdr>
        <w:top w:val="none" w:sz="0" w:space="0" w:color="auto"/>
        <w:left w:val="none" w:sz="0" w:space="0" w:color="auto"/>
        <w:bottom w:val="none" w:sz="0" w:space="0" w:color="auto"/>
        <w:right w:val="none" w:sz="0" w:space="0" w:color="auto"/>
      </w:divBdr>
    </w:div>
    <w:div w:id="1855076347">
      <w:bodyDiv w:val="1"/>
      <w:marLeft w:val="0"/>
      <w:marRight w:val="0"/>
      <w:marTop w:val="0"/>
      <w:marBottom w:val="0"/>
      <w:divBdr>
        <w:top w:val="none" w:sz="0" w:space="0" w:color="auto"/>
        <w:left w:val="none" w:sz="0" w:space="0" w:color="auto"/>
        <w:bottom w:val="none" w:sz="0" w:space="0" w:color="auto"/>
        <w:right w:val="none" w:sz="0" w:space="0" w:color="auto"/>
      </w:divBdr>
    </w:div>
    <w:div w:id="21047158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1.jpe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4.emf"/><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5.jpeg"/><Relationship Id="rId10" Type="http://schemas.microsoft.com/office/2016/09/relationships/commentsIds" Target="commentsIds.xml"/><Relationship Id="rId19" Type="http://schemas.openxmlformats.org/officeDocument/2006/relationships/image" Target="media/image2.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oleObject" Target="embeddings/oleObject1.bin"/><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189AB-000A-4AAE-AA7A-B09F55FF6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21</Pages>
  <Words>6822</Words>
  <Characters>35958</Characters>
  <Application>Microsoft Office Word</Application>
  <DocSecurity>0</DocSecurity>
  <Lines>898</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Florian</dc:creator>
  <cp:lastModifiedBy>Florian Lüskow</cp:lastModifiedBy>
  <cp:revision>139</cp:revision>
  <dcterms:created xsi:type="dcterms:W3CDTF">2024-08-03T00:37:00Z</dcterms:created>
  <dcterms:modified xsi:type="dcterms:W3CDTF">2024-08-05T12:46:00Z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c303a845fc52afc4400b3cbbe81ca4429e2a18930888b61a74b759272633a009</vt:lpwstr>
  </property>
</Properties>
</file>