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9288D" w14:textId="77777777" w:rsidR="00C46B4C" w:rsidRDefault="00000000" w:rsidP="00D654BE">
      <w:pPr>
        <w:spacing w:line="360" w:lineRule="auto"/>
        <w:jc w:val="both"/>
        <w:rPr>
          <w:b/>
          <w:sz w:val="24"/>
          <w:szCs w:val="24"/>
        </w:rPr>
      </w:pPr>
      <w:r>
        <w:rPr>
          <w:b/>
          <w:sz w:val="24"/>
          <w:szCs w:val="24"/>
        </w:rPr>
        <w:t>Mapping the data landscape for developing and parameterizing Antarctic krill models</w:t>
      </w:r>
    </w:p>
    <w:p w14:paraId="42D54B64" w14:textId="77777777" w:rsidR="00C46B4C" w:rsidRDefault="00C46B4C" w:rsidP="00D654BE">
      <w:pPr>
        <w:spacing w:line="360" w:lineRule="auto"/>
        <w:jc w:val="both"/>
        <w:rPr>
          <w:b/>
        </w:rPr>
      </w:pPr>
    </w:p>
    <w:p w14:paraId="0BBA0E94" w14:textId="77777777" w:rsidR="00C46B4C" w:rsidRDefault="00000000" w:rsidP="00D654BE">
      <w:pPr>
        <w:spacing w:line="360" w:lineRule="auto"/>
        <w:jc w:val="both"/>
        <w:rPr>
          <w:b/>
          <w:highlight w:val="yellow"/>
        </w:rPr>
      </w:pPr>
      <w:r>
        <w:rPr>
          <w:b/>
        </w:rPr>
        <w:t>Co-lead:</w:t>
      </w:r>
      <w:r>
        <w:t xml:space="preserve"> Bahl, A. A.* (1,2</w:t>
      </w:r>
      <w:proofErr w:type="gramStart"/>
      <w:r>
        <w:t>)  and</w:t>
      </w:r>
      <w:proofErr w:type="gramEnd"/>
      <w:r>
        <w:t xml:space="preserve"> </w:t>
      </w:r>
      <w:proofErr w:type="spellStart"/>
      <w:r>
        <w:t>Bahlburg</w:t>
      </w:r>
      <w:proofErr w:type="spellEnd"/>
      <w:r>
        <w:t>, D.* (3,4)</w:t>
      </w:r>
    </w:p>
    <w:p w14:paraId="7BCE06AC" w14:textId="77777777" w:rsidR="00C46B4C" w:rsidRDefault="00000000" w:rsidP="00D654BE">
      <w:pPr>
        <w:spacing w:line="360" w:lineRule="auto"/>
        <w:jc w:val="both"/>
      </w:pPr>
      <w:r>
        <w:rPr>
          <w:b/>
          <w:highlight w:val="yellow"/>
        </w:rPr>
        <w:t>Co-authors</w:t>
      </w:r>
      <w:r>
        <w:rPr>
          <w:b/>
        </w:rPr>
        <w:t xml:space="preserve"> </w:t>
      </w:r>
      <w:r>
        <w:t xml:space="preserve">: Green, D. (5), </w:t>
      </w:r>
      <w:proofErr w:type="spellStart"/>
      <w:r>
        <w:t>Halfter</w:t>
      </w:r>
      <w:proofErr w:type="spellEnd"/>
      <w:r>
        <w:t xml:space="preserve">, S. (5), </w:t>
      </w:r>
      <w:proofErr w:type="spellStart"/>
      <w:r>
        <w:t>Liszka</w:t>
      </w:r>
      <w:proofErr w:type="spellEnd"/>
      <w:r>
        <w:t xml:space="preserve">, C. (6), O’Sullivan, D. (7), </w:t>
      </w:r>
      <w:proofErr w:type="spellStart"/>
      <w:r>
        <w:t>Rombolá</w:t>
      </w:r>
      <w:proofErr w:type="spellEnd"/>
      <w:r>
        <w:t xml:space="preserve">, E. F. (8), </w:t>
      </w:r>
      <w:proofErr w:type="spellStart"/>
      <w:r>
        <w:t>Ryabov</w:t>
      </w:r>
      <w:proofErr w:type="spellEnd"/>
      <w:r>
        <w:t xml:space="preserve">, A. (9), Thorpe, S. E. (6), Pakhomov, E. A. (1,2,11), Kawaguchi, S., Hofmann, E. E. (10), Johnston, N. (6), </w:t>
      </w:r>
      <w:proofErr w:type="spellStart"/>
      <w:r>
        <w:t>Veytia</w:t>
      </w:r>
      <w:proofErr w:type="spellEnd"/>
      <w:r>
        <w:t>, D., Sylvester, Z. (12), Young, E. (6), Conroy, J. A. (14), Bernard, K. (13), Murphy, E. J. (6)</w:t>
      </w:r>
    </w:p>
    <w:p w14:paraId="29E2FC8E" w14:textId="77777777" w:rsidR="00C46B4C" w:rsidRDefault="00C46B4C" w:rsidP="00D654BE">
      <w:pPr>
        <w:spacing w:line="360" w:lineRule="auto"/>
        <w:jc w:val="both"/>
      </w:pPr>
    </w:p>
    <w:p w14:paraId="03FFA809" w14:textId="77777777" w:rsidR="00C46B4C" w:rsidRDefault="00000000" w:rsidP="00D654BE">
      <w:pPr>
        <w:spacing w:line="360" w:lineRule="auto"/>
        <w:jc w:val="both"/>
      </w:pPr>
      <w:r>
        <w:rPr>
          <w:b/>
        </w:rPr>
        <w:t>Affiliations</w:t>
      </w:r>
      <w:r>
        <w:t xml:space="preserve">: </w:t>
      </w:r>
    </w:p>
    <w:p w14:paraId="01DE0996" w14:textId="77777777" w:rsidR="00C46B4C" w:rsidRDefault="00000000" w:rsidP="00D654BE">
      <w:pPr>
        <w:numPr>
          <w:ilvl w:val="0"/>
          <w:numId w:val="7"/>
        </w:numPr>
        <w:spacing w:line="360" w:lineRule="auto"/>
        <w:jc w:val="both"/>
      </w:pPr>
      <w:r>
        <w:t>Department of Earth, Ocean and Atmospheric Sciences, University of British Columbia, 2207 Main Mall, Vancouver, B.C., V6T1Z4, Canada</w:t>
      </w:r>
    </w:p>
    <w:p w14:paraId="3E226854" w14:textId="77777777" w:rsidR="00C46B4C" w:rsidRDefault="00000000" w:rsidP="00D654BE">
      <w:pPr>
        <w:numPr>
          <w:ilvl w:val="0"/>
          <w:numId w:val="7"/>
        </w:numPr>
        <w:spacing w:line="360" w:lineRule="auto"/>
        <w:jc w:val="both"/>
      </w:pPr>
      <w:r>
        <w:t xml:space="preserve">Institute for the Oceans and Fisheries, University of British Columbia, 2202 Main Mall, Vancouver, B.C., V6T1Z4, Canada </w:t>
      </w:r>
    </w:p>
    <w:p w14:paraId="49093822" w14:textId="77777777" w:rsidR="00C46B4C" w:rsidRDefault="00000000" w:rsidP="00D654BE">
      <w:pPr>
        <w:numPr>
          <w:ilvl w:val="0"/>
          <w:numId w:val="7"/>
        </w:numPr>
        <w:spacing w:line="360" w:lineRule="auto"/>
        <w:jc w:val="both"/>
      </w:pPr>
      <w:r>
        <w:t xml:space="preserve">Technical University Dresden, Forest Biometrics and Forest Systems Analysis, </w:t>
      </w:r>
      <w:proofErr w:type="spellStart"/>
      <w:r>
        <w:t>Pienner</w:t>
      </w:r>
      <w:proofErr w:type="spellEnd"/>
      <w:r>
        <w:t xml:space="preserve"> </w:t>
      </w:r>
      <w:proofErr w:type="spellStart"/>
      <w:r>
        <w:t>Straße</w:t>
      </w:r>
      <w:proofErr w:type="spellEnd"/>
      <w:r>
        <w:t xml:space="preserve"> 8, D-01737 </w:t>
      </w:r>
      <w:proofErr w:type="spellStart"/>
      <w:r>
        <w:t>Tharandt</w:t>
      </w:r>
      <w:proofErr w:type="spellEnd"/>
    </w:p>
    <w:p w14:paraId="01BB4420" w14:textId="77777777" w:rsidR="00C46B4C" w:rsidRDefault="00000000" w:rsidP="00D654BE">
      <w:pPr>
        <w:numPr>
          <w:ilvl w:val="0"/>
          <w:numId w:val="7"/>
        </w:numPr>
        <w:spacing w:line="360" w:lineRule="auto"/>
        <w:jc w:val="both"/>
      </w:pPr>
      <w:r>
        <w:t xml:space="preserve">Helmholtz Centre for Environmental Research Leipzig/Halle, Department of Ecological Modelling, </w:t>
      </w:r>
      <w:proofErr w:type="spellStart"/>
      <w:r>
        <w:t>Permoserstraße</w:t>
      </w:r>
      <w:proofErr w:type="spellEnd"/>
      <w:r>
        <w:t xml:space="preserve"> 15, D-04318 Leipzig</w:t>
      </w:r>
    </w:p>
    <w:p w14:paraId="083135F4" w14:textId="77777777" w:rsidR="00C46B4C" w:rsidRDefault="00000000" w:rsidP="00D654BE">
      <w:pPr>
        <w:numPr>
          <w:ilvl w:val="0"/>
          <w:numId w:val="7"/>
        </w:numPr>
        <w:spacing w:line="360" w:lineRule="auto"/>
        <w:jc w:val="both"/>
      </w:pPr>
      <w:r>
        <w:t>Institute for Marine and Antarctic Studies, University of Tasmania, Hobart, Australia</w:t>
      </w:r>
    </w:p>
    <w:p w14:paraId="62EF7934" w14:textId="77777777" w:rsidR="00C46B4C" w:rsidRDefault="00000000" w:rsidP="00D654BE">
      <w:pPr>
        <w:numPr>
          <w:ilvl w:val="0"/>
          <w:numId w:val="7"/>
        </w:numPr>
        <w:spacing w:line="360" w:lineRule="auto"/>
        <w:jc w:val="both"/>
      </w:pPr>
      <w:r>
        <w:t xml:space="preserve">British Antarctic Survey, High Cross, </w:t>
      </w:r>
      <w:proofErr w:type="spellStart"/>
      <w:r>
        <w:t>Madingley</w:t>
      </w:r>
      <w:proofErr w:type="spellEnd"/>
      <w:r>
        <w:t xml:space="preserve"> Road, Cambridge, CB3 0ET, UK</w:t>
      </w:r>
    </w:p>
    <w:p w14:paraId="1809AD21" w14:textId="77777777" w:rsidR="00C46B4C" w:rsidRDefault="00000000" w:rsidP="00D654BE">
      <w:pPr>
        <w:numPr>
          <w:ilvl w:val="0"/>
          <w:numId w:val="7"/>
        </w:numPr>
        <w:spacing w:line="360" w:lineRule="auto"/>
        <w:jc w:val="both"/>
      </w:pPr>
      <w:r>
        <w:t xml:space="preserve">Marine Institute, </w:t>
      </w:r>
      <w:proofErr w:type="spellStart"/>
      <w:r>
        <w:t>Rinville</w:t>
      </w:r>
      <w:proofErr w:type="spellEnd"/>
      <w:r>
        <w:t xml:space="preserve"> West, </w:t>
      </w:r>
      <w:proofErr w:type="spellStart"/>
      <w:r>
        <w:t>Rinville</w:t>
      </w:r>
      <w:proofErr w:type="spellEnd"/>
      <w:r>
        <w:t>, Co. Galway, H91 R673, Ireland</w:t>
      </w:r>
    </w:p>
    <w:p w14:paraId="46438F19" w14:textId="77777777" w:rsidR="00C46B4C" w:rsidRDefault="00000000" w:rsidP="00D654BE">
      <w:pPr>
        <w:numPr>
          <w:ilvl w:val="0"/>
          <w:numId w:val="7"/>
        </w:numPr>
        <w:spacing w:line="360" w:lineRule="auto"/>
        <w:jc w:val="both"/>
      </w:pPr>
      <w:r>
        <w:t xml:space="preserve">Instituto </w:t>
      </w:r>
      <w:proofErr w:type="spellStart"/>
      <w:r>
        <w:t>Antártico</w:t>
      </w:r>
      <w:proofErr w:type="spellEnd"/>
      <w:r>
        <w:t xml:space="preserve"> </w:t>
      </w:r>
      <w:proofErr w:type="spellStart"/>
      <w:r>
        <w:t>Argentino</w:t>
      </w:r>
      <w:proofErr w:type="spellEnd"/>
      <w:r>
        <w:t>: Buenos Aires, Buenos Aires, Argentina</w:t>
      </w:r>
    </w:p>
    <w:p w14:paraId="28D59032" w14:textId="77777777" w:rsidR="00C46B4C" w:rsidRDefault="00000000" w:rsidP="00D654BE">
      <w:pPr>
        <w:numPr>
          <w:ilvl w:val="0"/>
          <w:numId w:val="7"/>
        </w:numPr>
        <w:spacing w:line="360" w:lineRule="auto"/>
        <w:jc w:val="both"/>
      </w:pPr>
      <w:r>
        <w:t>Institute for Chemistry and Biology of Marine Environments, Carl-von-Ossietzky University Oldenburg, Oldenburg, Germany</w:t>
      </w:r>
    </w:p>
    <w:p w14:paraId="24098709" w14:textId="528DF520" w:rsidR="00C46B4C" w:rsidRDefault="00A3354D" w:rsidP="00D654BE">
      <w:pPr>
        <w:spacing w:line="360" w:lineRule="auto"/>
        <w:ind w:left="360"/>
        <w:jc w:val="both"/>
      </w:pPr>
      <w:r>
        <w:t xml:space="preserve">(10) </w:t>
      </w:r>
      <w:proofErr w:type="spellStart"/>
      <w:r>
        <w:t>Center</w:t>
      </w:r>
      <w:proofErr w:type="spellEnd"/>
      <w:r>
        <w:t xml:space="preserve"> for Coastal Physical Oceanography, Old Dominion University, Norfolk, VA, United States</w:t>
      </w:r>
    </w:p>
    <w:p w14:paraId="61260561" w14:textId="77777777" w:rsidR="00D654BE" w:rsidRDefault="00A3354D" w:rsidP="00D654BE">
      <w:pPr>
        <w:pStyle w:val="ListParagraph"/>
        <w:numPr>
          <w:ilvl w:val="0"/>
          <w:numId w:val="9"/>
        </w:numPr>
        <w:spacing w:line="360" w:lineRule="auto"/>
        <w:jc w:val="both"/>
      </w:pPr>
      <w:r>
        <w:t xml:space="preserve"> </w:t>
      </w:r>
      <w:proofErr w:type="spellStart"/>
      <w:r>
        <w:t>Hakai</w:t>
      </w:r>
      <w:proofErr w:type="spellEnd"/>
      <w:r>
        <w:t xml:space="preserve"> Institute, P.O. Box 309, Heriot Bay, BC, V0P 1H0, Canada</w:t>
      </w:r>
    </w:p>
    <w:p w14:paraId="172B32C5" w14:textId="2736173B" w:rsidR="00C46B4C" w:rsidRDefault="00A3354D" w:rsidP="00D654BE">
      <w:pPr>
        <w:pStyle w:val="ListParagraph"/>
        <w:numPr>
          <w:ilvl w:val="0"/>
          <w:numId w:val="9"/>
        </w:numPr>
        <w:spacing w:line="360" w:lineRule="auto"/>
        <w:jc w:val="both"/>
      </w:pPr>
      <w:r>
        <w:t xml:space="preserve"> Environmental Studies Program, University of Colorado Boulder, Boulder, CO, United States</w:t>
      </w:r>
    </w:p>
    <w:p w14:paraId="6F477266" w14:textId="4D8D9058" w:rsidR="00C46B4C" w:rsidRDefault="00A3354D" w:rsidP="00D654BE">
      <w:pPr>
        <w:pStyle w:val="ListParagraph"/>
        <w:numPr>
          <w:ilvl w:val="0"/>
          <w:numId w:val="9"/>
        </w:numPr>
        <w:spacing w:line="360" w:lineRule="auto"/>
        <w:jc w:val="both"/>
      </w:pPr>
      <w:r>
        <w:t xml:space="preserve"> College of Earth, Ocean and Atmospheric Sciences, Oregon State University, Corvallis, OR 97330, United States</w:t>
      </w:r>
    </w:p>
    <w:p w14:paraId="22FCB429" w14:textId="6DE6A18B" w:rsidR="00C46B4C" w:rsidRDefault="00A3354D" w:rsidP="00D654BE">
      <w:pPr>
        <w:numPr>
          <w:ilvl w:val="0"/>
          <w:numId w:val="9"/>
        </w:numPr>
        <w:spacing w:line="360" w:lineRule="auto"/>
        <w:jc w:val="both"/>
      </w:pPr>
      <w:r>
        <w:t xml:space="preserve"> Virginia Institute of Marine Science, William &amp; Mary, Gloucester Point, VA, United States</w:t>
      </w:r>
    </w:p>
    <w:p w14:paraId="53983B2C" w14:textId="77777777" w:rsidR="00C46B4C" w:rsidRDefault="00C46B4C" w:rsidP="00D654BE">
      <w:pPr>
        <w:spacing w:line="360" w:lineRule="auto"/>
        <w:jc w:val="both"/>
      </w:pPr>
    </w:p>
    <w:p w14:paraId="1222DC42" w14:textId="77777777" w:rsidR="00C46B4C" w:rsidRDefault="00C46B4C" w:rsidP="00D654BE">
      <w:pPr>
        <w:spacing w:line="360" w:lineRule="auto"/>
        <w:jc w:val="both"/>
        <w:rPr>
          <w:b/>
        </w:rPr>
      </w:pPr>
    </w:p>
    <w:p w14:paraId="5E687836" w14:textId="77777777" w:rsidR="00C46B4C" w:rsidRDefault="00C46B4C" w:rsidP="00D654BE">
      <w:pPr>
        <w:spacing w:line="360" w:lineRule="auto"/>
        <w:jc w:val="both"/>
        <w:rPr>
          <w:b/>
        </w:rPr>
      </w:pPr>
    </w:p>
    <w:p w14:paraId="5D7B4D25" w14:textId="4A201B1B" w:rsidR="0021074B" w:rsidRDefault="00000000" w:rsidP="00D654BE">
      <w:pPr>
        <w:spacing w:line="360" w:lineRule="auto"/>
        <w:jc w:val="both"/>
        <w:rPr>
          <w:b/>
        </w:rPr>
      </w:pPr>
      <w:r>
        <w:rPr>
          <w:b/>
        </w:rPr>
        <w:lastRenderedPageBreak/>
        <w:t>Abstract</w:t>
      </w:r>
    </w:p>
    <w:p w14:paraId="4CBCC967" w14:textId="77777777" w:rsidR="0021074B" w:rsidRDefault="0021074B" w:rsidP="00D654BE">
      <w:pPr>
        <w:spacing w:line="360" w:lineRule="auto"/>
        <w:jc w:val="both"/>
        <w:rPr>
          <w:b/>
        </w:rPr>
      </w:pPr>
      <w:r>
        <w:rPr>
          <w:b/>
        </w:rPr>
        <w:br w:type="page"/>
      </w:r>
    </w:p>
    <w:p w14:paraId="570C2C21" w14:textId="051A0EE6" w:rsidR="00C46B4C" w:rsidRPr="00D654BE" w:rsidRDefault="0021074B" w:rsidP="00D654BE">
      <w:pPr>
        <w:pStyle w:val="Heading1"/>
        <w:rPr>
          <w:b/>
          <w:bCs/>
        </w:rPr>
      </w:pPr>
      <w:r w:rsidRPr="00D654BE">
        <w:rPr>
          <w:b/>
          <w:bCs/>
          <w:sz w:val="22"/>
          <w:szCs w:val="22"/>
        </w:rPr>
        <w:lastRenderedPageBreak/>
        <w:t>1. Introduction</w:t>
      </w:r>
    </w:p>
    <w:p w14:paraId="0905C835" w14:textId="39573BCB" w:rsidR="00C46B4C" w:rsidRDefault="00000000" w:rsidP="00D654BE">
      <w:pPr>
        <w:spacing w:line="360" w:lineRule="auto"/>
        <w:jc w:val="both"/>
      </w:pPr>
      <w:r>
        <w:t xml:space="preserve">As a key prey item for higher trophic levels </w:t>
      </w:r>
      <w:hyperlink r:id="rId8">
        <w:r>
          <w:rPr>
            <w:color w:val="1155CC"/>
            <w:u w:val="single"/>
          </w:rPr>
          <w:t>(Mori and Butterworth 2006; Warwick-Evans et al. 2022)</w:t>
        </w:r>
      </w:hyperlink>
      <w:r>
        <w:t xml:space="preserve">, a major grazer on lower trophic levels </w:t>
      </w:r>
      <w:hyperlink r:id="rId9">
        <w:r>
          <w:rPr>
            <w:color w:val="1155CC"/>
            <w:u w:val="single"/>
          </w:rPr>
          <w:t>(Perissinotto et al. 1997; Pakhomov, Froneman, and Perissinotto 2002; Whitehouse et al. 2009</w:t>
        </w:r>
      </w:hyperlink>
      <w:r>
        <w:t xml:space="preserve">), and a major contributor to nutrient cycling and carbon export </w:t>
      </w:r>
      <w:hyperlink r:id="rId10">
        <w:r>
          <w:rPr>
            <w:color w:val="1155CC"/>
            <w:u w:val="single"/>
          </w:rPr>
          <w:t>(</w:t>
        </w:r>
        <w:proofErr w:type="spellStart"/>
        <w:r>
          <w:rPr>
            <w:color w:val="1155CC"/>
            <w:u w:val="single"/>
          </w:rPr>
          <w:t>Lehette</w:t>
        </w:r>
        <w:proofErr w:type="spellEnd"/>
        <w:r>
          <w:rPr>
            <w:color w:val="1155CC"/>
            <w:u w:val="single"/>
          </w:rPr>
          <w:t xml:space="preserve"> et al. 2012; </w:t>
        </w:r>
        <w:proofErr w:type="spellStart"/>
        <w:r>
          <w:rPr>
            <w:color w:val="1155CC"/>
            <w:u w:val="single"/>
          </w:rPr>
          <w:t>Ratnarajah</w:t>
        </w:r>
        <w:proofErr w:type="spellEnd"/>
        <w:r>
          <w:rPr>
            <w:color w:val="1155CC"/>
            <w:u w:val="single"/>
          </w:rPr>
          <w:t xml:space="preserve"> and Bowie 2016; Cavan et al. 2019)</w:t>
        </w:r>
      </w:hyperlink>
      <w:r>
        <w:t xml:space="preserve">, Antarctic krill (Euphausia superba, Dana 1850, hereafter krill) is an extraordinarily important species in the Southern Ocean ecosystem. However, </w:t>
      </w:r>
      <w:ins w:id="0" w:author="abahl02@student.ubc.ca" w:date="2023-07-18T09:41:00Z">
        <w:r w:rsidR="00CA3183">
          <w:t xml:space="preserve">the </w:t>
        </w:r>
      </w:ins>
      <w:ins w:id="1" w:author="abahl02@student.ubc.ca" w:date="2023-07-18T11:55:00Z">
        <w:r w:rsidR="009C5912">
          <w:t>this region of the world</w:t>
        </w:r>
      </w:ins>
      <w:ins w:id="2" w:author="abahl02@student.ubc.ca" w:date="2023-07-18T09:41:00Z">
        <w:r w:rsidR="00CA3183">
          <w:t xml:space="preserve"> and its krill populations are </w:t>
        </w:r>
      </w:ins>
      <w:ins w:id="3" w:author="abahl02@student.ubc.ca" w:date="2023-07-18T09:42:00Z">
        <w:r w:rsidR="00CA3183">
          <w:t xml:space="preserve">facing increasing pressures due to </w:t>
        </w:r>
      </w:ins>
      <w:r>
        <w:t xml:space="preserve">regional impacts of climate change (Meredith and King 2005; Turner et al. 2015), a growing commercial krill fishery </w:t>
      </w:r>
      <w:hyperlink r:id="rId11">
        <w:r>
          <w:rPr>
            <w:color w:val="1155CC"/>
            <w:u w:val="single"/>
          </w:rPr>
          <w:t>(Kawaguchi et al. 2022)</w:t>
        </w:r>
      </w:hyperlink>
      <w:r>
        <w:t xml:space="preserve">, and the </w:t>
      </w:r>
      <w:del w:id="4" w:author="abahl02@student.ubc.ca" w:date="2023-07-18T09:42:00Z">
        <w:r w:rsidDel="00CA3183">
          <w:delText xml:space="preserve">population </w:delText>
        </w:r>
      </w:del>
      <w:r>
        <w:t>recovery of major krill consumers such as humpback and fin whales (</w:t>
      </w:r>
      <w:proofErr w:type="spellStart"/>
      <w:r>
        <w:t>Viquerat</w:t>
      </w:r>
      <w:proofErr w:type="spellEnd"/>
      <w:r>
        <w:t xml:space="preserve"> and Herr 2017; </w:t>
      </w:r>
      <w:proofErr w:type="spellStart"/>
      <w:r>
        <w:t>Pallin</w:t>
      </w:r>
      <w:proofErr w:type="spellEnd"/>
      <w:r>
        <w:t xml:space="preserve"> et al. 2018; Herr et al. 2022)</w:t>
      </w:r>
      <w:del w:id="5" w:author="abahl02@student.ubc.ca" w:date="2023-07-18T09:42:00Z">
        <w:r w:rsidDel="00CA3183">
          <w:delText xml:space="preserve"> are putting increasing pressure on the Southern Ocean and krill populations</w:delText>
        </w:r>
      </w:del>
      <w:r>
        <w:t xml:space="preserve">. </w:t>
      </w:r>
      <w:ins w:id="6" w:author="abahl02@student.ubc.ca" w:date="2023-07-18T09:42:00Z">
        <w:r w:rsidR="00CA3183">
          <w:t xml:space="preserve">As a result, it is crucial for both policymakers and the </w:t>
        </w:r>
      </w:ins>
      <w:ins w:id="7" w:author="abahl02@student.ubc.ca" w:date="2023-07-18T09:43:00Z">
        <w:r w:rsidR="00CA3183">
          <w:t>scientific community to gain a comprehensive</w:t>
        </w:r>
      </w:ins>
      <w:del w:id="8" w:author="abahl02@student.ubc.ca" w:date="2023-07-18T09:43:00Z">
        <w:r w:rsidDel="00CA3183">
          <w:delText>Therefore,</w:delText>
        </w:r>
        <w:commentRangeStart w:id="9"/>
        <w:commentRangeStart w:id="10"/>
        <w:r w:rsidDel="00CA3183">
          <w:delText xml:space="preserve"> in keeping with the Southern Ocean's status as a specially protected area under the promise of the Antarctic Treaty</w:delText>
        </w:r>
        <w:commentRangeEnd w:id="9"/>
        <w:r w:rsidDel="00CA3183">
          <w:commentReference w:id="9"/>
        </w:r>
      </w:del>
      <w:commentRangeEnd w:id="10"/>
      <w:r w:rsidR="00CA3183">
        <w:rPr>
          <w:rStyle w:val="CommentReference"/>
        </w:rPr>
        <w:commentReference w:id="10"/>
      </w:r>
      <w:del w:id="11" w:author="abahl02@student.ubc.ca" w:date="2023-07-18T09:43:00Z">
        <w:r w:rsidDel="00CA3183">
          <w:delText xml:space="preserve"> System, there is a great need for the policy and research community to</w:delText>
        </w:r>
      </w:del>
      <w:r>
        <w:t xml:space="preserve"> understand</w:t>
      </w:r>
      <w:ins w:id="12" w:author="abahl02@student.ubc.ca" w:date="2023-07-18T09:43:00Z">
        <w:r w:rsidR="00CA3183">
          <w:t>ing o</w:t>
        </w:r>
      </w:ins>
      <w:ins w:id="13" w:author="abahl02@student.ubc.ca" w:date="2023-07-18T11:27:00Z">
        <w:r w:rsidR="004317DC">
          <w:t>n</w:t>
        </w:r>
      </w:ins>
      <w:ins w:id="14" w:author="abahl02@student.ubc.ca" w:date="2023-07-18T09:43:00Z">
        <w:r w:rsidR="00CA3183">
          <w:t xml:space="preserve"> how krill populations</w:t>
        </w:r>
      </w:ins>
      <w:r>
        <w:t xml:space="preserve"> </w:t>
      </w:r>
      <w:del w:id="15" w:author="abahl02@student.ubc.ca" w:date="2023-07-18T09:43:00Z">
        <w:r w:rsidDel="00CA3183">
          <w:delText xml:space="preserve">the </w:delText>
        </w:r>
      </w:del>
      <w:r>
        <w:t>function</w:t>
      </w:r>
      <w:ins w:id="16" w:author="abahl02@student.ubc.ca" w:date="2023-07-18T11:28:00Z">
        <w:r w:rsidR="004317DC">
          <w:t>, especially as it pertains to growth</w:t>
        </w:r>
      </w:ins>
      <w:ins w:id="17" w:author="abahl02@student.ubc.ca" w:date="2023-07-18T13:34:00Z">
        <w:r w:rsidR="004750E4">
          <w:t xml:space="preserve"> and life history</w:t>
        </w:r>
      </w:ins>
      <w:del w:id="18" w:author="abahl02@student.ubc.ca" w:date="2023-07-18T09:44:00Z">
        <w:r w:rsidDel="00CA3183">
          <w:delText>ing of krill populations and to</w:delText>
        </w:r>
      </w:del>
      <w:ins w:id="19" w:author="abahl02@student.ubc.ca" w:date="2023-07-18T09:44:00Z">
        <w:r w:rsidR="00CA3183">
          <w:t xml:space="preserve"> in order to</w:t>
        </w:r>
      </w:ins>
      <w:ins w:id="20" w:author="abahl02@student.ubc.ca" w:date="2023-07-18T10:09:00Z">
        <w:r w:rsidR="006C3BE3">
          <w:t xml:space="preserve"> </w:t>
        </w:r>
      </w:ins>
      <w:del w:id="21" w:author="abahl02@student.ubc.ca" w:date="2023-07-18T09:44:00Z">
        <w:r w:rsidDel="00CA3183">
          <w:delText xml:space="preserve"> </w:delText>
        </w:r>
      </w:del>
      <w:r>
        <w:t xml:space="preserve">develop </w:t>
      </w:r>
      <w:ins w:id="22" w:author="abahl02@student.ubc.ca" w:date="2023-07-18T09:44:00Z">
        <w:r w:rsidR="00CA3183">
          <w:t xml:space="preserve">effective </w:t>
        </w:r>
      </w:ins>
      <w:r>
        <w:t>strategies t</w:t>
      </w:r>
      <w:ins w:id="23" w:author="abahl02@student.ubc.ca" w:date="2023-07-18T09:44:00Z">
        <w:r w:rsidR="00CA3183">
          <w:t>hat</w:t>
        </w:r>
      </w:ins>
      <w:del w:id="24" w:author="abahl02@student.ubc.ca" w:date="2023-07-18T09:44:00Z">
        <w:r w:rsidDel="00CA3183">
          <w:delText>o</w:delText>
        </w:r>
      </w:del>
      <w:r>
        <w:t xml:space="preserve"> mitigate potential threats </w:t>
      </w:r>
      <w:del w:id="25" w:author="abahl02@student.ubc.ca" w:date="2023-07-18T09:45:00Z">
        <w:r w:rsidDel="00CA3183">
          <w:delText xml:space="preserve">that </w:delText>
        </w:r>
      </w:del>
      <w:del w:id="26" w:author="abahl02@student.ubc.ca" w:date="2023-07-18T11:56:00Z">
        <w:r w:rsidDel="009C5912">
          <w:delText>could compromise the ecological integrity of th</w:delText>
        </w:r>
      </w:del>
      <w:del w:id="27" w:author="abahl02@student.ubc.ca" w:date="2023-07-18T09:45:00Z">
        <w:r w:rsidDel="00CA3183">
          <w:delText>is</w:delText>
        </w:r>
      </w:del>
      <w:del w:id="28" w:author="abahl02@student.ubc.ca" w:date="2023-07-18T11:56:00Z">
        <w:r w:rsidDel="009C5912">
          <w:delText xml:space="preserve"> pristine region </w:delText>
        </w:r>
      </w:del>
      <w:r>
        <w:t>(Johnston et al., 2021; McBride et al., 2021).</w:t>
      </w:r>
    </w:p>
    <w:p w14:paraId="3DDE410B" w14:textId="77777777" w:rsidR="00C46B4C" w:rsidRDefault="00C46B4C" w:rsidP="00D654BE">
      <w:pPr>
        <w:spacing w:line="360" w:lineRule="auto"/>
        <w:jc w:val="both"/>
        <w:rPr>
          <w:ins w:id="29" w:author="abahl02@student.ubc.ca" w:date="2023-07-18T11:31:00Z"/>
        </w:rPr>
      </w:pPr>
    </w:p>
    <w:p w14:paraId="41D9BF6A" w14:textId="751CD031" w:rsidR="004317DC" w:rsidRDefault="004317DC" w:rsidP="00D654BE">
      <w:pPr>
        <w:spacing w:line="360" w:lineRule="auto"/>
        <w:jc w:val="both"/>
        <w:rPr>
          <w:ins w:id="30" w:author="abahl02@student.ubc.ca" w:date="2023-07-18T11:31:00Z"/>
        </w:rPr>
      </w:pPr>
      <w:ins w:id="31" w:author="abahl02@student.ubc.ca" w:date="2023-07-18T11:33:00Z">
        <w:r>
          <w:t>Population estimates</w:t>
        </w:r>
      </w:ins>
      <w:ins w:id="32" w:author="abahl02@student.ubc.ca" w:date="2023-07-18T11:32:00Z">
        <w:r>
          <w:t xml:space="preserve"> are defined by recruitment. </w:t>
        </w:r>
      </w:ins>
      <w:ins w:id="33" w:author="abahl02@student.ubc.ca" w:date="2023-07-18T11:31:00Z">
        <w:r>
          <w:t>The definition of recruitment itself can vary depending on the reference, but generally refers to the number of one-year-old krill juveniles that have survived their first winter and are part of the population in their second summer (</w:t>
        </w:r>
        <w:r>
          <w:fldChar w:fldCharType="begin"/>
        </w:r>
        <w:r>
          <w:instrText>HYPERLINK "https://www.zotero.org/google-docs/?lOkLPL" \h</w:instrText>
        </w:r>
        <w:r>
          <w:fldChar w:fldCharType="separate"/>
        </w:r>
        <w:r>
          <w:rPr>
            <w:color w:val="1155CC"/>
            <w:u w:val="single"/>
          </w:rPr>
          <w:t>Meyer et al. 2020</w:t>
        </w:r>
        <w:r>
          <w:rPr>
            <w:color w:val="1155CC"/>
            <w:u w:val="single"/>
          </w:rPr>
          <w:fldChar w:fldCharType="end"/>
        </w:r>
        <w:r>
          <w:t xml:space="preserve">). </w:t>
        </w:r>
      </w:ins>
      <w:ins w:id="34" w:author="abahl02@student.ubc.ca" w:date="2023-07-18T11:41:00Z">
        <w:r w:rsidR="0086341F">
          <w:t xml:space="preserve">Krill population yield estimates </w:t>
        </w:r>
      </w:ins>
      <w:ins w:id="35" w:author="abahl02@student.ubc.ca" w:date="2023-07-18T11:42:00Z">
        <w:r w:rsidR="0086341F">
          <w:t>are utilized by t</w:t>
        </w:r>
      </w:ins>
      <w:ins w:id="36" w:author="abahl02@student.ubc.ca" w:date="2023-07-18T11:33:00Z">
        <w:r>
          <w:t xml:space="preserve">he </w:t>
        </w:r>
      </w:ins>
      <w:ins w:id="37" w:author="abahl02@student.ubc.ca" w:date="2023-07-18T11:36:00Z">
        <w:r>
          <w:t>Commission</w:t>
        </w:r>
      </w:ins>
      <w:ins w:id="38" w:author="abahl02@student.ubc.ca" w:date="2023-07-18T11:35:00Z">
        <w:r>
          <w:t xml:space="preserve"> </w:t>
        </w:r>
      </w:ins>
      <w:ins w:id="39" w:author="abahl02@student.ubc.ca" w:date="2023-07-18T11:36:00Z">
        <w:r>
          <w:t>for the</w:t>
        </w:r>
      </w:ins>
      <w:ins w:id="40" w:author="abahl02@student.ubc.ca" w:date="2023-07-18T11:34:00Z">
        <w:r>
          <w:t xml:space="preserve"> Conservation of Antarctic Marine Living Resources</w:t>
        </w:r>
      </w:ins>
      <w:ins w:id="41" w:author="abahl02@student.ubc.ca" w:date="2023-07-18T11:35:00Z">
        <w:r>
          <w:t xml:space="preserve"> </w:t>
        </w:r>
      </w:ins>
      <w:ins w:id="42" w:author="abahl02@student.ubc.ca" w:date="2023-07-18T11:36:00Z">
        <w:r w:rsidR="0086341F">
          <w:t xml:space="preserve">(CCAMLR) </w:t>
        </w:r>
      </w:ins>
      <w:ins w:id="43" w:author="abahl02@student.ubc.ca" w:date="2023-07-18T11:42:00Z">
        <w:r w:rsidR="0086341F">
          <w:t xml:space="preserve">to </w:t>
        </w:r>
      </w:ins>
      <w:ins w:id="44" w:author="abahl02@student.ubc.ca" w:date="2023-07-18T11:37:00Z">
        <w:r w:rsidR="0086341F">
          <w:t>formulat</w:t>
        </w:r>
      </w:ins>
      <w:ins w:id="45" w:author="abahl02@student.ubc.ca" w:date="2023-07-18T11:42:00Z">
        <w:r w:rsidR="0086341F">
          <w:t>e</w:t>
        </w:r>
      </w:ins>
      <w:ins w:id="46" w:author="abahl02@student.ubc.ca" w:date="2023-07-18T11:37:00Z">
        <w:r w:rsidR="0086341F">
          <w:t>, adopt, and revis</w:t>
        </w:r>
      </w:ins>
      <w:ins w:id="47" w:author="abahl02@student.ubc.ca" w:date="2023-07-18T11:43:00Z">
        <w:r w:rsidR="0086341F">
          <w:t>e</w:t>
        </w:r>
      </w:ins>
      <w:ins w:id="48" w:author="abahl02@student.ubc.ca" w:date="2023-07-18T11:37:00Z">
        <w:r w:rsidR="0086341F">
          <w:t xml:space="preserve"> conservation measures</w:t>
        </w:r>
      </w:ins>
      <w:ins w:id="49" w:author="abahl02@student.ubc.ca" w:date="2023-07-18T11:39:00Z">
        <w:r w:rsidR="0086341F">
          <w:t xml:space="preserve"> </w:t>
        </w:r>
      </w:ins>
      <w:ins w:id="50" w:author="abahl02@student.ubc.ca" w:date="2023-07-18T11:38:00Z">
        <w:r w:rsidR="0086341F">
          <w:t>for the krill fishery</w:t>
        </w:r>
      </w:ins>
      <w:ins w:id="51" w:author="abahl02@student.ubc.ca" w:date="2023-07-18T11:39:00Z">
        <w:r w:rsidR="0086341F">
          <w:t xml:space="preserve"> (Article VII of CAMLR)</w:t>
        </w:r>
      </w:ins>
      <w:ins w:id="52" w:author="abahl02@student.ubc.ca" w:date="2023-07-18T11:38:00Z">
        <w:r w:rsidR="0086341F">
          <w:t>.</w:t>
        </w:r>
      </w:ins>
      <w:ins w:id="53" w:author="abahl02@student.ubc.ca" w:date="2023-07-18T11:40:00Z">
        <w:r w:rsidR="0086341F">
          <w:t xml:space="preserve"> Thus, </w:t>
        </w:r>
      </w:ins>
      <w:ins w:id="54" w:author="abahl02@student.ubc.ca" w:date="2023-07-18T11:31:00Z">
        <w:r>
          <w:t>understanding the drivers of variability in krill abundance and</w:t>
        </w:r>
      </w:ins>
      <w:ins w:id="55" w:author="abahl02@student.ubc.ca" w:date="2023-07-18T11:45:00Z">
        <w:r w:rsidR="00760B05">
          <w:t xml:space="preserve"> population</w:t>
        </w:r>
      </w:ins>
      <w:ins w:id="56" w:author="abahl02@student.ubc.ca" w:date="2023-07-18T11:31:00Z">
        <w:r>
          <w:t xml:space="preserve"> spatial connectivity is </w:t>
        </w:r>
      </w:ins>
      <w:ins w:id="57" w:author="abahl02@student.ubc.ca" w:date="2023-07-18T11:45:00Z">
        <w:r w:rsidR="00760B05">
          <w:t>necessary</w:t>
        </w:r>
      </w:ins>
      <w:ins w:id="58" w:author="abahl02@student.ubc.ca" w:date="2023-07-18T11:31:00Z">
        <w:r>
          <w:t xml:space="preserve"> for effective management of the krill fishery and other human interventions in the Southern Ocean ecosystem (Flores et al., 2012).</w:t>
        </w:r>
      </w:ins>
    </w:p>
    <w:p w14:paraId="01AF0540" w14:textId="77777777" w:rsidR="004317DC" w:rsidRDefault="004317DC" w:rsidP="00D654BE">
      <w:pPr>
        <w:spacing w:line="360" w:lineRule="auto"/>
        <w:jc w:val="both"/>
      </w:pPr>
    </w:p>
    <w:p w14:paraId="40259503" w14:textId="77777777" w:rsidR="000E75C6" w:rsidRDefault="00000000" w:rsidP="00D654BE">
      <w:pPr>
        <w:spacing w:line="360" w:lineRule="auto"/>
        <w:jc w:val="both"/>
        <w:rPr>
          <w:ins w:id="59" w:author="abahl02@student.ubc.ca" w:date="2023-07-18T11:59:00Z"/>
        </w:rPr>
      </w:pPr>
      <w:del w:id="60" w:author="abahl02@student.ubc.ca" w:date="2023-07-18T09:48:00Z">
        <w:r w:rsidDel="00CA3183">
          <w:delText xml:space="preserve">A popular tool in krill research are </w:delText>
        </w:r>
      </w:del>
      <w:ins w:id="61" w:author="abahl02@student.ubc.ca" w:date="2023-07-18T09:48:00Z">
        <w:r w:rsidR="00CA3183">
          <w:t>N</w:t>
        </w:r>
      </w:ins>
      <w:del w:id="62" w:author="abahl02@student.ubc.ca" w:date="2023-07-18T09:48:00Z">
        <w:r w:rsidDel="00CA3183">
          <w:delText>n</w:delText>
        </w:r>
      </w:del>
      <w:r>
        <w:t>umerical models</w:t>
      </w:r>
      <w:ins w:id="63" w:author="abahl02@student.ubc.ca" w:date="2023-07-18T09:48:00Z">
        <w:r w:rsidR="00CA3183">
          <w:t xml:space="preserve"> are </w:t>
        </w:r>
      </w:ins>
      <w:ins w:id="64" w:author="abahl02@student.ubc.ca" w:date="2023-07-18T09:50:00Z">
        <w:r w:rsidR="00CA3183">
          <w:t xml:space="preserve">a </w:t>
        </w:r>
      </w:ins>
      <w:ins w:id="65" w:author="abahl02@student.ubc.ca" w:date="2023-07-18T09:48:00Z">
        <w:r w:rsidR="00CA3183">
          <w:t>widely used</w:t>
        </w:r>
      </w:ins>
      <w:ins w:id="66" w:author="abahl02@student.ubc.ca" w:date="2023-07-18T09:50:00Z">
        <w:r w:rsidR="00CA3183">
          <w:t xml:space="preserve"> tool</w:t>
        </w:r>
      </w:ins>
      <w:ins w:id="67" w:author="abahl02@student.ubc.ca" w:date="2023-07-18T09:48:00Z">
        <w:r w:rsidR="00CA3183">
          <w:t xml:space="preserve"> in krill research</w:t>
        </w:r>
      </w:ins>
      <w:ins w:id="68" w:author="abahl02@student.ubc.ca" w:date="2023-07-18T11:48:00Z">
        <w:r w:rsidR="009C5912">
          <w:t xml:space="preserve"> to</w:t>
        </w:r>
      </w:ins>
      <w:ins w:id="69" w:author="abahl02@student.ubc.ca" w:date="2023-07-18T09:50:00Z">
        <w:r w:rsidR="00CA3183">
          <w:t xml:space="preserve"> </w:t>
        </w:r>
      </w:ins>
      <w:ins w:id="70" w:author="abahl02@student.ubc.ca" w:date="2023-07-18T11:48:00Z">
        <w:r w:rsidR="009C5912">
          <w:t>derive</w:t>
        </w:r>
      </w:ins>
      <w:ins w:id="71" w:author="abahl02@student.ubc.ca" w:date="2023-07-18T09:50:00Z">
        <w:r w:rsidR="00CA3183">
          <w:t xml:space="preserve"> insights into </w:t>
        </w:r>
      </w:ins>
      <w:ins w:id="72" w:author="abahl02@student.ubc.ca" w:date="2023-07-18T09:49:00Z">
        <w:r w:rsidR="00CA3183">
          <w:t>the growth and</w:t>
        </w:r>
      </w:ins>
      <w:ins w:id="73" w:author="abahl02@student.ubc.ca" w:date="2023-07-18T09:51:00Z">
        <w:r w:rsidR="00CA3183">
          <w:t xml:space="preserve"> development of these organisms under varying</w:t>
        </w:r>
      </w:ins>
      <w:ins w:id="74" w:author="abahl02@student.ubc.ca" w:date="2023-07-18T09:49:00Z">
        <w:r w:rsidR="00CA3183">
          <w:t xml:space="preserve"> environment</w:t>
        </w:r>
      </w:ins>
      <w:ins w:id="75" w:author="abahl02@student.ubc.ca" w:date="2023-07-18T09:51:00Z">
        <w:r w:rsidR="00CA3183">
          <w:t>al conditions</w:t>
        </w:r>
      </w:ins>
      <w:del w:id="76" w:author="abahl02@student.ubc.ca" w:date="2023-07-18T09:49:00Z">
        <w:r w:rsidDel="00CA3183">
          <w:delText>, which typically relate</w:delText>
        </w:r>
      </w:del>
      <w:del w:id="77" w:author="abahl02@student.ubc.ca" w:date="2023-07-18T09:51:00Z">
        <w:r w:rsidDel="00CA3183">
          <w:delText xml:space="preserve"> krill growth to environmental conditions in some way</w:delText>
        </w:r>
      </w:del>
      <w:r>
        <w:t xml:space="preserve">. </w:t>
      </w:r>
      <w:ins w:id="78" w:author="abahl02@student.ubc.ca" w:date="2023-07-18T09:52:00Z">
        <w:r w:rsidR="000174C7">
          <w:t xml:space="preserve">Researchers have developed </w:t>
        </w:r>
        <w:proofErr w:type="spellStart"/>
        <w:r w:rsidR="000174C7">
          <w:t>different</w:t>
        </w:r>
      </w:ins>
      <w:del w:id="79" w:author="abahl02@student.ubc.ca" w:date="2023-07-18T09:52:00Z">
        <w:r w:rsidDel="000174C7">
          <w:delText xml:space="preserve">They come in many </w:delText>
        </w:r>
      </w:del>
      <w:ins w:id="80" w:author="abahl02@student.ubc.ca" w:date="2023-07-18T09:52:00Z">
        <w:r w:rsidR="000174C7">
          <w:t>model</w:t>
        </w:r>
      </w:ins>
      <w:proofErr w:type="spellEnd"/>
      <w:ins w:id="81" w:author="abahl02@student.ubc.ca" w:date="2023-07-18T09:53:00Z">
        <w:r w:rsidR="000174C7">
          <w:t xml:space="preserve"> </w:t>
        </w:r>
      </w:ins>
      <w:r>
        <w:t>design principles</w:t>
      </w:r>
      <w:ins w:id="82" w:author="abahl02@student.ubc.ca" w:date="2023-07-18T09:53:00Z">
        <w:r w:rsidR="000174C7">
          <w:t xml:space="preserve">, each with specific purposes. For example, early models focused </w:t>
        </w:r>
        <w:proofErr w:type="spellStart"/>
        <w:r w:rsidR="000174C7">
          <w:t>on</w:t>
        </w:r>
      </w:ins>
      <w:del w:id="83" w:author="abahl02@student.ubc.ca" w:date="2023-07-18T09:53:00Z">
        <w:r w:rsidDel="000174C7">
          <w:delText xml:space="preserve"> and have been developed for different purposes such as </w:delText>
        </w:r>
      </w:del>
      <w:r>
        <w:t>predicting</w:t>
      </w:r>
      <w:proofErr w:type="spellEnd"/>
      <w:r>
        <w:t xml:space="preserve"> the descent, ascent and development of embryos </w:t>
      </w:r>
      <w:hyperlink r:id="rId16">
        <w:r>
          <w:rPr>
            <w:color w:val="1155CC"/>
            <w:u w:val="single"/>
          </w:rPr>
          <w:t>(Hofmann et al. 1992)</w:t>
        </w:r>
      </w:hyperlink>
      <w:r>
        <w:t>,</w:t>
      </w:r>
      <w:ins w:id="84" w:author="abahl02@student.ubc.ca" w:date="2023-07-18T09:54:00Z">
        <w:r w:rsidR="000174C7">
          <w:t xml:space="preserve"> while more recent models set out to understand individual krill</w:t>
        </w:r>
      </w:ins>
      <w:r>
        <w:t xml:space="preserve"> growth and </w:t>
      </w:r>
      <w:del w:id="85" w:author="abahl02@student.ubc.ca" w:date="2023-07-18T09:55:00Z">
        <w:r w:rsidDel="000174C7">
          <w:delText xml:space="preserve">the </w:delText>
        </w:r>
      </w:del>
      <w:ins w:id="86" w:author="abahl02@student.ubc.ca" w:date="2023-07-18T09:55:00Z">
        <w:r w:rsidR="000174C7">
          <w:t>its</w:t>
        </w:r>
        <w:r w:rsidR="000174C7">
          <w:t xml:space="preserve"> </w:t>
        </w:r>
      </w:ins>
      <w:r>
        <w:t xml:space="preserve">life cycle </w:t>
      </w:r>
      <w:del w:id="87" w:author="abahl02@student.ubc.ca" w:date="2023-07-18T09:55:00Z">
        <w:r w:rsidDel="000174C7">
          <w:delText xml:space="preserve">of individual krill </w:delText>
        </w:r>
      </w:del>
      <w:hyperlink r:id="rId17">
        <w:r>
          <w:rPr>
            <w:color w:val="1155CC"/>
            <w:u w:val="single"/>
          </w:rPr>
          <w:t xml:space="preserve">(Hofmann and </w:t>
        </w:r>
        <w:proofErr w:type="spellStart"/>
        <w:r>
          <w:rPr>
            <w:color w:val="1155CC"/>
            <w:u w:val="single"/>
          </w:rPr>
          <w:t>Lascara</w:t>
        </w:r>
        <w:proofErr w:type="spellEnd"/>
        <w:r>
          <w:rPr>
            <w:color w:val="1155CC"/>
            <w:u w:val="single"/>
          </w:rPr>
          <w:t xml:space="preserve"> 2000; Atkinson et al. 2006; Jager </w:t>
        </w:r>
        <w:r>
          <w:rPr>
            <w:color w:val="1155CC"/>
            <w:u w:val="single"/>
          </w:rPr>
          <w:lastRenderedPageBreak/>
          <w:t xml:space="preserve">and </w:t>
        </w:r>
        <w:proofErr w:type="spellStart"/>
        <w:r>
          <w:rPr>
            <w:color w:val="1155CC"/>
            <w:u w:val="single"/>
          </w:rPr>
          <w:t>Ravagnan</w:t>
        </w:r>
        <w:proofErr w:type="spellEnd"/>
        <w:r>
          <w:rPr>
            <w:color w:val="1155CC"/>
            <w:u w:val="single"/>
          </w:rPr>
          <w:t xml:space="preserve"> 2015; Constable and Kawaguchi 2018)</w:t>
        </w:r>
      </w:hyperlink>
      <w:ins w:id="88" w:author="abahl02@student.ubc.ca" w:date="2023-07-18T09:58:00Z">
        <w:r w:rsidR="000174C7">
          <w:t>, as well as its</w:t>
        </w:r>
      </w:ins>
      <w:del w:id="89" w:author="abahl02@student.ubc.ca" w:date="2023-07-18T09:58:00Z">
        <w:r w:rsidDel="000174C7">
          <w:delText xml:space="preserve"> or</w:delText>
        </w:r>
      </w:del>
      <w:r>
        <w:t xml:space="preserve"> population and</w:t>
      </w:r>
      <w:ins w:id="90" w:author="abahl02@student.ubc.ca" w:date="2023-07-18T09:58:00Z">
        <w:r w:rsidR="000174C7">
          <w:t xml:space="preserve"> implication on</w:t>
        </w:r>
      </w:ins>
      <w:r>
        <w:t xml:space="preserve"> biomass dynamics </w:t>
      </w:r>
      <w:hyperlink r:id="rId18">
        <w:r>
          <w:rPr>
            <w:color w:val="1155CC"/>
            <w:u w:val="single"/>
          </w:rPr>
          <w:t>(</w:t>
        </w:r>
        <w:proofErr w:type="spellStart"/>
        <w:r>
          <w:rPr>
            <w:color w:val="1155CC"/>
            <w:u w:val="single"/>
          </w:rPr>
          <w:t>Wiedenmann</w:t>
        </w:r>
        <w:proofErr w:type="spellEnd"/>
      </w:hyperlink>
      <w:hyperlink r:id="rId19">
        <w:r>
          <w:rPr>
            <w:color w:val="1155CC"/>
            <w:u w:val="single"/>
          </w:rPr>
          <w:t xml:space="preserve"> et al.</w:t>
        </w:r>
      </w:hyperlink>
      <w:hyperlink r:id="rId20">
        <w:r>
          <w:rPr>
            <w:color w:val="1155CC"/>
            <w:u w:val="single"/>
          </w:rPr>
          <w:t xml:space="preserve"> 2008; </w:t>
        </w:r>
        <w:proofErr w:type="spellStart"/>
        <w:r>
          <w:rPr>
            <w:color w:val="1155CC"/>
            <w:u w:val="single"/>
          </w:rPr>
          <w:t>Ryabov</w:t>
        </w:r>
        <w:proofErr w:type="spellEnd"/>
        <w:r>
          <w:rPr>
            <w:color w:val="1155CC"/>
            <w:u w:val="single"/>
          </w:rPr>
          <w:t xml:space="preserve"> et al. 2017)</w:t>
        </w:r>
      </w:hyperlink>
      <w:r>
        <w:t xml:space="preserve">. </w:t>
      </w:r>
      <w:del w:id="91" w:author="abahl02@student.ubc.ca" w:date="2023-07-18T09:59:00Z">
        <w:r w:rsidDel="000174C7">
          <w:delText>O</w:delText>
        </w:r>
      </w:del>
      <w:proofErr w:type="spellStart"/>
      <w:r>
        <w:t>ther</w:t>
      </w:r>
      <w:proofErr w:type="spellEnd"/>
      <w:r>
        <w:t xml:space="preserve"> models</w:t>
      </w:r>
      <w:ins w:id="92" w:author="abahl02@student.ubc.ca" w:date="2023-07-18T10:02:00Z">
        <w:r w:rsidR="006C3BE3">
          <w:t xml:space="preserve"> have</w:t>
        </w:r>
      </w:ins>
      <w:r>
        <w:t xml:space="preserve"> incorporated </w:t>
      </w:r>
      <w:ins w:id="93" w:author="abahl02@student.ubc.ca" w:date="2023-07-18T10:03:00Z">
        <w:r w:rsidR="006C3BE3">
          <w:t xml:space="preserve">behavioural aspects of </w:t>
        </w:r>
      </w:ins>
      <w:r>
        <w:t xml:space="preserve">krill </w:t>
      </w:r>
      <w:del w:id="94" w:author="abahl02@student.ubc.ca" w:date="2023-07-18T10:03:00Z">
        <w:r w:rsidDel="006C3BE3">
          <w:delText xml:space="preserve">behavior </w:delText>
        </w:r>
      </w:del>
      <w:hyperlink r:id="rId21">
        <w:r>
          <w:rPr>
            <w:color w:val="1155CC"/>
            <w:u w:val="single"/>
          </w:rPr>
          <w:t>(</w:t>
        </w:r>
        <w:proofErr w:type="spellStart"/>
        <w:r>
          <w:rPr>
            <w:color w:val="1155CC"/>
            <w:u w:val="single"/>
          </w:rPr>
          <w:t>Cresswell</w:t>
        </w:r>
        <w:proofErr w:type="spellEnd"/>
        <w:r>
          <w:rPr>
            <w:color w:val="1155CC"/>
            <w:u w:val="single"/>
          </w:rPr>
          <w:t xml:space="preserve"> et al. 2009; </w:t>
        </w:r>
        <w:proofErr w:type="spellStart"/>
        <w:r>
          <w:rPr>
            <w:color w:val="1155CC"/>
            <w:u w:val="single"/>
          </w:rPr>
          <w:t>Richerson</w:t>
        </w:r>
        <w:proofErr w:type="spellEnd"/>
        <w:r>
          <w:rPr>
            <w:color w:val="1155CC"/>
            <w:u w:val="single"/>
          </w:rPr>
          <w:t xml:space="preserve"> et al. 2015)</w:t>
        </w:r>
      </w:hyperlink>
      <w:r>
        <w:t xml:space="preserve">, </w:t>
      </w:r>
      <w:ins w:id="95" w:author="abahl02@student.ubc.ca" w:date="2023-07-18T10:00:00Z">
        <w:r w:rsidR="000174C7">
          <w:t>includ</w:t>
        </w:r>
      </w:ins>
      <w:ins w:id="96" w:author="abahl02@student.ubc.ca" w:date="2023-07-18T10:03:00Z">
        <w:r w:rsidR="006C3BE3">
          <w:t>ed</w:t>
        </w:r>
      </w:ins>
      <w:ins w:id="97" w:author="abahl02@student.ubc.ca" w:date="2023-07-18T10:00:00Z">
        <w:r w:rsidR="000174C7">
          <w:t xml:space="preserve"> more detailed</w:t>
        </w:r>
      </w:ins>
      <w:ins w:id="98" w:author="abahl02@student.ubc.ca" w:date="2023-07-18T10:02:00Z">
        <w:r w:rsidR="006C3BE3">
          <w:t xml:space="preserve"> </w:t>
        </w:r>
      </w:ins>
      <w:del w:id="99" w:author="abahl02@student.ubc.ca" w:date="2023-07-18T09:59:00Z">
        <w:r w:rsidDel="000174C7">
          <w:delText xml:space="preserve">additional </w:delText>
        </w:r>
      </w:del>
      <w:r>
        <w:t xml:space="preserve">physiological </w:t>
      </w:r>
      <w:del w:id="100" w:author="abahl02@student.ubc.ca" w:date="2023-07-18T10:00:00Z">
        <w:r w:rsidDel="000174C7">
          <w:delText xml:space="preserve">detail </w:delText>
        </w:r>
      </w:del>
      <w:ins w:id="101" w:author="abahl02@student.ubc.ca" w:date="2023-07-18T10:00:00Z">
        <w:r w:rsidR="000174C7">
          <w:t>information</w:t>
        </w:r>
        <w:r w:rsidR="000174C7">
          <w:t xml:space="preserve"> </w:t>
        </w:r>
      </w:ins>
      <w:hyperlink r:id="rId22">
        <w:r>
          <w:rPr>
            <w:color w:val="1155CC"/>
            <w:u w:val="single"/>
          </w:rPr>
          <w:t>(</w:t>
        </w:r>
        <w:proofErr w:type="spellStart"/>
        <w:r>
          <w:rPr>
            <w:color w:val="1155CC"/>
            <w:u w:val="single"/>
          </w:rPr>
          <w:t>Fach</w:t>
        </w:r>
        <w:proofErr w:type="spellEnd"/>
        <w:r>
          <w:rPr>
            <w:color w:val="1155CC"/>
            <w:u w:val="single"/>
          </w:rPr>
          <w:t xml:space="preserve"> et al. 2008; Groeneveld et al. 2015; </w:t>
        </w:r>
        <w:proofErr w:type="spellStart"/>
        <w:r>
          <w:rPr>
            <w:color w:val="1155CC"/>
            <w:u w:val="single"/>
          </w:rPr>
          <w:t>Bahlburg</w:t>
        </w:r>
        <w:proofErr w:type="spellEnd"/>
      </w:hyperlink>
      <w:hyperlink r:id="rId23">
        <w:r>
          <w:rPr>
            <w:color w:val="1155CC"/>
            <w:u w:val="single"/>
          </w:rPr>
          <w:t xml:space="preserve"> et al.</w:t>
        </w:r>
      </w:hyperlink>
      <w:hyperlink r:id="rId24">
        <w:r>
          <w:rPr>
            <w:color w:val="1155CC"/>
            <w:u w:val="single"/>
          </w:rPr>
          <w:t xml:space="preserve"> 2021)</w:t>
        </w:r>
      </w:hyperlink>
      <w:r>
        <w:t xml:space="preserve"> or explicitly simulated the interaction of krill with other species </w:t>
      </w:r>
      <w:hyperlink r:id="rId25">
        <w:r>
          <w:rPr>
            <w:color w:val="1155CC"/>
            <w:u w:val="single"/>
          </w:rPr>
          <w:t xml:space="preserve">(Willis 2014; </w:t>
        </w:r>
        <w:proofErr w:type="spellStart"/>
        <w:r>
          <w:rPr>
            <w:color w:val="1155CC"/>
            <w:u w:val="single"/>
          </w:rPr>
          <w:t>Pietzsch</w:t>
        </w:r>
        <w:proofErr w:type="spellEnd"/>
        <w:r>
          <w:rPr>
            <w:color w:val="1155CC"/>
            <w:u w:val="single"/>
          </w:rPr>
          <w:t xml:space="preserve"> et al. 2022)</w:t>
        </w:r>
      </w:hyperlink>
      <w:r>
        <w:t xml:space="preserve">. </w:t>
      </w:r>
      <w:ins w:id="102" w:author="abahl02@student.ubc.ca" w:date="2023-07-18T10:05:00Z">
        <w:r w:rsidR="006C3BE3">
          <w:t xml:space="preserve">These models are critical for </w:t>
        </w:r>
      </w:ins>
      <w:ins w:id="103" w:author="abahl02@student.ubc.ca" w:date="2023-07-18T10:11:00Z">
        <w:r w:rsidR="006C3BE3">
          <w:t xml:space="preserve">predicting krill growth and habitat quality on regional </w:t>
        </w:r>
        <w:r w:rsidR="006C3BE3">
          <w:fldChar w:fldCharType="begin"/>
        </w:r>
        <w:r w:rsidR="006C3BE3">
          <w:instrText>HYPERLINK "https://www.zotero.org/google-docs/?N6p8X1" \h</w:instrText>
        </w:r>
        <w:r w:rsidR="006C3BE3">
          <w:fldChar w:fldCharType="separate"/>
        </w:r>
        <w:r w:rsidR="006C3BE3">
          <w:rPr>
            <w:color w:val="1155CC"/>
            <w:u w:val="single"/>
          </w:rPr>
          <w:t>(</w:t>
        </w:r>
        <w:proofErr w:type="spellStart"/>
        <w:r w:rsidR="006C3BE3">
          <w:rPr>
            <w:color w:val="1155CC"/>
            <w:u w:val="single"/>
          </w:rPr>
          <w:t>Wiedenmann</w:t>
        </w:r>
        <w:proofErr w:type="spellEnd"/>
        <w:r w:rsidR="006C3BE3">
          <w:rPr>
            <w:color w:val="1155CC"/>
            <w:u w:val="single"/>
          </w:rPr>
          <w:fldChar w:fldCharType="end"/>
        </w:r>
        <w:r w:rsidR="006C3BE3">
          <w:fldChar w:fldCharType="begin"/>
        </w:r>
        <w:r w:rsidR="006C3BE3">
          <w:instrText>HYPERLINK "https://www.zotero.org/google-docs/?N6p8X1" \h</w:instrText>
        </w:r>
        <w:r w:rsidR="006C3BE3">
          <w:fldChar w:fldCharType="separate"/>
        </w:r>
        <w:r w:rsidR="006C3BE3">
          <w:rPr>
            <w:color w:val="1155CC"/>
            <w:u w:val="single"/>
          </w:rPr>
          <w:t xml:space="preserve"> et al.</w:t>
        </w:r>
        <w:r w:rsidR="006C3BE3">
          <w:rPr>
            <w:color w:val="1155CC"/>
            <w:u w:val="single"/>
          </w:rPr>
          <w:fldChar w:fldCharType="end"/>
        </w:r>
        <w:r w:rsidR="006C3BE3">
          <w:fldChar w:fldCharType="begin"/>
        </w:r>
        <w:r w:rsidR="006C3BE3">
          <w:instrText>HYPERLINK "https://www.zotero.org/google-docs/?N6p8X1" \h</w:instrText>
        </w:r>
        <w:r w:rsidR="006C3BE3">
          <w:fldChar w:fldCharType="separate"/>
        </w:r>
        <w:r w:rsidR="006C3BE3">
          <w:rPr>
            <w:color w:val="1155CC"/>
            <w:u w:val="single"/>
          </w:rPr>
          <w:t xml:space="preserve"> 2008; </w:t>
        </w:r>
        <w:proofErr w:type="spellStart"/>
        <w:r w:rsidR="006C3BE3">
          <w:rPr>
            <w:color w:val="1155CC"/>
            <w:u w:val="single"/>
          </w:rPr>
          <w:t>Ryabov</w:t>
        </w:r>
        <w:proofErr w:type="spellEnd"/>
        <w:r w:rsidR="006C3BE3">
          <w:rPr>
            <w:color w:val="1155CC"/>
            <w:u w:val="single"/>
          </w:rPr>
          <w:t xml:space="preserve"> et al. 2017)</w:t>
        </w:r>
        <w:r w:rsidR="006C3BE3">
          <w:rPr>
            <w:color w:val="1155CC"/>
            <w:u w:val="single"/>
          </w:rPr>
          <w:fldChar w:fldCharType="end"/>
        </w:r>
        <w:r w:rsidR="006C3BE3">
          <w:t xml:space="preserve"> and circumpolar scales </w:t>
        </w:r>
        <w:r w:rsidR="006C3BE3">
          <w:fldChar w:fldCharType="begin"/>
        </w:r>
        <w:r w:rsidR="006C3BE3">
          <w:instrText>HYPERLINK "https://www.zotero.org/google-docs/?mCZe8k" \h</w:instrText>
        </w:r>
        <w:r w:rsidR="006C3BE3">
          <w:fldChar w:fldCharType="separate"/>
        </w:r>
        <w:r w:rsidR="006C3BE3">
          <w:rPr>
            <w:color w:val="1155CC"/>
            <w:u w:val="single"/>
          </w:rPr>
          <w:t>(Green et al. 2021)</w:t>
        </w:r>
        <w:r w:rsidR="006C3BE3">
          <w:rPr>
            <w:color w:val="1155CC"/>
            <w:u w:val="single"/>
          </w:rPr>
          <w:fldChar w:fldCharType="end"/>
        </w:r>
        <w:r w:rsidR="006C3BE3">
          <w:t xml:space="preserve"> in present </w:t>
        </w:r>
        <w:r w:rsidR="006C3BE3">
          <w:fldChar w:fldCharType="begin"/>
        </w:r>
        <w:r w:rsidR="006C3BE3">
          <w:instrText>HYPERLINK "https://www.zotero.org/google-docs/?NpeAWr" \h</w:instrText>
        </w:r>
        <w:r w:rsidR="006C3BE3">
          <w:fldChar w:fldCharType="separate"/>
        </w:r>
        <w:r w:rsidR="006C3BE3">
          <w:rPr>
            <w:color w:val="1155CC"/>
            <w:u w:val="single"/>
          </w:rPr>
          <w:t>(Murphy et al. 2017)</w:t>
        </w:r>
        <w:r w:rsidR="006C3BE3">
          <w:rPr>
            <w:color w:val="1155CC"/>
            <w:u w:val="single"/>
          </w:rPr>
          <w:fldChar w:fldCharType="end"/>
        </w:r>
        <w:r w:rsidR="006C3BE3">
          <w:t xml:space="preserve"> and future climates </w:t>
        </w:r>
        <w:r w:rsidR="006C3BE3">
          <w:fldChar w:fldCharType="begin"/>
        </w:r>
        <w:r w:rsidR="006C3BE3">
          <w:instrText>HYPERLINK "https://www.zotero.org/google-docs/?TRYHk9" \h</w:instrText>
        </w:r>
        <w:r w:rsidR="006C3BE3">
          <w:fldChar w:fldCharType="separate"/>
        </w:r>
        <w:r w:rsidR="006C3BE3">
          <w:rPr>
            <w:color w:val="1155CC"/>
            <w:u w:val="single"/>
          </w:rPr>
          <w:t>(Hill</w:t>
        </w:r>
        <w:r w:rsidR="006C3BE3">
          <w:rPr>
            <w:color w:val="1155CC"/>
            <w:u w:val="single"/>
          </w:rPr>
          <w:fldChar w:fldCharType="end"/>
        </w:r>
        <w:r w:rsidR="006C3BE3">
          <w:fldChar w:fldCharType="begin"/>
        </w:r>
        <w:r w:rsidR="006C3BE3">
          <w:instrText>HYPERLINK "https://www.zotero.org/google-docs/?TRYHk9" \h</w:instrText>
        </w:r>
        <w:r w:rsidR="006C3BE3">
          <w:fldChar w:fldCharType="separate"/>
        </w:r>
        <w:r w:rsidR="006C3BE3">
          <w:rPr>
            <w:color w:val="1155CC"/>
            <w:u w:val="single"/>
          </w:rPr>
          <w:t xml:space="preserve"> et al.</w:t>
        </w:r>
        <w:r w:rsidR="006C3BE3">
          <w:rPr>
            <w:color w:val="1155CC"/>
            <w:u w:val="single"/>
          </w:rPr>
          <w:fldChar w:fldCharType="end"/>
        </w:r>
        <w:r w:rsidR="006C3BE3">
          <w:fldChar w:fldCharType="begin"/>
        </w:r>
        <w:r w:rsidR="006C3BE3">
          <w:instrText>HYPERLINK "https://www.zotero.org/google-docs/?TRYHk9" \h</w:instrText>
        </w:r>
        <w:r w:rsidR="006C3BE3">
          <w:fldChar w:fldCharType="separate"/>
        </w:r>
        <w:r w:rsidR="006C3BE3">
          <w:rPr>
            <w:color w:val="1155CC"/>
            <w:u w:val="single"/>
          </w:rPr>
          <w:t xml:space="preserve"> 2013; </w:t>
        </w:r>
        <w:proofErr w:type="spellStart"/>
        <w:r w:rsidR="006C3BE3">
          <w:rPr>
            <w:color w:val="1155CC"/>
            <w:u w:val="single"/>
          </w:rPr>
          <w:t>Veytia</w:t>
        </w:r>
        <w:proofErr w:type="spellEnd"/>
        <w:r w:rsidR="006C3BE3">
          <w:rPr>
            <w:color w:val="1155CC"/>
            <w:u w:val="single"/>
          </w:rPr>
          <w:t xml:space="preserve"> et al. 2020; Sylvester</w:t>
        </w:r>
        <w:r w:rsidR="006C3BE3">
          <w:rPr>
            <w:color w:val="1155CC"/>
            <w:u w:val="single"/>
          </w:rPr>
          <w:fldChar w:fldCharType="end"/>
        </w:r>
        <w:r w:rsidR="006C3BE3">
          <w:fldChar w:fldCharType="begin"/>
        </w:r>
        <w:r w:rsidR="006C3BE3">
          <w:instrText>HYPERLINK "https://www.zotero.org/google-docs/?TRYHk9" \h</w:instrText>
        </w:r>
        <w:r w:rsidR="006C3BE3">
          <w:fldChar w:fldCharType="separate"/>
        </w:r>
        <w:r w:rsidR="006C3BE3">
          <w:rPr>
            <w:color w:val="1155CC"/>
            <w:u w:val="single"/>
          </w:rPr>
          <w:t xml:space="preserve"> et al.</w:t>
        </w:r>
        <w:r w:rsidR="006C3BE3">
          <w:rPr>
            <w:color w:val="1155CC"/>
            <w:u w:val="single"/>
          </w:rPr>
          <w:fldChar w:fldCharType="end"/>
        </w:r>
        <w:r w:rsidR="006C3BE3">
          <w:fldChar w:fldCharType="begin"/>
        </w:r>
        <w:r w:rsidR="006C3BE3">
          <w:instrText>HYPERLINK "https://www.zotero.org/google-docs/?TRYHk9" \h</w:instrText>
        </w:r>
        <w:r w:rsidR="006C3BE3">
          <w:fldChar w:fldCharType="separate"/>
        </w:r>
        <w:r w:rsidR="006C3BE3">
          <w:rPr>
            <w:color w:val="1155CC"/>
            <w:u w:val="single"/>
          </w:rPr>
          <w:t xml:space="preserve"> 2021)</w:t>
        </w:r>
        <w:r w:rsidR="006C3BE3">
          <w:rPr>
            <w:color w:val="1155CC"/>
            <w:u w:val="single"/>
          </w:rPr>
          <w:fldChar w:fldCharType="end"/>
        </w:r>
      </w:ins>
      <w:ins w:id="104" w:author="abahl02@student.ubc.ca" w:date="2023-07-18T10:05:00Z">
        <w:r w:rsidR="006C3BE3">
          <w:t xml:space="preserve"> </w:t>
        </w:r>
      </w:ins>
      <w:ins w:id="105" w:author="abahl02@student.ubc.ca" w:date="2023-07-18T10:06:00Z">
        <w:r w:rsidR="006C3BE3">
          <w:t xml:space="preserve">and </w:t>
        </w:r>
      </w:ins>
      <w:ins w:id="106" w:author="abahl02@student.ubc.ca" w:date="2023-07-18T10:12:00Z">
        <w:r w:rsidR="006C3BE3">
          <w:t xml:space="preserve">thus </w:t>
        </w:r>
      </w:ins>
      <w:ins w:id="107" w:author="abahl02@student.ubc.ca" w:date="2023-07-18T10:09:00Z">
        <w:r w:rsidR="006C3BE3">
          <w:t>serve an integral role in developing management strategies</w:t>
        </w:r>
      </w:ins>
      <w:ins w:id="108" w:author="abahl02@student.ubc.ca" w:date="2023-07-18T10:12:00Z">
        <w:r w:rsidR="006C3BE3">
          <w:t>.</w:t>
        </w:r>
      </w:ins>
      <w:ins w:id="109" w:author="abahl02@student.ubc.ca" w:date="2023-07-18T10:10:00Z">
        <w:r w:rsidR="006C3BE3">
          <w:t xml:space="preserve"> </w:t>
        </w:r>
      </w:ins>
      <w:del w:id="110" w:author="abahl02@student.ubc.ca" w:date="2023-07-18T10:06:00Z">
        <w:r w:rsidDel="006C3BE3">
          <w:delText>Krill models have been successfully</w:delText>
        </w:r>
      </w:del>
      <w:del w:id="111" w:author="abahl02@student.ubc.ca" w:date="2023-07-18T10:10:00Z">
        <w:r w:rsidDel="006C3BE3">
          <w:delText xml:space="preserve"> applied to </w:delText>
        </w:r>
      </w:del>
      <w:del w:id="112" w:author="abahl02@student.ubc.ca" w:date="2023-07-18T10:11:00Z">
        <w:r w:rsidDel="006C3BE3">
          <w:delText xml:space="preserve">predict krill growth and habitat quality on regional </w:delText>
        </w:r>
        <w:r w:rsidDel="006C3BE3">
          <w:fldChar w:fldCharType="begin"/>
        </w:r>
        <w:r w:rsidDel="006C3BE3">
          <w:delInstrText>HYPERLINK "https://www.zotero.org/google-docs/?N6p8X1" \h</w:delInstrText>
        </w:r>
        <w:r w:rsidDel="006C3BE3">
          <w:fldChar w:fldCharType="separate"/>
        </w:r>
        <w:r w:rsidDel="006C3BE3">
          <w:rPr>
            <w:color w:val="1155CC"/>
            <w:u w:val="single"/>
          </w:rPr>
          <w:delText>(Wiedenmann</w:delText>
        </w:r>
        <w:r w:rsidDel="006C3BE3">
          <w:rPr>
            <w:color w:val="1155CC"/>
            <w:u w:val="single"/>
          </w:rPr>
          <w:fldChar w:fldCharType="end"/>
        </w:r>
        <w:r w:rsidDel="006C3BE3">
          <w:fldChar w:fldCharType="begin"/>
        </w:r>
        <w:r w:rsidDel="006C3BE3">
          <w:delInstrText>HYPERLINK "https://www.zotero.org/google-docs/?N6p8X1" \h</w:delInstrText>
        </w:r>
        <w:r w:rsidDel="006C3BE3">
          <w:fldChar w:fldCharType="separate"/>
        </w:r>
        <w:r w:rsidDel="006C3BE3">
          <w:rPr>
            <w:color w:val="1155CC"/>
            <w:u w:val="single"/>
          </w:rPr>
          <w:delText xml:space="preserve"> et al.</w:delText>
        </w:r>
        <w:r w:rsidDel="006C3BE3">
          <w:rPr>
            <w:color w:val="1155CC"/>
            <w:u w:val="single"/>
          </w:rPr>
          <w:fldChar w:fldCharType="end"/>
        </w:r>
        <w:r w:rsidDel="006C3BE3">
          <w:fldChar w:fldCharType="begin"/>
        </w:r>
        <w:r w:rsidDel="006C3BE3">
          <w:delInstrText>HYPERLINK "https://www.zotero.org/google-docs/?N6p8X1" \h</w:delInstrText>
        </w:r>
        <w:r w:rsidDel="006C3BE3">
          <w:fldChar w:fldCharType="separate"/>
        </w:r>
        <w:r w:rsidDel="006C3BE3">
          <w:rPr>
            <w:color w:val="1155CC"/>
            <w:u w:val="single"/>
          </w:rPr>
          <w:delText xml:space="preserve"> 2008; Ryabov et al. 2017)</w:delText>
        </w:r>
        <w:r w:rsidDel="006C3BE3">
          <w:rPr>
            <w:color w:val="1155CC"/>
            <w:u w:val="single"/>
          </w:rPr>
          <w:fldChar w:fldCharType="end"/>
        </w:r>
        <w:r w:rsidDel="006C3BE3">
          <w:delText xml:space="preserve"> and circumpolar scales </w:delText>
        </w:r>
        <w:r w:rsidDel="006C3BE3">
          <w:fldChar w:fldCharType="begin"/>
        </w:r>
        <w:r w:rsidDel="006C3BE3">
          <w:delInstrText>HYPERLINK "https://www.zotero.org/google-docs/?mCZe8k" \h</w:delInstrText>
        </w:r>
        <w:r w:rsidDel="006C3BE3">
          <w:fldChar w:fldCharType="separate"/>
        </w:r>
        <w:r w:rsidDel="006C3BE3">
          <w:rPr>
            <w:color w:val="1155CC"/>
            <w:u w:val="single"/>
          </w:rPr>
          <w:delText>(Green et al. 2021)</w:delText>
        </w:r>
        <w:r w:rsidDel="006C3BE3">
          <w:rPr>
            <w:color w:val="1155CC"/>
            <w:u w:val="single"/>
          </w:rPr>
          <w:fldChar w:fldCharType="end"/>
        </w:r>
        <w:r w:rsidDel="006C3BE3">
          <w:delText xml:space="preserve"> in present </w:delText>
        </w:r>
        <w:r w:rsidDel="006C3BE3">
          <w:fldChar w:fldCharType="begin"/>
        </w:r>
        <w:r w:rsidDel="006C3BE3">
          <w:delInstrText>HYPERLINK "https://www.zotero.org/google-docs/?NpeAWr" \h</w:delInstrText>
        </w:r>
        <w:r w:rsidDel="006C3BE3">
          <w:fldChar w:fldCharType="separate"/>
        </w:r>
        <w:r w:rsidDel="006C3BE3">
          <w:rPr>
            <w:color w:val="1155CC"/>
            <w:u w:val="single"/>
          </w:rPr>
          <w:delText>(Murphy et al. 2017)</w:delText>
        </w:r>
        <w:r w:rsidDel="006C3BE3">
          <w:rPr>
            <w:color w:val="1155CC"/>
            <w:u w:val="single"/>
          </w:rPr>
          <w:fldChar w:fldCharType="end"/>
        </w:r>
        <w:r w:rsidDel="006C3BE3">
          <w:delText xml:space="preserve"> and future climates </w:delText>
        </w:r>
        <w:r w:rsidDel="006C3BE3">
          <w:fldChar w:fldCharType="begin"/>
        </w:r>
        <w:r w:rsidDel="006C3BE3">
          <w:delInstrText>HYPERLINK "https://www.zotero.org/google-docs/?TRYHk9" \h</w:delInstrText>
        </w:r>
        <w:r w:rsidDel="006C3BE3">
          <w:fldChar w:fldCharType="separate"/>
        </w:r>
        <w:r w:rsidDel="006C3BE3">
          <w:rPr>
            <w:color w:val="1155CC"/>
            <w:u w:val="single"/>
          </w:rPr>
          <w:delText>(Hill</w:delText>
        </w:r>
        <w:r w:rsidDel="006C3BE3">
          <w:rPr>
            <w:color w:val="1155CC"/>
            <w:u w:val="single"/>
          </w:rPr>
          <w:fldChar w:fldCharType="end"/>
        </w:r>
        <w:r w:rsidDel="006C3BE3">
          <w:fldChar w:fldCharType="begin"/>
        </w:r>
        <w:r w:rsidDel="006C3BE3">
          <w:delInstrText>HYPERLINK "https://www.zotero.org/google-docs/?TRYHk9" \h</w:delInstrText>
        </w:r>
        <w:r w:rsidDel="006C3BE3">
          <w:fldChar w:fldCharType="separate"/>
        </w:r>
        <w:r w:rsidDel="006C3BE3">
          <w:rPr>
            <w:color w:val="1155CC"/>
            <w:u w:val="single"/>
          </w:rPr>
          <w:delText xml:space="preserve"> et al.</w:delText>
        </w:r>
        <w:r w:rsidDel="006C3BE3">
          <w:rPr>
            <w:color w:val="1155CC"/>
            <w:u w:val="single"/>
          </w:rPr>
          <w:fldChar w:fldCharType="end"/>
        </w:r>
        <w:r w:rsidDel="006C3BE3">
          <w:fldChar w:fldCharType="begin"/>
        </w:r>
        <w:r w:rsidDel="006C3BE3">
          <w:delInstrText>HYPERLINK "https://www.zotero.org/google-docs/?TRYHk9" \h</w:delInstrText>
        </w:r>
        <w:r w:rsidDel="006C3BE3">
          <w:fldChar w:fldCharType="separate"/>
        </w:r>
        <w:r w:rsidDel="006C3BE3">
          <w:rPr>
            <w:color w:val="1155CC"/>
            <w:u w:val="single"/>
          </w:rPr>
          <w:delText xml:space="preserve"> 2013; Veytia et al. 2020; Sylvester</w:delText>
        </w:r>
        <w:r w:rsidDel="006C3BE3">
          <w:rPr>
            <w:color w:val="1155CC"/>
            <w:u w:val="single"/>
          </w:rPr>
          <w:fldChar w:fldCharType="end"/>
        </w:r>
        <w:r w:rsidDel="006C3BE3">
          <w:fldChar w:fldCharType="begin"/>
        </w:r>
        <w:r w:rsidDel="006C3BE3">
          <w:delInstrText>HYPERLINK "https://www.zotero.org/google-docs/?TRYHk9" \h</w:delInstrText>
        </w:r>
        <w:r w:rsidDel="006C3BE3">
          <w:fldChar w:fldCharType="separate"/>
        </w:r>
        <w:r w:rsidDel="006C3BE3">
          <w:rPr>
            <w:color w:val="1155CC"/>
            <w:u w:val="single"/>
          </w:rPr>
          <w:delText xml:space="preserve"> et al.</w:delText>
        </w:r>
        <w:r w:rsidDel="006C3BE3">
          <w:rPr>
            <w:color w:val="1155CC"/>
            <w:u w:val="single"/>
          </w:rPr>
          <w:fldChar w:fldCharType="end"/>
        </w:r>
        <w:r w:rsidDel="006C3BE3">
          <w:fldChar w:fldCharType="begin"/>
        </w:r>
        <w:r w:rsidDel="006C3BE3">
          <w:delInstrText>HYPERLINK "https://www.zotero.org/google-docs/?TRYHk9" \h</w:delInstrText>
        </w:r>
        <w:r w:rsidDel="006C3BE3">
          <w:fldChar w:fldCharType="separate"/>
        </w:r>
        <w:r w:rsidDel="006C3BE3">
          <w:rPr>
            <w:color w:val="1155CC"/>
            <w:u w:val="single"/>
          </w:rPr>
          <w:delText xml:space="preserve"> 2021)</w:delText>
        </w:r>
        <w:r w:rsidDel="006C3BE3">
          <w:rPr>
            <w:color w:val="1155CC"/>
            <w:u w:val="single"/>
          </w:rPr>
          <w:fldChar w:fldCharType="end"/>
        </w:r>
        <w:r w:rsidDel="006C3BE3">
          <w:delText xml:space="preserve">. </w:delText>
        </w:r>
      </w:del>
    </w:p>
    <w:p w14:paraId="0B9BE4B3" w14:textId="77777777" w:rsidR="000E75C6" w:rsidRDefault="000E75C6" w:rsidP="00D654BE">
      <w:pPr>
        <w:spacing w:line="360" w:lineRule="auto"/>
        <w:jc w:val="both"/>
        <w:rPr>
          <w:ins w:id="113" w:author="abahl02@student.ubc.ca" w:date="2023-07-18T11:59:00Z"/>
        </w:rPr>
      </w:pPr>
    </w:p>
    <w:p w14:paraId="127207C9" w14:textId="6A39C97C" w:rsidR="00C46B4C" w:rsidDel="000E75C6" w:rsidRDefault="00000000" w:rsidP="00D654BE">
      <w:pPr>
        <w:spacing w:line="360" w:lineRule="auto"/>
        <w:jc w:val="both"/>
        <w:rPr>
          <w:del w:id="114" w:author="abahl02@student.ubc.ca" w:date="2023-07-18T11:59:00Z"/>
        </w:rPr>
      </w:pPr>
      <w:proofErr w:type="gramStart"/>
      <w:r>
        <w:t>It is clear that krill</w:t>
      </w:r>
      <w:proofErr w:type="gramEnd"/>
      <w:r>
        <w:t xml:space="preserve"> models are versatile, widespread and established as a means of advancing our understanding of krill and its </w:t>
      </w:r>
      <w:proofErr w:type="spellStart"/>
      <w:r>
        <w:t>ecology.</w:t>
      </w:r>
    </w:p>
    <w:p w14:paraId="40B698F6" w14:textId="1C125375" w:rsidR="009C5912" w:rsidRDefault="009C5912" w:rsidP="00D654BE">
      <w:pPr>
        <w:spacing w:line="360" w:lineRule="auto"/>
        <w:jc w:val="both"/>
        <w:rPr>
          <w:ins w:id="115" w:author="abahl02@student.ubc.ca" w:date="2023-07-18T11:49:00Z"/>
        </w:rPr>
      </w:pPr>
      <w:ins w:id="116" w:author="abahl02@student.ubc.ca" w:date="2023-07-18T11:49:00Z">
        <w:r>
          <w:t>However</w:t>
        </w:r>
        <w:proofErr w:type="spellEnd"/>
        <w:r>
          <w:t>, o</w:t>
        </w:r>
        <w:r>
          <w:t xml:space="preserve">ne single model concept is unlikely to answer all questions related to krill recruitment, and thus, we must rely on different models with different characteristics and focus areas. With that said, consensus amongst different model types requires a commonality: to consider the size of the spawning population, fecundity and spawning output, and larval and juvenile survival during the first year of life. Furthermore, </w:t>
        </w:r>
      </w:ins>
      <w:ins w:id="117" w:author="abahl02@student.ubc.ca" w:date="2023-07-18T11:52:00Z">
        <w:r>
          <w:t xml:space="preserve">conceptualization and calibration of model components </w:t>
        </w:r>
      </w:ins>
      <w:ins w:id="118" w:author="abahl02@student.ubc.ca" w:date="2023-07-18T11:50:00Z">
        <w:r>
          <w:t xml:space="preserve">are restricted to the </w:t>
        </w:r>
      </w:ins>
      <w:ins w:id="119" w:author="abahl02@student.ubc.ca" w:date="2023-07-18T11:51:00Z">
        <w:r>
          <w:t xml:space="preserve">empirical </w:t>
        </w:r>
      </w:ins>
      <w:ins w:id="120" w:author="abahl02@student.ubc.ca" w:date="2023-07-18T11:50:00Z">
        <w:r>
          <w:t xml:space="preserve">data </w:t>
        </w:r>
      </w:ins>
      <w:ins w:id="121" w:author="abahl02@student.ubc.ca" w:date="2023-07-18T11:49:00Z">
        <w:r>
          <w:t>availab</w:t>
        </w:r>
      </w:ins>
      <w:ins w:id="122" w:author="abahl02@student.ubc.ca" w:date="2023-07-18T11:50:00Z">
        <w:r>
          <w:t>le</w:t>
        </w:r>
      </w:ins>
      <w:ins w:id="123" w:author="abahl02@student.ubc.ca" w:date="2023-07-18T11:49:00Z">
        <w:r>
          <w:t xml:space="preserve">. </w:t>
        </w:r>
      </w:ins>
      <w:ins w:id="124" w:author="abahl02@student.ubc.ca" w:date="2023-07-18T11:59:00Z">
        <w:r w:rsidR="000E75C6">
          <w:t xml:space="preserve">Directing the research community’s current and future efforts to collectively support improved management strategies, however, is lacking.  </w:t>
        </w:r>
      </w:ins>
    </w:p>
    <w:p w14:paraId="5FBEBA23" w14:textId="77777777" w:rsidR="009C5912" w:rsidRDefault="009C5912" w:rsidP="00D654BE">
      <w:pPr>
        <w:spacing w:line="360" w:lineRule="auto"/>
        <w:jc w:val="both"/>
      </w:pPr>
    </w:p>
    <w:p w14:paraId="3716F39F" w14:textId="5CBDA2FC" w:rsidR="00C46B4C" w:rsidRDefault="00000000" w:rsidP="00D654BE">
      <w:pPr>
        <w:spacing w:line="360" w:lineRule="auto"/>
        <w:jc w:val="both"/>
      </w:pPr>
      <w:r>
        <w:t xml:space="preserve">Therefore, </w:t>
      </w:r>
      <w:ins w:id="125" w:author="abahl02@student.ubc.ca" w:date="2023-07-18T10:15:00Z">
        <w:r w:rsidR="009152D6">
          <w:t>from Ma</w:t>
        </w:r>
      </w:ins>
      <w:ins w:id="126" w:author="abahl02@student.ubc.ca" w:date="2023-07-18T10:16:00Z">
        <w:r w:rsidR="009152D6">
          <w:t xml:space="preserve">y 17-20, 2021, </w:t>
        </w:r>
      </w:ins>
      <w:r>
        <w:t xml:space="preserve">the Integrating Climate and Ecosystem Dynamics of the Southern Ocean (ICED) program </w:t>
      </w:r>
      <w:ins w:id="127" w:author="abahl02@student.ubc.ca" w:date="2023-07-18T10:16:00Z">
        <w:r w:rsidR="009152D6">
          <w:t>convened 81 participants from t</w:t>
        </w:r>
      </w:ins>
      <w:ins w:id="128" w:author="abahl02@student.ubc.ca" w:date="2023-07-18T10:17:00Z">
        <w:r w:rsidR="009152D6">
          <w:t xml:space="preserve">he international krill modelling community </w:t>
        </w:r>
      </w:ins>
      <w:del w:id="129" w:author="abahl02@student.ubc.ca" w:date="2023-07-18T10:16:00Z">
        <w:r w:rsidDel="009152D6">
          <w:delText xml:space="preserve">held a workshop on May 17-20, 2021, </w:delText>
        </w:r>
      </w:del>
      <w:r>
        <w:t xml:space="preserve">to discuss current and future </w:t>
      </w:r>
      <w:del w:id="130" w:author="abahl02@student.ubc.ca" w:date="2023-07-18T10:19:00Z">
        <w:r w:rsidDel="009152D6">
          <w:delText xml:space="preserve">krill modelling </w:delText>
        </w:r>
      </w:del>
      <w:r>
        <w:t xml:space="preserve">approaches </w:t>
      </w:r>
      <w:del w:id="131" w:author="abahl02@student.ubc.ca" w:date="2023-07-18T10:17:00Z">
        <w:r w:rsidDel="009152D6">
          <w:delText>with the purpose of</w:delText>
        </w:r>
      </w:del>
      <w:ins w:id="132" w:author="abahl02@student.ubc.ca" w:date="2023-07-18T10:17:00Z">
        <w:r w:rsidR="009152D6">
          <w:t>and</w:t>
        </w:r>
      </w:ins>
      <w:r>
        <w:t xml:space="preserve"> defin</w:t>
      </w:r>
      <w:ins w:id="133" w:author="abahl02@student.ubc.ca" w:date="2023-07-18T10:17:00Z">
        <w:r w:rsidR="009152D6">
          <w:t>e</w:t>
        </w:r>
      </w:ins>
      <w:del w:id="134" w:author="abahl02@student.ubc.ca" w:date="2023-07-18T10:17:00Z">
        <w:r w:rsidDel="009152D6">
          <w:delText>ing</w:delText>
        </w:r>
      </w:del>
      <w:r>
        <w:t xml:space="preserve"> high-priority knowledge gaps necessary for improving our understanding of krill and </w:t>
      </w:r>
      <w:ins w:id="135" w:author="abahl02@student.ubc.ca" w:date="2023-07-18T10:41:00Z">
        <w:r w:rsidR="009F162A">
          <w:t>its</w:t>
        </w:r>
      </w:ins>
      <w:del w:id="136" w:author="abahl02@student.ubc.ca" w:date="2023-07-18T10:41:00Z">
        <w:r w:rsidDel="009F162A">
          <w:delText>their</w:delText>
        </w:r>
      </w:del>
      <w:r>
        <w:t xml:space="preserve"> ecological role in the Southern Ocean </w:t>
      </w:r>
      <w:r>
        <w:fldChar w:fldCharType="begin"/>
      </w:r>
      <w:r>
        <w:instrText>HYPERLINK "https://www.zotero.org/google-docs/?EOunkP" \h</w:instrText>
      </w:r>
      <w:r>
        <w:fldChar w:fldCharType="separate"/>
      </w:r>
      <w:r>
        <w:rPr>
          <w:color w:val="1155CC"/>
          <w:u w:val="single"/>
        </w:rPr>
        <w:t>(Murphy et al. 2022</w:t>
      </w:r>
      <w:r>
        <w:rPr>
          <w:color w:val="1155CC"/>
          <w:u w:val="single"/>
        </w:rPr>
        <w:fldChar w:fldCharType="end"/>
      </w:r>
      <w:r>
        <w:t>). During the workshop, discussions and surveys</w:t>
      </w:r>
      <w:ins w:id="137" w:author="abahl02@student.ubc.ca" w:date="2023-07-18T10:22:00Z">
        <w:r w:rsidR="009152D6">
          <w:t xml:space="preserve"> </w:t>
        </w:r>
      </w:ins>
      <w:ins w:id="138" w:author="abahl02@student.ubc.ca" w:date="2023-07-18T10:21:00Z">
        <w:r w:rsidR="009152D6">
          <w:t>followed presentations of current and planned research</w:t>
        </w:r>
      </w:ins>
      <w:ins w:id="139" w:author="abahl02@student.ubc.ca" w:date="2023-07-18T10:29:00Z">
        <w:r w:rsidR="00E7688D">
          <w:t>, a</w:t>
        </w:r>
      </w:ins>
      <w:ins w:id="140" w:author="abahl02@student.ubc.ca" w:date="2023-07-18T10:48:00Z">
        <w:r w:rsidR="00B6686A">
          <w:t>s well as</w:t>
        </w:r>
      </w:ins>
      <w:ins w:id="141" w:author="abahl02@student.ubc.ca" w:date="2023-07-18T10:29:00Z">
        <w:r w:rsidR="00E7688D">
          <w:t xml:space="preserve"> tutorials on current modelling </w:t>
        </w:r>
      </w:ins>
      <w:ins w:id="142" w:author="abahl02@student.ubc.ca" w:date="2023-07-18T10:48:00Z">
        <w:r w:rsidR="00B6686A">
          <w:t>methodologies</w:t>
        </w:r>
      </w:ins>
      <w:ins w:id="143" w:author="abahl02@student.ubc.ca" w:date="2023-07-18T10:29:00Z">
        <w:r w:rsidR="00E7688D">
          <w:t>,</w:t>
        </w:r>
      </w:ins>
      <w:ins w:id="144" w:author="abahl02@student.ubc.ca" w:date="2023-07-18T10:28:00Z">
        <w:r w:rsidR="00EE00AC">
          <w:t xml:space="preserve"> by a diverse set of researchers from all career stages.</w:t>
        </w:r>
      </w:ins>
      <w:r>
        <w:t xml:space="preserve"> </w:t>
      </w:r>
      <w:del w:id="145" w:author="abahl02@student.ubc.ca" w:date="2023-07-18T10:22:00Z">
        <w:r w:rsidDel="009152D6">
          <w:delText xml:space="preserve">among the participants were used </w:delText>
        </w:r>
      </w:del>
      <w:del w:id="146" w:author="abahl02@student.ubc.ca" w:date="2023-07-18T10:49:00Z">
        <w:r w:rsidDel="00B6686A">
          <w:delText xml:space="preserve">to identify important issues of current krill growth models as well </w:delText>
        </w:r>
      </w:del>
      <w:del w:id="147" w:author="abahl02@student.ubc.ca" w:date="2023-07-18T10:48:00Z">
        <w:r w:rsidDel="00B6686A">
          <w:delText xml:space="preserve">as the most pressing research questions to be addressed in the near future. </w:delText>
        </w:r>
      </w:del>
      <w:r>
        <w:t xml:space="preserve">The following three </w:t>
      </w:r>
      <w:del w:id="148" w:author="abahl02@student.ubc.ca" w:date="2023-07-18T10:57:00Z">
        <w:r w:rsidDel="00F766BD">
          <w:delText xml:space="preserve">themes </w:delText>
        </w:r>
      </w:del>
      <w:ins w:id="149" w:author="abahl02@student.ubc.ca" w:date="2023-07-18T10:57:00Z">
        <w:r w:rsidR="00F766BD">
          <w:t>topics</w:t>
        </w:r>
        <w:r w:rsidR="00F766BD">
          <w:t xml:space="preserve"> </w:t>
        </w:r>
      </w:ins>
      <w:ins w:id="150" w:author="abahl02@student.ubc.ca" w:date="2023-07-18T10:55:00Z">
        <w:r w:rsidR="00F766BD">
          <w:t xml:space="preserve">were </w:t>
        </w:r>
      </w:ins>
      <w:ins w:id="151" w:author="abahl02@student.ubc.ca" w:date="2023-07-18T10:58:00Z">
        <w:r w:rsidR="00F766BD">
          <w:t xml:space="preserve">identified </w:t>
        </w:r>
      </w:ins>
      <w:ins w:id="152" w:author="abahl02@student.ubc.ca" w:date="2023-07-18T10:55:00Z">
        <w:r w:rsidR="00F766BD">
          <w:t xml:space="preserve">through consensus to </w:t>
        </w:r>
      </w:ins>
      <w:del w:id="153" w:author="abahl02@student.ubc.ca" w:date="2023-07-18T10:55:00Z">
        <w:r w:rsidDel="00F766BD">
          <w:delText>emerged</w:delText>
        </w:r>
      </w:del>
      <w:ins w:id="154" w:author="abahl02@student.ubc.ca" w:date="2023-07-18T10:55:00Z">
        <w:r w:rsidR="00F766BD">
          <w:t>be</w:t>
        </w:r>
      </w:ins>
      <w:ins w:id="155" w:author="abahl02@student.ubc.ca" w:date="2023-07-18T10:48:00Z">
        <w:r w:rsidR="00B6686A">
          <w:t xml:space="preserve"> most pressing</w:t>
        </w:r>
      </w:ins>
      <w:r>
        <w:t xml:space="preserve">: 1) </w:t>
      </w:r>
      <w:del w:id="156" w:author="abahl02@student.ubc.ca" w:date="2023-07-18T10:56:00Z">
        <w:r w:rsidDel="00F766BD">
          <w:delText xml:space="preserve">the importance of </w:delText>
        </w:r>
      </w:del>
      <w:ins w:id="157" w:author="abahl02@student.ubc.ca" w:date="2023-07-18T10:56:00Z">
        <w:r w:rsidR="00F766BD">
          <w:t>improving</w:t>
        </w:r>
      </w:ins>
      <w:ins w:id="158" w:author="abahl02@student.ubc.ca" w:date="2023-07-18T10:59:00Z">
        <w:r w:rsidR="00F766BD">
          <w:t xml:space="preserve"> </w:t>
        </w:r>
      </w:ins>
      <w:r>
        <w:t>model development</w:t>
      </w:r>
      <w:del w:id="159" w:author="abahl02@student.ubc.ca" w:date="2023-07-18T10:56:00Z">
        <w:r w:rsidDel="00F766BD">
          <w:delText>, such as</w:delText>
        </w:r>
      </w:del>
      <w:ins w:id="160" w:author="abahl02@student.ubc.ca" w:date="2023-07-18T10:59:00Z">
        <w:r w:rsidR="00F766BD">
          <w:t xml:space="preserve"> requires, first,</w:t>
        </w:r>
      </w:ins>
      <w:r>
        <w:t xml:space="preserve"> </w:t>
      </w:r>
      <w:ins w:id="161" w:author="abahl02@student.ubc.ca" w:date="2023-07-18T11:07:00Z">
        <w:r w:rsidR="0012024D">
          <w:t xml:space="preserve">an </w:t>
        </w:r>
      </w:ins>
      <w:ins w:id="162" w:author="abahl02@student.ubc.ca" w:date="2023-07-18T11:00:00Z">
        <w:r w:rsidR="00F766BD">
          <w:t>evaluati</w:t>
        </w:r>
      </w:ins>
      <w:ins w:id="163" w:author="abahl02@student.ubc.ca" w:date="2023-07-18T11:07:00Z">
        <w:r w:rsidR="0012024D">
          <w:t>on on</w:t>
        </w:r>
      </w:ins>
      <w:ins w:id="164" w:author="abahl02@student.ubc.ca" w:date="2023-07-18T11:00:00Z">
        <w:r w:rsidR="00F766BD">
          <w:t xml:space="preserve"> the </w:t>
        </w:r>
      </w:ins>
      <w:ins w:id="165" w:author="abahl02@student.ubc.ca" w:date="2023-07-18T11:01:00Z">
        <w:r w:rsidR="00F766BD">
          <w:t xml:space="preserve">current state of </w:t>
        </w:r>
        <w:r w:rsidR="00F766BD">
          <w:lastRenderedPageBreak/>
          <w:t>parameter</w:t>
        </w:r>
      </w:ins>
      <w:ins w:id="166" w:author="abahl02@student.ubc.ca" w:date="2023-07-18T11:53:00Z">
        <w:r w:rsidR="009C5912">
          <w:t>s</w:t>
        </w:r>
      </w:ins>
      <w:ins w:id="167" w:author="abahl02@student.ubc.ca" w:date="2023-07-18T11:01:00Z">
        <w:r w:rsidR="00F766BD">
          <w:t xml:space="preserve"> and </w:t>
        </w:r>
      </w:ins>
      <w:r>
        <w:t>identif</w:t>
      </w:r>
      <w:ins w:id="168" w:author="abahl02@student.ubc.ca" w:date="2023-07-18T11:07:00Z">
        <w:r w:rsidR="0012024D">
          <w:t>ication of</w:t>
        </w:r>
      </w:ins>
      <w:del w:id="169" w:author="abahl02@student.ubc.ca" w:date="2023-07-18T11:07:00Z">
        <w:r w:rsidDel="0012024D">
          <w:delText>ying</w:delText>
        </w:r>
      </w:del>
      <w:r>
        <w:t xml:space="preserve"> </w:t>
      </w:r>
      <w:del w:id="170" w:author="abahl02@student.ubc.ca" w:date="2023-07-18T11:01:00Z">
        <w:r w:rsidDel="00F766BD">
          <w:delText>which parameters are most</w:delText>
        </w:r>
      </w:del>
      <w:ins w:id="171" w:author="abahl02@student.ubc.ca" w:date="2023-07-18T11:01:00Z">
        <w:r w:rsidR="00F766BD">
          <w:t>those most</w:t>
        </w:r>
      </w:ins>
      <w:r>
        <w:t xml:space="preserve"> </w:t>
      </w:r>
      <w:proofErr w:type="spellStart"/>
      <w:r>
        <w:t>sensitive</w:t>
      </w:r>
      <w:ins w:id="172" w:author="abahl02@student.ubc.ca" w:date="2023-07-18T11:53:00Z">
        <w:r w:rsidR="009C5912">
          <w:t>,</w:t>
        </w:r>
      </w:ins>
      <w:del w:id="173" w:author="abahl02@student.ubc.ca" w:date="2023-07-18T11:53:00Z">
        <w:r w:rsidDel="009C5912">
          <w:delText xml:space="preserve"> or </w:delText>
        </w:r>
      </w:del>
      <w:r>
        <w:t>lacking</w:t>
      </w:r>
      <w:proofErr w:type="spellEnd"/>
      <w:r>
        <w:t xml:space="preserve"> </w:t>
      </w:r>
      <w:ins w:id="174" w:author="abahl02@student.ubc.ca" w:date="2023-07-18T11:53:00Z">
        <w:r w:rsidR="009C5912">
          <w:t xml:space="preserve">in observation </w:t>
        </w:r>
      </w:ins>
      <w:ins w:id="175" w:author="abahl02@student.ubc.ca" w:date="2023-07-18T11:54:00Z">
        <w:r w:rsidR="009C5912">
          <w:t>and/or</w:t>
        </w:r>
      </w:ins>
      <w:del w:id="176" w:author="abahl02@student.ubc.ca" w:date="2023-07-18T11:54:00Z">
        <w:r w:rsidDel="009C5912">
          <w:delText>data</w:delText>
        </w:r>
      </w:del>
      <w:r>
        <w:t xml:space="preserve"> validation</w:t>
      </w:r>
      <w:ins w:id="177" w:author="abahl02@student.ubc.ca" w:date="2023-07-18T11:02:00Z">
        <w:r w:rsidR="00F766BD">
          <w:t>,</w:t>
        </w:r>
      </w:ins>
      <w:r>
        <w:t xml:space="preserve"> and thus require prioritization; 2) </w:t>
      </w:r>
      <w:del w:id="178" w:author="abahl02@student.ubc.ca" w:date="2023-07-18T11:11:00Z">
        <w:r w:rsidDel="0012024D">
          <w:delText xml:space="preserve">a proper mechanistic understanding of krill </w:delText>
        </w:r>
      </w:del>
      <w:del w:id="179" w:author="abahl02@student.ubc.ca" w:date="2023-07-18T11:06:00Z">
        <w:r w:rsidDel="00F766BD">
          <w:delText>recruitment</w:delText>
        </w:r>
      </w:del>
      <w:del w:id="180" w:author="abahl02@student.ubc.ca" w:date="2023-07-18T11:02:00Z">
        <w:r w:rsidDel="00F766BD">
          <w:delText xml:space="preserve"> </w:delText>
        </w:r>
      </w:del>
      <w:ins w:id="181" w:author="abahl02@student.ubc.ca" w:date="2023-07-18T11:05:00Z">
        <w:r w:rsidR="00F766BD">
          <w:t>extend</w:t>
        </w:r>
      </w:ins>
      <w:ins w:id="182" w:author="abahl02@student.ubc.ca" w:date="2023-07-18T11:11:00Z">
        <w:r w:rsidR="0012024D">
          <w:t>ing</w:t>
        </w:r>
      </w:ins>
      <w:ins w:id="183" w:author="abahl02@student.ubc.ca" w:date="2023-07-18T11:05:00Z">
        <w:r w:rsidR="00F766BD">
          <w:t xml:space="preserve"> </w:t>
        </w:r>
      </w:ins>
      <w:ins w:id="184" w:author="abahl02@student.ubc.ca" w:date="2023-07-18T11:06:00Z">
        <w:r w:rsidR="00F766BD">
          <w:t>experiments</w:t>
        </w:r>
      </w:ins>
      <w:ins w:id="185" w:author="abahl02@student.ubc.ca" w:date="2023-07-18T11:05:00Z">
        <w:r w:rsidR="00F766BD">
          <w:t xml:space="preserve"> on </w:t>
        </w:r>
      </w:ins>
      <w:ins w:id="186" w:author="abahl02@student.ubc.ca" w:date="2023-07-18T11:11:00Z">
        <w:r w:rsidR="0012024D">
          <w:t xml:space="preserve">krill </w:t>
        </w:r>
      </w:ins>
      <w:ins w:id="187" w:author="abahl02@student.ubc.ca" w:date="2023-07-18T11:05:00Z">
        <w:r w:rsidR="00F766BD">
          <w:t>physiological responses under different</w:t>
        </w:r>
      </w:ins>
      <w:ins w:id="188" w:author="abahl02@student.ubc.ca" w:date="2023-07-18T11:06:00Z">
        <w:r w:rsidR="00F766BD">
          <w:t xml:space="preserve"> environmental conditions</w:t>
        </w:r>
      </w:ins>
      <w:ins w:id="189" w:author="abahl02@student.ubc.ca" w:date="2023-07-18T11:09:00Z">
        <w:r w:rsidR="0012024D">
          <w:t xml:space="preserve"> is needed</w:t>
        </w:r>
      </w:ins>
      <w:ins w:id="190" w:author="abahl02@student.ubc.ca" w:date="2023-07-18T11:06:00Z">
        <w:r w:rsidR="00F766BD">
          <w:t xml:space="preserve"> </w:t>
        </w:r>
      </w:ins>
      <w:ins w:id="191" w:author="abahl02@student.ubc.ca" w:date="2023-07-18T11:09:00Z">
        <w:r w:rsidR="0012024D">
          <w:t>to gain a mechanistic understanding o</w:t>
        </w:r>
      </w:ins>
      <w:ins w:id="192" w:author="abahl02@student.ubc.ca" w:date="2023-07-18T11:10:00Z">
        <w:r w:rsidR="0012024D">
          <w:t>f krill recruitment and their behaviour in a dynamic setting</w:t>
        </w:r>
      </w:ins>
      <w:ins w:id="193" w:author="abahl02@student.ubc.ca" w:date="2023-07-18T11:09:00Z">
        <w:r w:rsidR="0012024D">
          <w:t xml:space="preserve"> </w:t>
        </w:r>
      </w:ins>
      <w:del w:id="194" w:author="abahl02@student.ubc.ca" w:date="2023-07-18T11:02:00Z">
        <w:r w:rsidDel="00F766BD">
          <w:delText>was identified as a key knowledge gap</w:delText>
        </w:r>
      </w:del>
      <w:r>
        <w:t>;</w:t>
      </w:r>
      <w:ins w:id="195" w:author="abahl02@student.ubc.ca" w:date="2023-07-18T11:11:00Z">
        <w:r w:rsidR="0012024D">
          <w:t xml:space="preserve"> and</w:t>
        </w:r>
      </w:ins>
      <w:r>
        <w:t xml:space="preserve"> 3)</w:t>
      </w:r>
      <w:ins w:id="196" w:author="abahl02@student.ubc.ca" w:date="2023-07-18T11:12:00Z">
        <w:r w:rsidR="0012024D">
          <w:t xml:space="preserve"> predicting krill population dynamics and distribution </w:t>
        </w:r>
      </w:ins>
      <w:ins w:id="197" w:author="abahl02@student.ubc.ca" w:date="2023-07-18T11:13:00Z">
        <w:r w:rsidR="0012024D">
          <w:t>requires</w:t>
        </w:r>
      </w:ins>
      <w:ins w:id="198" w:author="abahl02@student.ubc.ca" w:date="2023-07-18T11:15:00Z">
        <w:r w:rsidR="0012024D">
          <w:t xml:space="preserve"> identifying </w:t>
        </w:r>
      </w:ins>
      <w:ins w:id="199" w:author="abahl02@student.ubc.ca" w:date="2023-07-18T11:16:00Z">
        <w:r w:rsidR="00E72ED4">
          <w:t>their</w:t>
        </w:r>
      </w:ins>
      <w:ins w:id="200" w:author="abahl02@student.ubc.ca" w:date="2023-07-18T11:17:00Z">
        <w:r w:rsidR="00E72ED4">
          <w:t xml:space="preserve"> ideal</w:t>
        </w:r>
      </w:ins>
      <w:ins w:id="201" w:author="abahl02@student.ubc.ca" w:date="2023-07-18T11:16:00Z">
        <w:r w:rsidR="00E72ED4">
          <w:t xml:space="preserve"> habitats and the</w:t>
        </w:r>
      </w:ins>
      <w:ins w:id="202" w:author="abahl02@student.ubc.ca" w:date="2023-07-18T11:17:00Z">
        <w:r w:rsidR="00E72ED4">
          <w:t xml:space="preserve"> coinciding</w:t>
        </w:r>
      </w:ins>
      <w:ins w:id="203" w:author="abahl02@student.ubc.ca" w:date="2023-07-18T11:16:00Z">
        <w:r w:rsidR="00E72ED4">
          <w:t xml:space="preserve"> </w:t>
        </w:r>
      </w:ins>
      <w:ins w:id="204" w:author="abahl02@student.ubc.ca" w:date="2023-07-18T11:14:00Z">
        <w:r w:rsidR="0012024D">
          <w:t xml:space="preserve">environmental </w:t>
        </w:r>
      </w:ins>
      <w:ins w:id="205" w:author="abahl02@student.ubc.ca" w:date="2023-07-18T11:17:00Z">
        <w:r w:rsidR="00E72ED4">
          <w:t>conditions</w:t>
        </w:r>
      </w:ins>
      <w:ins w:id="206" w:author="abahl02@student.ubc.ca" w:date="2023-07-18T11:14:00Z">
        <w:r w:rsidR="0012024D">
          <w:t xml:space="preserve"> </w:t>
        </w:r>
      </w:ins>
      <w:ins w:id="207" w:author="abahl02@student.ubc.ca" w:date="2023-07-18T11:16:00Z">
        <w:r w:rsidR="00E72ED4">
          <w:t xml:space="preserve">responsible for </w:t>
        </w:r>
      </w:ins>
      <w:ins w:id="208" w:author="abahl02@student.ubc.ca" w:date="2023-07-18T11:17:00Z">
        <w:r w:rsidR="00E72ED4">
          <w:t>its</w:t>
        </w:r>
      </w:ins>
      <w:ins w:id="209" w:author="abahl02@student.ubc.ca" w:date="2023-07-18T11:14:00Z">
        <w:r w:rsidR="0012024D">
          <w:t xml:space="preserve"> suitability</w:t>
        </w:r>
      </w:ins>
      <w:r>
        <w:t xml:space="preserve">. </w:t>
      </w:r>
      <w:ins w:id="210" w:author="abahl02@student.ubc.ca" w:date="2023-07-18T11:19:00Z">
        <w:r w:rsidR="00E72ED4">
          <w:t xml:space="preserve">Certainly, additional requirements for addressing </w:t>
        </w:r>
      </w:ins>
      <w:ins w:id="211" w:author="abahl02@student.ubc.ca" w:date="2023-07-18T11:20:00Z">
        <w:r w:rsidR="00E72ED4">
          <w:t>uncertainties in krill population connectivity</w:t>
        </w:r>
      </w:ins>
      <w:ins w:id="212" w:author="abahl02@student.ubc.ca" w:date="2023-07-18T11:21:00Z">
        <w:r w:rsidR="00E72ED4">
          <w:t xml:space="preserve"> with the food webs</w:t>
        </w:r>
      </w:ins>
      <w:ins w:id="213" w:author="abahl02@student.ubc.ca" w:date="2023-07-18T11:20:00Z">
        <w:r w:rsidR="00E72ED4">
          <w:t xml:space="preserve"> and the impacts of climate change on krill ecosystems, also emerged, </w:t>
        </w:r>
      </w:ins>
      <w:ins w:id="214" w:author="abahl02@student.ubc.ca" w:date="2023-07-18T11:22:00Z">
        <w:r w:rsidR="00E72ED4">
          <w:t xml:space="preserve">and we encourage readers to review the full workshop report </w:t>
        </w:r>
        <w:r w:rsidR="00E72ED4">
          <w:fldChar w:fldCharType="begin"/>
        </w:r>
        <w:r w:rsidR="00E72ED4">
          <w:instrText>HYPERLINK "https://www.zotero.org/google-docs/?EOunkP" \h</w:instrText>
        </w:r>
        <w:r w:rsidR="00E72ED4">
          <w:fldChar w:fldCharType="separate"/>
        </w:r>
        <w:r w:rsidR="00E72ED4">
          <w:rPr>
            <w:color w:val="1155CC"/>
            <w:u w:val="single"/>
          </w:rPr>
          <w:t>(Murphy et al. 2022</w:t>
        </w:r>
        <w:r w:rsidR="00E72ED4">
          <w:rPr>
            <w:color w:val="1155CC"/>
            <w:u w:val="single"/>
          </w:rPr>
          <w:fldChar w:fldCharType="end"/>
        </w:r>
        <w:r w:rsidR="00E72ED4">
          <w:t>).</w:t>
        </w:r>
        <w:r w:rsidR="00E72ED4">
          <w:t xml:space="preserve"> </w:t>
        </w:r>
      </w:ins>
    </w:p>
    <w:p w14:paraId="110B7BFD" w14:textId="77777777" w:rsidR="00D654BE" w:rsidRDefault="00D654BE" w:rsidP="00D654BE">
      <w:pPr>
        <w:spacing w:line="360" w:lineRule="auto"/>
        <w:jc w:val="both"/>
      </w:pPr>
    </w:p>
    <w:p w14:paraId="068CF2CE" w14:textId="4764FE9C" w:rsidR="00C46B4C" w:rsidRDefault="00000000" w:rsidP="00D654BE">
      <w:pPr>
        <w:spacing w:line="360" w:lineRule="auto"/>
        <w:jc w:val="both"/>
      </w:pPr>
      <w:del w:id="215" w:author="abahl02@student.ubc.ca" w:date="2023-07-18T11:31:00Z">
        <w:r w:rsidDel="004317DC">
          <w:delText>The definition of recruitment itself can vary depending on the reference, but generally refers to the number of one-year-old krill juveniles that have survived their first winter and are part of the population in their second summer (</w:delText>
        </w:r>
        <w:r w:rsidDel="004317DC">
          <w:fldChar w:fldCharType="begin"/>
        </w:r>
        <w:r w:rsidDel="004317DC">
          <w:delInstrText>HYPERLINK "https://www.zotero.org/google-docs/?lOkLPL" \h</w:delInstrText>
        </w:r>
        <w:r w:rsidDel="004317DC">
          <w:fldChar w:fldCharType="separate"/>
        </w:r>
        <w:r w:rsidDel="004317DC">
          <w:rPr>
            <w:color w:val="1155CC"/>
            <w:u w:val="single"/>
          </w:rPr>
          <w:delText>Meyer et al. 2020</w:delText>
        </w:r>
        <w:r w:rsidDel="004317DC">
          <w:rPr>
            <w:color w:val="1155CC"/>
            <w:u w:val="single"/>
          </w:rPr>
          <w:fldChar w:fldCharType="end"/>
        </w:r>
        <w:r w:rsidDel="004317DC">
          <w:delText xml:space="preserve">). Understanding krill recruitment is critical to understanding the drivers of variability in krill abundance and the spatial connectivity of krill populations, and is therefore highly relevant for an effective management of the krill fishery and other human interventions in the Southern Ocean ecosystem (Flores et al., 2012). </w:delText>
        </w:r>
      </w:del>
      <w:del w:id="216" w:author="abahl02@student.ubc.ca" w:date="2023-07-18T11:49:00Z">
        <w:r w:rsidDel="009C5912">
          <w:delText>One single model concept is unlikely to answer all questions related to krill recruitment, and thus, we must rely on different models with different characteristics and focus areas. With that said, consensus amongst different model types requires a commonality: to consider the size of the spawning population, fecundity and spawning output, and larval and juvenile survival during the first year of life. Furthermore, they rely on the availability of empirical data that inform the conceptualization and calibration of model components addressing these mechanisms of recruitment. Empirical data are also needed to select model parameter values, quantify their uncertainty, and to test model predictions against observations.</w:delText>
        </w:r>
      </w:del>
    </w:p>
    <w:p w14:paraId="684B8CB8" w14:textId="77777777" w:rsidR="00C46B4C" w:rsidRDefault="00C46B4C" w:rsidP="00D654BE">
      <w:pPr>
        <w:spacing w:line="360" w:lineRule="auto"/>
        <w:jc w:val="both"/>
      </w:pPr>
    </w:p>
    <w:p w14:paraId="35625E6A" w14:textId="7FA621E4" w:rsidR="00C46B4C" w:rsidRDefault="00000000" w:rsidP="00D654BE">
      <w:pPr>
        <w:spacing w:line="360" w:lineRule="auto"/>
        <w:jc w:val="both"/>
      </w:pPr>
      <w:r>
        <w:t xml:space="preserve">Every modeler is familiar with the challenges associated with finding appropriate data for model development. Ideally, these data should be reliable, closely related to actual model parameters, and representative of the spatial and temporal scales being considered. For example, when the metabolism of krill needs to be parameterized in a model, measurements of metabolic rates are required in comparable units, derived using comparable methodological approaches across krill individuals of different body sizes at different temperatures, seasons and potentially regions (CITE). It can be very difficult for modelers to find this data, and for processes that are less commonly investigated than </w:t>
      </w:r>
      <w:r w:rsidR="0028704A">
        <w:t>metabolic</w:t>
      </w:r>
      <w:r w:rsidR="0070727C">
        <w:t xml:space="preserve"> rates</w:t>
      </w:r>
      <w:r>
        <w:t xml:space="preserve">, the data may not even exist. </w:t>
      </w:r>
      <w:del w:id="217" w:author="abahl02@student.ubc.ca" w:date="2023-07-18T12:02:00Z">
        <w:r w:rsidDel="000E75C6">
          <w:delText>Facilitating access to data and identifying mechanisms that currently lack appropriate data for model parameterization is therefore of great importance for the development of robust krill recruitment models in the future.</w:delText>
        </w:r>
      </w:del>
    </w:p>
    <w:p w14:paraId="19CCCDBF" w14:textId="77777777" w:rsidR="00C46B4C" w:rsidRDefault="00C46B4C" w:rsidP="00D654BE">
      <w:pPr>
        <w:spacing w:line="360" w:lineRule="auto"/>
        <w:jc w:val="both"/>
      </w:pPr>
    </w:p>
    <w:p w14:paraId="60FDC591" w14:textId="215C151D" w:rsidR="00C46B4C" w:rsidRDefault="00D755C8" w:rsidP="00D654BE">
      <w:pPr>
        <w:spacing w:line="360" w:lineRule="auto"/>
        <w:jc w:val="both"/>
      </w:pPr>
      <w:ins w:id="218" w:author="abahl02@student.ubc.ca" w:date="2023-07-17T07:59:00Z">
        <w:r>
          <w:t>The aim</w:t>
        </w:r>
      </w:ins>
      <w:ins w:id="219" w:author="abahl02@student.ubc.ca" w:date="2023-07-18T13:05:00Z">
        <w:r w:rsidR="000F1A0B">
          <w:t>s</w:t>
        </w:r>
      </w:ins>
      <w:ins w:id="220" w:author="abahl02@student.ubc.ca" w:date="2023-07-17T07:59:00Z">
        <w:r>
          <w:t xml:space="preserve"> of this study w</w:t>
        </w:r>
      </w:ins>
      <w:ins w:id="221" w:author="abahl02@student.ubc.ca" w:date="2023-07-18T13:05:00Z">
        <w:r w:rsidR="000F1A0B">
          <w:t>ere</w:t>
        </w:r>
      </w:ins>
      <w:ins w:id="222" w:author="abahl02@student.ubc.ca" w:date="2023-07-17T07:59:00Z">
        <w:r>
          <w:t xml:space="preserve"> to </w:t>
        </w:r>
      </w:ins>
      <w:ins w:id="223" w:author="abahl02@student.ubc.ca" w:date="2023-07-17T08:36:00Z">
        <w:r w:rsidR="00F74AD4">
          <w:t>develop</w:t>
        </w:r>
      </w:ins>
      <w:ins w:id="224" w:author="abahl02@student.ubc.ca" w:date="2023-07-17T08:32:00Z">
        <w:r w:rsidR="00F74AD4">
          <w:t xml:space="preserve"> a theoretical framework for </w:t>
        </w:r>
      </w:ins>
      <w:ins w:id="225" w:author="abahl02@student.ubc.ca" w:date="2023-07-17T08:28:00Z">
        <w:r w:rsidR="00F74AD4">
          <w:t>conceptualiz</w:t>
        </w:r>
      </w:ins>
      <w:ins w:id="226" w:author="abahl02@student.ubc.ca" w:date="2023-07-17T08:32:00Z">
        <w:r w:rsidR="00F74AD4">
          <w:t>ing</w:t>
        </w:r>
      </w:ins>
      <w:ins w:id="227" w:author="abahl02@student.ubc.ca" w:date="2023-07-17T08:01:00Z">
        <w:r>
          <w:t xml:space="preserve"> the</w:t>
        </w:r>
      </w:ins>
      <w:ins w:id="228" w:author="abahl02@student.ubc.ca" w:date="2023-07-17T08:29:00Z">
        <w:r w:rsidR="00F74AD4">
          <w:t xml:space="preserve"> </w:t>
        </w:r>
      </w:ins>
      <w:ins w:id="229" w:author="abahl02@student.ubc.ca" w:date="2023-07-17T07:59:00Z">
        <w:r>
          <w:t xml:space="preserve">processes </w:t>
        </w:r>
      </w:ins>
      <w:ins w:id="230" w:author="abahl02@student.ubc.ca" w:date="2023-07-17T08:32:00Z">
        <w:r w:rsidR="00F74AD4">
          <w:t xml:space="preserve">most </w:t>
        </w:r>
      </w:ins>
      <w:ins w:id="231" w:author="abahl02@student.ubc.ca" w:date="2023-07-17T08:29:00Z">
        <w:r w:rsidR="00F74AD4">
          <w:t>responsible for</w:t>
        </w:r>
      </w:ins>
      <w:ins w:id="232" w:author="abahl02@student.ubc.ca" w:date="2023-07-17T08:00:00Z">
        <w:r>
          <w:t xml:space="preserve"> krill recruitment</w:t>
        </w:r>
      </w:ins>
      <w:ins w:id="233" w:author="abahl02@student.ubc.ca" w:date="2023-07-17T08:37:00Z">
        <w:r w:rsidR="00F74AD4">
          <w:t xml:space="preserve">, </w:t>
        </w:r>
      </w:ins>
      <w:ins w:id="234" w:author="abahl02@student.ubc.ca" w:date="2023-07-20T10:06:00Z">
        <w:r w:rsidR="00AA064C">
          <w:t>extract</w:t>
        </w:r>
      </w:ins>
      <w:ins w:id="235" w:author="abahl02@student.ubc.ca" w:date="2023-07-17T08:37:00Z">
        <w:r w:rsidR="00F74AD4">
          <w:t xml:space="preserve"> </w:t>
        </w:r>
      </w:ins>
      <w:ins w:id="236" w:author="abahl02@student.ubc.ca" w:date="2023-07-20T10:05:00Z">
        <w:r w:rsidR="00AA064C">
          <w:t xml:space="preserve">and catalogue </w:t>
        </w:r>
      </w:ins>
      <w:ins w:id="237" w:author="abahl02@student.ubc.ca" w:date="2023-07-20T10:06:00Z">
        <w:r w:rsidR="00AA064C">
          <w:t>all relevant stud</w:t>
        </w:r>
      </w:ins>
      <w:ins w:id="238" w:author="abahl02@student.ubc.ca" w:date="2023-07-20T10:07:00Z">
        <w:r w:rsidR="00AA064C">
          <w:t xml:space="preserve">ies pertaining to </w:t>
        </w:r>
      </w:ins>
      <w:ins w:id="239" w:author="abahl02@student.ubc.ca" w:date="2023-07-17T08:37:00Z">
        <w:r w:rsidR="00F74AD4">
          <w:t>these processes</w:t>
        </w:r>
      </w:ins>
      <w:ins w:id="240" w:author="abahl02@student.ubc.ca" w:date="2023-07-17T08:38:00Z">
        <w:r w:rsidR="00F74AD4">
          <w:t xml:space="preserve"> through a systematic literature review</w:t>
        </w:r>
      </w:ins>
      <w:ins w:id="241" w:author="abahl02@student.ubc.ca" w:date="2023-07-17T08:37:00Z">
        <w:r w:rsidR="00F74AD4">
          <w:t xml:space="preserve">, and </w:t>
        </w:r>
      </w:ins>
      <w:ins w:id="242" w:author="abahl02@student.ubc.ca" w:date="2023-07-20T10:06:00Z">
        <w:r w:rsidR="00AA064C">
          <w:t>asses</w:t>
        </w:r>
      </w:ins>
      <w:ins w:id="243" w:author="abahl02@student.ubc.ca" w:date="2023-07-17T08:39:00Z">
        <w:r w:rsidR="006508A0">
          <w:t xml:space="preserve"> the</w:t>
        </w:r>
      </w:ins>
      <w:ins w:id="244" w:author="abahl02@student.ubc.ca" w:date="2023-07-20T10:09:00Z">
        <w:r w:rsidR="00AA064C">
          <w:t xml:space="preserve"> collected information’s useability and relevancy</w:t>
        </w:r>
      </w:ins>
      <w:ins w:id="245" w:author="abahl02@student.ubc.ca" w:date="2023-07-17T08:39:00Z">
        <w:r w:rsidR="006508A0">
          <w:t xml:space="preserve"> </w:t>
        </w:r>
      </w:ins>
      <w:ins w:id="246" w:author="abahl02@student.ubc.ca" w:date="2023-07-20T10:07:00Z">
        <w:r w:rsidR="00AA064C">
          <w:t>for krill modelling efforts</w:t>
        </w:r>
      </w:ins>
      <w:ins w:id="247" w:author="abahl02@student.ubc.ca" w:date="2023-07-17T08:32:00Z">
        <w:r w:rsidR="00F74AD4">
          <w:t>.</w:t>
        </w:r>
      </w:ins>
      <w:ins w:id="248" w:author="abahl02@student.ubc.ca" w:date="2023-07-17T08:00:00Z">
        <w:r>
          <w:t xml:space="preserve"> </w:t>
        </w:r>
      </w:ins>
      <w:ins w:id="249" w:author="abahl02@student.ubc.ca" w:date="2023-07-17T08:30:00Z">
        <w:r w:rsidR="00F74AD4">
          <w:t>K</w:t>
        </w:r>
      </w:ins>
      <w:ins w:id="250" w:author="abahl02@student.ubc.ca" w:date="2023-07-17T07:56:00Z">
        <w:r>
          <w:t>rill recruitment was</w:t>
        </w:r>
      </w:ins>
      <w:ins w:id="251" w:author="abahl02@student.ubc.ca" w:date="2023-07-17T08:30:00Z">
        <w:r w:rsidR="00F74AD4">
          <w:t xml:space="preserve"> therefore</w:t>
        </w:r>
      </w:ins>
      <w:ins w:id="252" w:author="abahl02@student.ubc.ca" w:date="2023-07-18T13:38:00Z">
        <w:r w:rsidR="0011148D">
          <w:t xml:space="preserve"> </w:t>
        </w:r>
      </w:ins>
      <w:ins w:id="253" w:author="abahl02@student.ubc.ca" w:date="2023-07-17T08:34:00Z">
        <w:r w:rsidR="00F74AD4">
          <w:t>defined through expert consensus</w:t>
        </w:r>
      </w:ins>
      <w:ins w:id="254" w:author="abahl02@student.ubc.ca" w:date="2023-07-18T13:38:00Z">
        <w:r w:rsidR="0011148D">
          <w:t xml:space="preserve"> as being </w:t>
        </w:r>
      </w:ins>
      <w:ins w:id="255" w:author="abahl02@student.ubc.ca" w:date="2023-07-18T13:39:00Z">
        <w:r w:rsidR="0011148D">
          <w:t>a process accounted for by three mechanis</w:t>
        </w:r>
      </w:ins>
      <w:ins w:id="256" w:author="abahl02@student.ubc.ca" w:date="2023-07-18T13:40:00Z">
        <w:r w:rsidR="0011148D">
          <w:t>ms</w:t>
        </w:r>
      </w:ins>
      <w:ins w:id="257" w:author="abahl02@student.ubc.ca" w:date="2023-07-18T12:10:00Z">
        <w:r w:rsidR="009660A0">
          <w:t>:</w:t>
        </w:r>
      </w:ins>
      <w:ins w:id="258" w:author="abahl02@student.ubc.ca" w:date="2023-07-19T13:53:00Z">
        <w:r w:rsidR="00FA2831">
          <w:t xml:space="preserve"> </w:t>
        </w:r>
      </w:ins>
      <w:ins w:id="259" w:author="abahl02@student.ubc.ca" w:date="2023-07-18T12:10:00Z">
        <w:r w:rsidR="009660A0">
          <w:t xml:space="preserve">spawning, </w:t>
        </w:r>
      </w:ins>
      <w:ins w:id="260" w:author="abahl02@student.ubc.ca" w:date="2023-07-19T13:53:00Z">
        <w:r w:rsidR="00FA2831">
          <w:t>e</w:t>
        </w:r>
        <w:r w:rsidR="00FA2831">
          <w:t xml:space="preserve">gg and larval development, </w:t>
        </w:r>
      </w:ins>
      <w:ins w:id="261" w:author="abahl02@student.ubc.ca" w:date="2023-07-18T12:10:00Z">
        <w:r w:rsidR="009660A0">
          <w:t>and overwintering.</w:t>
        </w:r>
      </w:ins>
      <w:ins w:id="262" w:author="abahl02@student.ubc.ca" w:date="2023-07-17T08:33:00Z">
        <w:r w:rsidR="00F74AD4">
          <w:t xml:space="preserve"> </w:t>
        </w:r>
      </w:ins>
      <w:ins w:id="263" w:author="abahl02@student.ubc.ca" w:date="2023-07-18T12:10:00Z">
        <w:r w:rsidR="009660A0">
          <w:t>The</w:t>
        </w:r>
      </w:ins>
      <w:ins w:id="264" w:author="abahl02@student.ubc.ca" w:date="2023-07-18T13:40:00Z">
        <w:r w:rsidR="0011148D">
          <w:t>se</w:t>
        </w:r>
      </w:ins>
      <w:ins w:id="265" w:author="abahl02@student.ubc.ca" w:date="2023-07-18T12:10:00Z">
        <w:r w:rsidR="009660A0">
          <w:t xml:space="preserve"> mechanisms and </w:t>
        </w:r>
      </w:ins>
      <w:ins w:id="266" w:author="abahl02@student.ubc.ca" w:date="2023-07-18T13:40:00Z">
        <w:r w:rsidR="0011148D">
          <w:t xml:space="preserve">their </w:t>
        </w:r>
      </w:ins>
      <w:ins w:id="267" w:author="abahl02@student.ubc.ca" w:date="2023-07-18T12:10:00Z">
        <w:r w:rsidR="009660A0">
          <w:t>associated par</w:t>
        </w:r>
      </w:ins>
      <w:ins w:id="268" w:author="abahl02@student.ubc.ca" w:date="2023-07-18T12:11:00Z">
        <w:r w:rsidR="009660A0">
          <w:t xml:space="preserve">ameters were </w:t>
        </w:r>
      </w:ins>
      <w:ins w:id="269" w:author="abahl02@student.ubc.ca" w:date="2023-07-18T13:41:00Z">
        <w:r w:rsidR="0011148D">
          <w:t xml:space="preserve">further </w:t>
        </w:r>
      </w:ins>
      <w:ins w:id="270" w:author="abahl02@student.ubc.ca" w:date="2023-07-17T08:33:00Z">
        <w:r w:rsidR="00F74AD4">
          <w:t xml:space="preserve">illustrated in </w:t>
        </w:r>
      </w:ins>
      <w:ins w:id="271" w:author="abahl02@student.ubc.ca" w:date="2023-07-18T12:11:00Z">
        <w:r w:rsidR="009660A0">
          <w:t>individual</w:t>
        </w:r>
      </w:ins>
      <w:ins w:id="272" w:author="abahl02@student.ubc.ca" w:date="2023-07-17T08:33:00Z">
        <w:r w:rsidR="00F74AD4">
          <w:t xml:space="preserve"> conceptual </w:t>
        </w:r>
        <w:proofErr w:type="gramStart"/>
        <w:r w:rsidR="00F74AD4">
          <w:t>models</w:t>
        </w:r>
      </w:ins>
      <w:ins w:id="273" w:author="abahl02@student.ubc.ca" w:date="2023-07-18T12:12:00Z">
        <w:r w:rsidR="009660A0">
          <w:t>, and</w:t>
        </w:r>
        <w:proofErr w:type="gramEnd"/>
        <w:r w:rsidR="009660A0">
          <w:t xml:space="preserve"> used as the basis for our literature review. </w:t>
        </w:r>
      </w:ins>
      <w:ins w:id="274" w:author="abahl02@student.ubc.ca" w:date="2023-07-17T07:50:00Z">
        <w:r w:rsidR="00ED75D7">
          <w:t>Through a systematic literature review o</w:t>
        </w:r>
      </w:ins>
      <w:ins w:id="275" w:author="abahl02@student.ubc.ca" w:date="2023-07-18T12:13:00Z">
        <w:r w:rsidR="009660A0">
          <w:t>n related keywords included in</w:t>
        </w:r>
      </w:ins>
      <w:ins w:id="276" w:author="abahl02@student.ubc.ca" w:date="2023-07-17T07:50:00Z">
        <w:r w:rsidR="00ED75D7">
          <w:t xml:space="preserve"> krill recruitment-related studies published from 1974 to 2021, a </w:t>
        </w:r>
      </w:ins>
      <w:ins w:id="277" w:author="abahl02@student.ubc.ca" w:date="2023-07-18T13:41:00Z">
        <w:r w:rsidR="0011148D">
          <w:t xml:space="preserve">data </w:t>
        </w:r>
      </w:ins>
      <w:ins w:id="278" w:author="abahl02@student.ubc.ca" w:date="2023-07-17T07:50:00Z">
        <w:r w:rsidR="00ED75D7">
          <w:t xml:space="preserve">catalogue </w:t>
        </w:r>
      </w:ins>
      <w:ins w:id="279" w:author="abahl02@student.ubc.ca" w:date="2023-07-18T12:13:00Z">
        <w:r w:rsidR="009660A0">
          <w:t>was produced.</w:t>
        </w:r>
      </w:ins>
      <w:ins w:id="280" w:author="abahl02@student.ubc.ca" w:date="2023-07-17T07:54:00Z">
        <w:r>
          <w:t xml:space="preserve"> </w:t>
        </w:r>
      </w:ins>
      <w:del w:id="281" w:author="abahl02@student.ubc.ca" w:date="2023-07-17T07:50:00Z">
        <w:r w:rsidR="00000000" w:rsidDel="00ED75D7">
          <w:delText xml:space="preserve">This study proposes a theoretical framework in the form of </w:delText>
        </w:r>
        <w:r w:rsidR="0043674A" w:rsidDel="00ED75D7">
          <w:delText>three c</w:delText>
        </w:r>
        <w:r w:rsidR="00000000" w:rsidDel="00ED75D7">
          <w:delText xml:space="preserve">onceptual models for krill ecology and life history, </w:delText>
        </w:r>
      </w:del>
      <w:del w:id="282" w:author="abahl02@student.ubc.ca" w:date="2023-07-17T07:59:00Z">
        <w:r w:rsidR="00000000" w:rsidDel="00D755C8">
          <w:delText>emphasizing processes and mechanisms that could be incorporated into future krill recruitment models</w:delText>
        </w:r>
      </w:del>
      <w:r w:rsidR="00000000">
        <w:t xml:space="preserve">. </w:t>
      </w:r>
      <w:del w:id="283" w:author="abahl02@student.ubc.ca" w:date="2023-07-17T07:47:00Z">
        <w:r w:rsidR="00000000" w:rsidDel="00ED75D7">
          <w:delText>We conducted a</w:delText>
        </w:r>
      </w:del>
      <w:del w:id="284" w:author="abahl02@student.ubc.ca" w:date="2023-07-17T07:50:00Z">
        <w:r w:rsidR="00000000" w:rsidDel="00ED75D7">
          <w:delText xml:space="preserve"> systematic literature review of studies published from 1974 to 2021</w:delText>
        </w:r>
      </w:del>
      <w:del w:id="285" w:author="abahl02@student.ubc.ca" w:date="2023-07-17T07:48:00Z">
        <w:r w:rsidR="00000000" w:rsidDel="00ED75D7">
          <w:delText xml:space="preserve"> related to krill recruitment. </w:delText>
        </w:r>
      </w:del>
      <w:ins w:id="286" w:author="abahl02@student.ubc.ca" w:date="2023-07-18T12:14:00Z">
        <w:r w:rsidR="009660A0">
          <w:t xml:space="preserve">Comprised </w:t>
        </w:r>
        <w:proofErr w:type="spellStart"/>
        <w:r w:rsidR="009660A0">
          <w:t>of</w:t>
        </w:r>
      </w:ins>
      <w:del w:id="287" w:author="abahl02@student.ubc.ca" w:date="2023-07-18T12:14:00Z">
        <w:r w:rsidR="00000000" w:rsidDel="009660A0">
          <w:delText xml:space="preserve">The resultant </w:delText>
        </w:r>
      </w:del>
      <w:del w:id="288" w:author="abahl02@student.ubc.ca" w:date="2023-07-17T07:45:00Z">
        <w:r w:rsidR="00000000" w:rsidDel="00ED75D7">
          <w:delText>catalog</w:delText>
        </w:r>
      </w:del>
      <w:del w:id="289" w:author="abahl02@student.ubc.ca" w:date="2023-07-18T12:14:00Z">
        <w:r w:rsidR="00000000" w:rsidDel="009660A0">
          <w:delText xml:space="preserve"> includes </w:delText>
        </w:r>
      </w:del>
      <w:del w:id="290" w:author="abahl02@student.ubc.ca" w:date="2023-07-17T07:45:00Z">
        <w:r w:rsidR="00671AFD" w:rsidDel="00ED75D7">
          <w:delText xml:space="preserve">almost </w:delText>
        </w:r>
      </w:del>
      <w:ins w:id="291" w:author="abahl02@student.ubc.ca" w:date="2023-07-17T07:45:00Z">
        <w:r w:rsidR="00ED75D7">
          <w:t>nearly</w:t>
        </w:r>
        <w:proofErr w:type="spellEnd"/>
        <w:r w:rsidR="00ED75D7">
          <w:t xml:space="preserve"> </w:t>
        </w:r>
      </w:ins>
      <w:r w:rsidR="00671AFD">
        <w:t>3</w:t>
      </w:r>
      <w:r w:rsidR="00000000">
        <w:t xml:space="preserve">,000 </w:t>
      </w:r>
      <w:ins w:id="292" w:author="abahl02@student.ubc.ca" w:date="2023-07-17T07:45:00Z">
        <w:r w:rsidR="00ED75D7">
          <w:t xml:space="preserve">data </w:t>
        </w:r>
      </w:ins>
      <w:r w:rsidR="00000000">
        <w:t>entries</w:t>
      </w:r>
      <w:ins w:id="293" w:author="abahl02@student.ubc.ca" w:date="2023-07-18T12:14:00Z">
        <w:r w:rsidR="009660A0">
          <w:t xml:space="preserve">, the </w:t>
        </w:r>
      </w:ins>
      <w:ins w:id="294" w:author="abahl02@student.ubc.ca" w:date="2023-07-20T10:08:00Z">
        <w:r w:rsidR="00AA064C">
          <w:t xml:space="preserve">resultant </w:t>
        </w:r>
      </w:ins>
      <w:ins w:id="295" w:author="abahl02@student.ubc.ca" w:date="2023-07-18T12:14:00Z">
        <w:r w:rsidR="009660A0">
          <w:t>catalogue</w:t>
        </w:r>
      </w:ins>
      <w:r w:rsidR="00000000">
        <w:t xml:space="preserve"> </w:t>
      </w:r>
      <w:ins w:id="296" w:author="abahl02@student.ubc.ca" w:date="2023-07-18T12:14:00Z">
        <w:r w:rsidR="009660A0">
          <w:t>serves</w:t>
        </w:r>
      </w:ins>
      <w:ins w:id="297" w:author="abahl02@student.ubc.ca" w:date="2023-07-18T12:15:00Z">
        <w:r w:rsidR="009660A0">
          <w:t xml:space="preserve"> as a resource </w:t>
        </w:r>
      </w:ins>
      <w:del w:id="298" w:author="abahl02@student.ubc.ca" w:date="2023-07-17T08:40:00Z">
        <w:r w:rsidR="00000000" w:rsidDel="006508A0">
          <w:delText xml:space="preserve">aimed at providing valuable resources for future </w:delText>
        </w:r>
      </w:del>
      <w:ins w:id="299" w:author="abahl02@student.ubc.ca" w:date="2023-07-17T08:40:00Z">
        <w:r w:rsidR="006508A0">
          <w:t xml:space="preserve">for </w:t>
        </w:r>
      </w:ins>
      <w:r w:rsidR="00000000">
        <w:t xml:space="preserve">researchers seeking: 1) identification of pertinent data; 2) extraction and application of meaningful information for the purposes of conceptualizing and parameterizing model mechanisms; 3) visualization of variability within available data sets; and 4) </w:t>
      </w:r>
      <w:del w:id="300" w:author="abahl02@student.ubc.ca" w:date="2023-07-17T07:51:00Z">
        <w:r w:rsidR="00000000" w:rsidDel="00ED75D7">
          <w:delText xml:space="preserve">highlighting </w:delText>
        </w:r>
      </w:del>
      <w:ins w:id="301" w:author="abahl02@student.ubc.ca" w:date="2023-07-17T07:51:00Z">
        <w:r w:rsidR="00ED75D7">
          <w:t>identif</w:t>
        </w:r>
      </w:ins>
      <w:ins w:id="302" w:author="abahl02@student.ubc.ca" w:date="2023-07-17T07:53:00Z">
        <w:r>
          <w:t>ication of</w:t>
        </w:r>
      </w:ins>
      <w:ins w:id="303" w:author="abahl02@student.ubc.ca" w:date="2023-07-17T07:51:00Z">
        <w:r w:rsidR="00ED75D7">
          <w:t xml:space="preserve"> </w:t>
        </w:r>
      </w:ins>
      <w:r w:rsidR="00000000">
        <w:t xml:space="preserve">mechanistic uncertainties </w:t>
      </w:r>
      <w:ins w:id="304" w:author="abahl02@student.ubc.ca" w:date="2023-07-17T07:51:00Z">
        <w:r w:rsidR="00ED75D7">
          <w:t xml:space="preserve">that </w:t>
        </w:r>
      </w:ins>
      <w:r w:rsidR="00000000">
        <w:t>requir</w:t>
      </w:r>
      <w:ins w:id="305" w:author="abahl02@student.ubc.ca" w:date="2023-07-17T07:52:00Z">
        <w:r w:rsidR="00ED75D7">
          <w:t>e</w:t>
        </w:r>
      </w:ins>
      <w:del w:id="306" w:author="abahl02@student.ubc.ca" w:date="2023-07-17T07:52:00Z">
        <w:r w:rsidR="00000000" w:rsidDel="00ED75D7">
          <w:delText>ing</w:delText>
        </w:r>
      </w:del>
      <w:r w:rsidR="00000000">
        <w:t xml:space="preserve"> further investigation. </w:t>
      </w:r>
      <w:ins w:id="307" w:author="abahl02@student.ubc.ca" w:date="2023-07-18T12:15:00Z">
        <w:r w:rsidR="009660A0">
          <w:t>To the best of</w:t>
        </w:r>
        <w:r w:rsidR="009660A0">
          <w:t xml:space="preserve"> our knowledge,</w:t>
        </w:r>
        <w:r w:rsidR="009660A0">
          <w:t xml:space="preserve"> </w:t>
        </w:r>
      </w:ins>
      <w:ins w:id="308" w:author="abahl02@student.ubc.ca" w:date="2023-07-18T12:16:00Z">
        <w:r w:rsidR="009660A0">
          <w:t>this</w:t>
        </w:r>
      </w:ins>
      <w:ins w:id="309" w:author="abahl02@student.ubc.ca" w:date="2023-07-18T12:15:00Z">
        <w:r w:rsidR="009660A0">
          <w:t xml:space="preserve"> compilation of all</w:t>
        </w:r>
      </w:ins>
      <w:ins w:id="310" w:author="abahl02@student.ubc.ca" w:date="2023-07-18T12:16:00Z">
        <w:r w:rsidR="009660A0">
          <w:t xml:space="preserve"> </w:t>
        </w:r>
      </w:ins>
      <w:ins w:id="311" w:author="abahl02@student.ubc.ca" w:date="2023-07-18T12:15:00Z">
        <w:r w:rsidR="009660A0">
          <w:t xml:space="preserve">existing </w:t>
        </w:r>
      </w:ins>
      <w:ins w:id="312" w:author="abahl02@student.ubc.ca" w:date="2023-07-18T12:16:00Z">
        <w:r w:rsidR="009660A0">
          <w:t>krill recruitment data</w:t>
        </w:r>
      </w:ins>
      <w:ins w:id="313" w:author="abahl02@student.ubc.ca" w:date="2023-07-18T12:15:00Z">
        <w:r w:rsidR="009660A0">
          <w:t xml:space="preserve"> is the first of its form. </w:t>
        </w:r>
      </w:ins>
      <w:ins w:id="314" w:author="abahl02@student.ubc.ca" w:date="2023-07-18T12:17:00Z">
        <w:r w:rsidR="002F0136">
          <w:t xml:space="preserve">As a first effort in addressing the </w:t>
        </w:r>
      </w:ins>
      <w:ins w:id="315" w:author="abahl02@student.ubc.ca" w:date="2023-07-18T12:19:00Z">
        <w:r w:rsidR="002F0136">
          <w:t>priority</w:t>
        </w:r>
      </w:ins>
      <w:ins w:id="316" w:author="abahl02@student.ubc.ca" w:date="2023-07-18T12:17:00Z">
        <w:r w:rsidR="002F0136">
          <w:t xml:space="preserve"> topics discussed during the ICED workshop,</w:t>
        </w:r>
      </w:ins>
      <w:ins w:id="317" w:author="abahl02@student.ubc.ca" w:date="2023-07-18T12:18:00Z">
        <w:r w:rsidR="002F0136">
          <w:t xml:space="preserve"> the information </w:t>
        </w:r>
      </w:ins>
      <w:ins w:id="318" w:author="abahl02@student.ubc.ca" w:date="2023-07-20T10:16:00Z">
        <w:r w:rsidR="004564EF">
          <w:t xml:space="preserve">synthesized within this study sheds light on </w:t>
        </w:r>
      </w:ins>
      <w:del w:id="319" w:author="abahl02@student.ubc.ca" w:date="2023-07-20T10:17:00Z">
        <w:r w:rsidR="00000000" w:rsidDel="004564EF">
          <w:delText>The primary objective of this study was not closely limited to the extraction and synthesis of pertinent krill recruitment information, but also encompassed the depiction of three crucial mechanisms through conceptual models. The information included in this s</w:delText>
        </w:r>
        <w:r w:rsidR="0044605F" w:rsidDel="004564EF">
          <w:delText>t</w:delText>
        </w:r>
        <w:r w:rsidR="00000000" w:rsidDel="004564EF">
          <w:delText xml:space="preserve">udy pinpoint areas </w:delText>
        </w:r>
      </w:del>
      <w:r w:rsidR="00000000">
        <w:t>where inadequate data exist and thus require enhanced sampling and measurement efforts</w:t>
      </w:r>
      <w:del w:id="320" w:author="abahl02@student.ubc.ca" w:date="2023-07-20T10:17:00Z">
        <w:r w:rsidR="00000000" w:rsidDel="004564EF">
          <w:delText xml:space="preserve">. </w:delText>
        </w:r>
      </w:del>
      <w:ins w:id="321" w:author="abahl02@student.ubc.ca" w:date="2023-07-18T12:03:00Z">
        <w:r w:rsidR="000E75C6">
          <w:t>.</w:t>
        </w:r>
      </w:ins>
    </w:p>
    <w:p w14:paraId="029139D3" w14:textId="77777777" w:rsidR="00C46B4C" w:rsidRPr="00D654BE" w:rsidRDefault="00000000" w:rsidP="00D654BE">
      <w:pPr>
        <w:pStyle w:val="Heading1"/>
        <w:spacing w:line="360" w:lineRule="auto"/>
        <w:jc w:val="both"/>
        <w:rPr>
          <w:b/>
          <w:bCs/>
          <w:sz w:val="22"/>
          <w:szCs w:val="22"/>
        </w:rPr>
      </w:pPr>
      <w:bookmarkStart w:id="322" w:name="_bt4qa47msnh3" w:colFirst="0" w:colLast="0"/>
      <w:bookmarkEnd w:id="322"/>
      <w:r w:rsidRPr="00D654BE">
        <w:rPr>
          <w:b/>
          <w:bCs/>
          <w:sz w:val="22"/>
          <w:szCs w:val="22"/>
        </w:rPr>
        <w:t>2. Materials and Methods</w:t>
      </w:r>
    </w:p>
    <w:p w14:paraId="63B1F51F" w14:textId="6AB7A63C" w:rsidR="00B010F4" w:rsidRDefault="00000000" w:rsidP="00D654BE">
      <w:pPr>
        <w:spacing w:line="360" w:lineRule="auto"/>
        <w:jc w:val="both"/>
        <w:rPr>
          <w:ins w:id="323" w:author="abahl02@student.ubc.ca" w:date="2023-07-19T13:46:00Z"/>
        </w:rPr>
      </w:pPr>
      <w:r>
        <w:t xml:space="preserve">The following </w:t>
      </w:r>
      <w:del w:id="324" w:author="abahl02@student.ubc.ca" w:date="2023-07-18T12:09:00Z">
        <w:r w:rsidDel="009660A0">
          <w:delText xml:space="preserve">four </w:delText>
        </w:r>
      </w:del>
      <w:ins w:id="325" w:author="abahl02@student.ubc.ca" w:date="2023-07-18T12:09:00Z">
        <w:r w:rsidR="009660A0">
          <w:t>three</w:t>
        </w:r>
        <w:r w:rsidR="009660A0">
          <w:t xml:space="preserve"> </w:t>
        </w:r>
      </w:ins>
      <w:r>
        <w:t xml:space="preserve">mechanisms were defined </w:t>
      </w:r>
      <w:ins w:id="326" w:author="abahl02@student.ubc.ca" w:date="2023-07-18T13:36:00Z">
        <w:r w:rsidR="0011148D">
          <w:t xml:space="preserve">as </w:t>
        </w:r>
      </w:ins>
      <w:ins w:id="327" w:author="abahl02@student.ubc.ca" w:date="2023-07-19T11:45:00Z">
        <w:r w:rsidR="00552BF5">
          <w:t xml:space="preserve">the most critical </w:t>
        </w:r>
      </w:ins>
      <w:ins w:id="328" w:author="abahl02@student.ubc.ca" w:date="2023-07-18T13:36:00Z">
        <w:r w:rsidR="0011148D">
          <w:t>processes that</w:t>
        </w:r>
      </w:ins>
      <w:del w:id="329" w:author="abahl02@student.ubc.ca" w:date="2023-07-18T13:35:00Z">
        <w:r w:rsidDel="0011148D">
          <w:delText>to</w:delText>
        </w:r>
      </w:del>
      <w:r>
        <w:t xml:space="preserve"> formalize recruitment: </w:t>
      </w:r>
      <w:del w:id="330" w:author="abahl02@student.ubc.ca" w:date="2023-07-19T13:53:00Z">
        <w:r w:rsidDel="00FA2831">
          <w:delText xml:space="preserve">Egg and larval development, </w:delText>
        </w:r>
      </w:del>
      <w:del w:id="331" w:author="abahl02@student.ubc.ca" w:date="2023-07-18T12:08:00Z">
        <w:r w:rsidDel="009660A0">
          <w:delText xml:space="preserve">build-up of body reserves, </w:delText>
        </w:r>
      </w:del>
      <w:r>
        <w:t xml:space="preserve">spawning, </w:t>
      </w:r>
      <w:ins w:id="332" w:author="abahl02@student.ubc.ca" w:date="2023-07-19T13:53:00Z">
        <w:r w:rsidR="00FA2831">
          <w:t xml:space="preserve">Egg and larval development, </w:t>
        </w:r>
      </w:ins>
      <w:r>
        <w:t>and overwintering, and therefore guided the methods described hereafter.</w:t>
      </w:r>
    </w:p>
    <w:p w14:paraId="32A59315" w14:textId="77777777" w:rsidR="00FA2831" w:rsidRDefault="00FA2831" w:rsidP="00D654BE">
      <w:pPr>
        <w:spacing w:line="360" w:lineRule="auto"/>
        <w:jc w:val="both"/>
        <w:rPr>
          <w:ins w:id="333" w:author="abahl02@student.ubc.ca" w:date="2023-07-19T13:46:00Z"/>
        </w:rPr>
      </w:pPr>
    </w:p>
    <w:p w14:paraId="04650436" w14:textId="0AC5F27D" w:rsidR="00FA2831" w:rsidRPr="00D654BE" w:rsidRDefault="00FA2831" w:rsidP="00FA2831">
      <w:pPr>
        <w:pStyle w:val="Heading2"/>
        <w:spacing w:line="360" w:lineRule="auto"/>
        <w:jc w:val="both"/>
        <w:rPr>
          <w:ins w:id="334" w:author="abahl02@student.ubc.ca" w:date="2023-07-19T13:46:00Z"/>
          <w:b/>
          <w:bCs/>
          <w:sz w:val="22"/>
          <w:szCs w:val="22"/>
        </w:rPr>
      </w:pPr>
      <w:ins w:id="335" w:author="abahl02@student.ubc.ca" w:date="2023-07-19T13:46:00Z">
        <w:r w:rsidRPr="00D654BE">
          <w:rPr>
            <w:b/>
            <w:bCs/>
            <w:sz w:val="22"/>
            <w:szCs w:val="22"/>
          </w:rPr>
          <w:lastRenderedPageBreak/>
          <w:t>2.</w:t>
        </w:r>
        <w:r>
          <w:rPr>
            <w:b/>
            <w:bCs/>
            <w:sz w:val="22"/>
            <w:szCs w:val="22"/>
          </w:rPr>
          <w:t>1</w:t>
        </w:r>
        <w:r w:rsidRPr="00D654BE">
          <w:rPr>
            <w:b/>
            <w:bCs/>
            <w:sz w:val="22"/>
            <w:szCs w:val="22"/>
          </w:rPr>
          <w:t xml:space="preserve"> Conceptual model creation </w:t>
        </w:r>
      </w:ins>
    </w:p>
    <w:p w14:paraId="325F49BC" w14:textId="674A6644" w:rsidR="00FA2831" w:rsidRDefault="00FA2831" w:rsidP="00FA2831">
      <w:pPr>
        <w:spacing w:line="360" w:lineRule="auto"/>
        <w:rPr>
          <w:ins w:id="336" w:author="abahl02@student.ubc.ca" w:date="2023-07-19T13:46:00Z"/>
        </w:rPr>
      </w:pPr>
      <w:ins w:id="337" w:author="abahl02@student.ubc.ca" w:date="2023-07-19T13:46:00Z">
        <w:r>
          <w:t>Numerical models for simulating krill population dynamics are highly diverse in structure, level of included detail, and are subject to ongoing innovation and development. Providing suites of parameters tailored to specific types of models is, therefore, not only beyond the scope of this study but likely not useful given the different data requirements of different models. Instead, we present a suite of idealized models, which are further referred to as</w:t>
        </w:r>
      </w:ins>
      <w:ins w:id="338" w:author="abahl02@student.ubc.ca" w:date="2023-07-19T13:47:00Z">
        <w:r>
          <w:t xml:space="preserve"> </w:t>
        </w:r>
      </w:ins>
      <w:ins w:id="339" w:author="abahl02@student.ubc.ca" w:date="2023-07-19T13:46:00Z">
        <w:r>
          <w:t>conceptual models, that incorporate the fundamental mechanistic processes relevant to describing krill growth and life history within a bioenergetic framework. Each mechanism (</w:t>
        </w:r>
        <w:r w:rsidRPr="00D654BE">
          <w:rPr>
            <w:b/>
            <w:bCs/>
          </w:rPr>
          <w:t>spawning</w:t>
        </w:r>
        <w:r>
          <w:t xml:space="preserve">, </w:t>
        </w:r>
        <w:r w:rsidRPr="00D654BE">
          <w:rPr>
            <w:b/>
            <w:bCs/>
          </w:rPr>
          <w:t>egg and larval development</w:t>
        </w:r>
        <w:r>
          <w:rPr>
            <w:b/>
            <w:bCs/>
          </w:rPr>
          <w:t>,</w:t>
        </w:r>
        <w:r>
          <w:t xml:space="preserve"> and </w:t>
        </w:r>
        <w:r w:rsidRPr="00D654BE">
          <w:rPr>
            <w:b/>
            <w:bCs/>
          </w:rPr>
          <w:t>overwintering</w:t>
        </w:r>
        <w:r>
          <w:t>) was defined based on expert opinion as being key for simulating krill population dynamics and therefore, highly relevant for the general development of krill population models. A definition of each process and the logic behind each mechanism and its relevancy to recruitment is as</w:t>
        </w:r>
      </w:ins>
      <w:ins w:id="340" w:author="abahl02@student.ubc.ca" w:date="2023-07-19T13:47:00Z">
        <w:r>
          <w:t xml:space="preserve"> </w:t>
        </w:r>
      </w:ins>
      <w:ins w:id="341" w:author="abahl02@student.ubc.ca" w:date="2023-07-19T13:46:00Z">
        <w:r>
          <w:t>follows:</w:t>
        </w:r>
      </w:ins>
    </w:p>
    <w:p w14:paraId="0C9C7B08" w14:textId="77777777" w:rsidR="00FA2831" w:rsidRDefault="00FA2831" w:rsidP="00FA2831">
      <w:pPr>
        <w:pStyle w:val="ListParagraph"/>
        <w:numPr>
          <w:ilvl w:val="0"/>
          <w:numId w:val="8"/>
        </w:numPr>
        <w:spacing w:line="360" w:lineRule="auto"/>
        <w:rPr>
          <w:ins w:id="342" w:author="abahl02@student.ubc.ca" w:date="2023-07-19T13:46:00Z"/>
        </w:rPr>
      </w:pPr>
      <w:ins w:id="343" w:author="abahl02@student.ubc.ca" w:date="2023-07-19T13:46:00Z">
        <w:r w:rsidRPr="00C11743">
          <w:rPr>
            <w:b/>
            <w:bCs/>
          </w:rPr>
          <w:t>Spawning</w:t>
        </w:r>
        <w:r>
          <w:t xml:space="preserve"> refers to the process by which adult Antarctic krill release their eggs into the water column. A mechanistic understanding of </w:t>
        </w:r>
        <w:r w:rsidRPr="00C11743">
          <w:t>spawning</w:t>
        </w:r>
        <w:r>
          <w:t xml:space="preserve"> and the size of the spawning stock </w:t>
        </w:r>
        <w:proofErr w:type="gramStart"/>
        <w:r>
          <w:t>provides</w:t>
        </w:r>
        <w:r>
          <w:t xml:space="preserve"> </w:t>
        </w:r>
        <w:r>
          <w:t xml:space="preserve"> baseline</w:t>
        </w:r>
        <w:proofErr w:type="gramEnd"/>
        <w:r>
          <w:t xml:space="preserve"> information on the number of embryos  produced by a krill population; </w:t>
        </w:r>
      </w:ins>
    </w:p>
    <w:p w14:paraId="6A288B31" w14:textId="77777777" w:rsidR="00FA2831" w:rsidRDefault="00FA2831" w:rsidP="00FA2831">
      <w:pPr>
        <w:pStyle w:val="ListParagraph"/>
        <w:numPr>
          <w:ilvl w:val="0"/>
          <w:numId w:val="8"/>
        </w:numPr>
        <w:spacing w:line="360" w:lineRule="auto"/>
        <w:rPr>
          <w:ins w:id="344" w:author="abahl02@student.ubc.ca" w:date="2023-07-19T13:46:00Z"/>
        </w:rPr>
      </w:pPr>
      <w:ins w:id="345" w:author="abahl02@student.ubc.ca" w:date="2023-07-19T13:46:00Z">
        <w:r w:rsidRPr="009E3D77">
          <w:rPr>
            <w:b/>
            <w:bCs/>
          </w:rPr>
          <w:t xml:space="preserve">egg and larval development </w:t>
        </w:r>
        <w:proofErr w:type="gramStart"/>
        <w:r>
          <w:t>refers</w:t>
        </w:r>
        <w:proofErr w:type="gramEnd"/>
        <w:r w:rsidRPr="00C11743">
          <w:t xml:space="preserve"> to the subsequent stages of growth and maturation, including periods of moult, experienced </w:t>
        </w:r>
        <w:r>
          <w:t xml:space="preserve">by nauplii, </w:t>
        </w:r>
        <w:proofErr w:type="spellStart"/>
        <w:r>
          <w:t>metanauplii</w:t>
        </w:r>
        <w:proofErr w:type="spellEnd"/>
        <w:r>
          <w:t xml:space="preserve">, </w:t>
        </w:r>
        <w:proofErr w:type="spellStart"/>
        <w:r>
          <w:t>calyptosis</w:t>
        </w:r>
        <w:proofErr w:type="spellEnd"/>
        <w:r>
          <w:t xml:space="preserve">, and </w:t>
        </w:r>
        <w:proofErr w:type="spellStart"/>
        <w:r>
          <w:t>furcilia</w:t>
        </w:r>
        <w:proofErr w:type="spellEnd"/>
        <w:r>
          <w:t xml:space="preserve">, </w:t>
        </w:r>
        <w:r w:rsidRPr="00C11743">
          <w:t xml:space="preserve">before reaching adulthood. </w:t>
        </w:r>
        <w:r>
          <w:t xml:space="preserve">Development also includes the build-up of body reserves (i.e., lipids, carbohydrates, and proteins). Ultimately, this mechanism </w:t>
        </w:r>
        <w:proofErr w:type="spellStart"/>
        <w:r>
          <w:t>etermines</w:t>
        </w:r>
        <w:proofErr w:type="spellEnd"/>
        <w:r>
          <w:t xml:space="preserve"> the survival, and thus abundance, of larval </w:t>
        </w:r>
        <w:proofErr w:type="spellStart"/>
        <w:r>
          <w:t>krillbefore</w:t>
        </w:r>
        <w:proofErr w:type="spellEnd"/>
        <w:r>
          <w:t xml:space="preserve"> the onset of </w:t>
        </w:r>
        <w:proofErr w:type="gramStart"/>
        <w:r>
          <w:t>winter;</w:t>
        </w:r>
        <w:proofErr w:type="gramEnd"/>
      </w:ins>
    </w:p>
    <w:p w14:paraId="7B86FB56" w14:textId="682DB873" w:rsidR="00FA2831" w:rsidRDefault="00FA2831" w:rsidP="00FA2831">
      <w:pPr>
        <w:pStyle w:val="ListParagraph"/>
        <w:numPr>
          <w:ilvl w:val="0"/>
          <w:numId w:val="8"/>
        </w:numPr>
        <w:spacing w:line="360" w:lineRule="auto"/>
        <w:rPr>
          <w:ins w:id="346" w:author="abahl02@student.ubc.ca" w:date="2023-07-19T13:47:00Z"/>
        </w:rPr>
      </w:pPr>
      <w:ins w:id="347" w:author="abahl02@student.ubc.ca" w:date="2023-07-19T13:46:00Z">
        <w:r w:rsidRPr="00D654BE">
          <w:rPr>
            <w:b/>
            <w:bCs/>
          </w:rPr>
          <w:t>overwintering</w:t>
        </w:r>
        <w:r w:rsidRPr="008E51AD">
          <w:t xml:space="preserve"> </w:t>
        </w:r>
        <w:r>
          <w:t xml:space="preserve">refers to the winter period when individuals either seek refuge from the seasonal harsh conditions by descending to deeper depths or occupying areas under the sea ice. The surviving individuals that emerge as part of the summer cohort </w:t>
        </w:r>
        <w:r w:rsidRPr="008E51AD">
          <w:t xml:space="preserve">determines the </w:t>
        </w:r>
        <w:r>
          <w:t>number of recruits.</w:t>
        </w:r>
      </w:ins>
    </w:p>
    <w:p w14:paraId="0BF0B266" w14:textId="77777777" w:rsidR="00FA2831" w:rsidRDefault="00FA2831" w:rsidP="00FA2831">
      <w:pPr>
        <w:spacing w:line="360" w:lineRule="auto"/>
        <w:rPr>
          <w:ins w:id="348" w:author="abahl02@student.ubc.ca" w:date="2023-07-19T13:47:00Z"/>
        </w:rPr>
      </w:pPr>
    </w:p>
    <w:p w14:paraId="257B1E75" w14:textId="1DCA38E8" w:rsidR="00FA2831" w:rsidRDefault="00FA2831" w:rsidP="003F2E26">
      <w:pPr>
        <w:spacing w:line="360" w:lineRule="auto"/>
        <w:pPrChange w:id="349" w:author="abahl02@student.ubc.ca" w:date="2023-07-19T14:05:00Z">
          <w:pPr>
            <w:spacing w:line="360" w:lineRule="auto"/>
            <w:jc w:val="both"/>
          </w:pPr>
        </w:pPrChange>
      </w:pPr>
      <w:ins w:id="350" w:author="abahl02@student.ubc.ca" w:date="2023-07-19T13:47:00Z">
        <w:r>
          <w:t xml:space="preserve">Next, </w:t>
        </w:r>
      </w:ins>
      <w:ins w:id="351" w:author="abahl02@student.ubc.ca" w:date="2023-07-19T13:48:00Z">
        <w:r>
          <w:t>sub-</w:t>
        </w:r>
      </w:ins>
      <w:ins w:id="352" w:author="abahl02@student.ubc.ca" w:date="2023-07-20T10:17:00Z">
        <w:r w:rsidR="004564EF">
          <w:t>units</w:t>
        </w:r>
      </w:ins>
      <w:ins w:id="353" w:author="abahl02@student.ubc.ca" w:date="2023-07-19T13:48:00Z">
        <w:r>
          <w:t xml:space="preserve"> supporting each main mechanism </w:t>
        </w:r>
      </w:ins>
      <w:ins w:id="354" w:author="abahl02@student.ubc.ca" w:date="2023-07-19T13:58:00Z">
        <w:r w:rsidR="004E65C6">
          <w:t>were</w:t>
        </w:r>
      </w:ins>
      <w:ins w:id="355" w:author="abahl02@student.ubc.ca" w:date="2023-07-19T13:48:00Z">
        <w:r>
          <w:t xml:space="preserve"> </w:t>
        </w:r>
      </w:ins>
      <w:ins w:id="356" w:author="abahl02@student.ubc.ca" w:date="2023-07-19T14:05:00Z">
        <w:r w:rsidR="003F2E26">
          <w:t>inclu</w:t>
        </w:r>
      </w:ins>
      <w:ins w:id="357" w:author="abahl02@student.ubc.ca" w:date="2023-07-19T14:33:00Z">
        <w:r w:rsidR="00007C3E">
          <w:t>ded</w:t>
        </w:r>
      </w:ins>
      <w:ins w:id="358" w:author="abahl02@student.ubc.ca" w:date="2023-07-19T14:05:00Z">
        <w:r w:rsidR="003F2E26">
          <w:t xml:space="preserve"> in </w:t>
        </w:r>
      </w:ins>
      <w:ins w:id="359" w:author="abahl02@student.ubc.ca" w:date="2023-07-19T13:49:00Z">
        <w:r>
          <w:t>each</w:t>
        </w:r>
      </w:ins>
      <w:ins w:id="360" w:author="abahl02@student.ubc.ca" w:date="2023-07-19T13:58:00Z">
        <w:r w:rsidR="004E65C6">
          <w:t xml:space="preserve"> individual</w:t>
        </w:r>
      </w:ins>
      <w:ins w:id="361" w:author="abahl02@student.ubc.ca" w:date="2023-07-19T13:48:00Z">
        <w:r>
          <w:t xml:space="preserve"> </w:t>
        </w:r>
      </w:ins>
      <w:ins w:id="362" w:author="abahl02@student.ubc.ca" w:date="2023-07-19T13:49:00Z">
        <w:r>
          <w:t>conceptual model</w:t>
        </w:r>
      </w:ins>
      <w:ins w:id="363" w:author="abahl02@student.ubc.ca" w:date="2023-07-19T14:05:00Z">
        <w:r w:rsidR="003F2E26">
          <w:t xml:space="preserve"> (Table S2)</w:t>
        </w:r>
      </w:ins>
      <w:ins w:id="364" w:author="abahl02@student.ubc.ca" w:date="2023-07-19T13:49:00Z">
        <w:r>
          <w:t>. Sub-</w:t>
        </w:r>
      </w:ins>
      <w:ins w:id="365" w:author="abahl02@student.ubc.ca" w:date="2023-07-20T10:18:00Z">
        <w:r w:rsidR="004564EF">
          <w:t>units</w:t>
        </w:r>
      </w:ins>
      <w:ins w:id="366" w:author="abahl02@student.ubc.ca" w:date="2023-07-19T13:49:00Z">
        <w:r>
          <w:t xml:space="preserve"> can be thought of as components of a box mod</w:t>
        </w:r>
      </w:ins>
      <w:ins w:id="367" w:author="abahl02@student.ubc.ca" w:date="2023-07-19T13:50:00Z">
        <w:r>
          <w:t xml:space="preserve">el that need to be accounted for </w:t>
        </w:r>
      </w:ins>
      <w:ins w:id="368" w:author="abahl02@student.ubc.ca" w:date="2023-07-19T14:04:00Z">
        <w:r w:rsidR="003F2E26">
          <w:t>to</w:t>
        </w:r>
      </w:ins>
      <w:ins w:id="369" w:author="abahl02@student.ubc.ca" w:date="2023-07-19T13:50:00Z">
        <w:r>
          <w:t xml:space="preserve"> properly simulate the respective mechanism</w:t>
        </w:r>
      </w:ins>
      <w:ins w:id="370" w:author="abahl02@student.ubc.ca" w:date="2023-07-19T13:59:00Z">
        <w:r w:rsidR="004E65C6">
          <w:t>. T</w:t>
        </w:r>
      </w:ins>
      <w:ins w:id="371" w:author="abahl02@student.ubc.ca" w:date="2023-07-19T13:51:00Z">
        <w:r>
          <w:t>hey</w:t>
        </w:r>
      </w:ins>
      <w:ins w:id="372" w:author="abahl02@student.ubc.ca" w:date="2023-07-19T13:59:00Z">
        <w:r w:rsidR="004E65C6">
          <w:t xml:space="preserve"> also</w:t>
        </w:r>
      </w:ins>
      <w:ins w:id="373" w:author="abahl02@student.ubc.ca" w:date="2023-07-19T13:51:00Z">
        <w:r>
          <w:t xml:space="preserve"> represent important causal relationships between parameters and processes (e.g., sea ice and productivity)</w:t>
        </w:r>
      </w:ins>
      <w:ins w:id="374" w:author="abahl02@student.ubc.ca" w:date="2023-07-19T13:52:00Z">
        <w:r>
          <w:t xml:space="preserve">. </w:t>
        </w:r>
      </w:ins>
    </w:p>
    <w:p w14:paraId="50838DE3" w14:textId="14708E04" w:rsidR="00C46B4C" w:rsidRPr="00D654BE" w:rsidRDefault="00000000" w:rsidP="00D654BE">
      <w:pPr>
        <w:pStyle w:val="Heading2"/>
        <w:spacing w:line="360" w:lineRule="auto"/>
        <w:jc w:val="both"/>
        <w:rPr>
          <w:b/>
          <w:bCs/>
          <w:sz w:val="22"/>
          <w:szCs w:val="22"/>
        </w:rPr>
      </w:pPr>
      <w:bookmarkStart w:id="375" w:name="_fzqvtco5gvhb" w:colFirst="0" w:colLast="0"/>
      <w:bookmarkEnd w:id="375"/>
      <w:r w:rsidRPr="00D654BE">
        <w:rPr>
          <w:b/>
          <w:bCs/>
          <w:sz w:val="22"/>
          <w:szCs w:val="22"/>
        </w:rPr>
        <w:t>2.</w:t>
      </w:r>
      <w:ins w:id="376" w:author="abahl02@student.ubc.ca" w:date="2023-07-19T13:46:00Z">
        <w:r w:rsidR="00FA2831">
          <w:rPr>
            <w:b/>
            <w:bCs/>
            <w:sz w:val="22"/>
            <w:szCs w:val="22"/>
          </w:rPr>
          <w:t>2</w:t>
        </w:r>
      </w:ins>
      <w:del w:id="377" w:author="abahl02@student.ubc.ca" w:date="2023-07-19T13:46:00Z">
        <w:r w:rsidRPr="00D654BE" w:rsidDel="00FA2831">
          <w:rPr>
            <w:b/>
            <w:bCs/>
            <w:sz w:val="22"/>
            <w:szCs w:val="22"/>
          </w:rPr>
          <w:delText>1</w:delText>
        </w:r>
      </w:del>
      <w:r w:rsidRPr="00D654BE">
        <w:rPr>
          <w:b/>
          <w:bCs/>
          <w:sz w:val="22"/>
          <w:szCs w:val="22"/>
        </w:rPr>
        <w:t xml:space="preserve"> Systematic Literature review </w:t>
      </w:r>
    </w:p>
    <w:p w14:paraId="61E71521" w14:textId="6A07E691" w:rsidR="00C46B4C" w:rsidRDefault="00F55F9E" w:rsidP="00D654BE">
      <w:pPr>
        <w:spacing w:line="360" w:lineRule="auto"/>
        <w:jc w:val="both"/>
      </w:pPr>
      <w:ins w:id="378" w:author="abahl02@student.ubc.ca" w:date="2023-07-18T13:13:00Z">
        <w:r>
          <w:t xml:space="preserve">Extraction of all information related to </w:t>
        </w:r>
      </w:ins>
      <w:ins w:id="379" w:author="abahl02@student.ubc.ca" w:date="2023-07-19T13:16:00Z">
        <w:r w:rsidR="00416826">
          <w:t>krill recruitment</w:t>
        </w:r>
      </w:ins>
      <w:ins w:id="380" w:author="abahl02@student.ubc.ca" w:date="2023-07-18T13:14:00Z">
        <w:r>
          <w:t xml:space="preserve"> was conducted with a</w:t>
        </w:r>
      </w:ins>
      <w:del w:id="381" w:author="abahl02@student.ubc.ca" w:date="2023-07-18T13:14:00Z">
        <w:r w:rsidR="00000000" w:rsidDel="00F55F9E">
          <w:delText>A</w:delText>
        </w:r>
      </w:del>
      <w:r w:rsidR="00000000">
        <w:t xml:space="preserve"> systematic literature review</w:t>
      </w:r>
      <w:del w:id="382" w:author="abahl02@student.ubc.ca" w:date="2023-07-18T13:14:00Z">
        <w:r w:rsidR="00000000" w:rsidDel="00F55F9E">
          <w:delText xml:space="preserve"> was conducted to extract </w:delText>
        </w:r>
      </w:del>
      <w:del w:id="383" w:author="abahl02@student.ubc.ca" w:date="2023-07-17T07:43:00Z">
        <w:r w:rsidR="00000000" w:rsidDel="00ED75D7">
          <w:delText xml:space="preserve">a </w:delText>
        </w:r>
      </w:del>
      <w:del w:id="384" w:author="abahl02@student.ubc.ca" w:date="2023-07-17T07:42:00Z">
        <w:r w:rsidR="00000000" w:rsidDel="00ED75D7">
          <w:delText xml:space="preserve">representative </w:delText>
        </w:r>
      </w:del>
      <w:del w:id="385" w:author="abahl02@student.ubc.ca" w:date="2023-07-17T07:43:00Z">
        <w:r w:rsidR="00000000" w:rsidDel="00ED75D7">
          <w:delText xml:space="preserve">subset of </w:delText>
        </w:r>
      </w:del>
      <w:del w:id="386" w:author="abahl02@student.ubc.ca" w:date="2023-07-18T13:14:00Z">
        <w:r w:rsidR="00000000" w:rsidDel="00F55F9E">
          <w:delText xml:space="preserve">literature related to </w:delText>
        </w:r>
        <w:r w:rsidR="00000000" w:rsidDel="00F55F9E">
          <w:lastRenderedPageBreak/>
          <w:delText>Antarctic krill recruitment</w:delText>
        </w:r>
      </w:del>
      <w:r w:rsidR="00000000">
        <w:t>. Following the standardized PRISMA (Preferred Reporting Items for Systematic Reviews and Meta-Analyses) protocol (</w:t>
      </w:r>
      <w:hyperlink r:id="rId26">
        <w:r w:rsidR="00000000">
          <w:rPr>
            <w:color w:val="1155CC"/>
            <w:u w:val="single"/>
          </w:rPr>
          <w:t>O’Dea et al. 2021</w:t>
        </w:r>
      </w:hyperlink>
      <w:r w:rsidR="00000000">
        <w:t xml:space="preserve">), </w:t>
      </w:r>
      <w:ins w:id="387" w:author="abahl02@student.ubc.ca" w:date="2023-07-17T07:43:00Z">
        <w:r w:rsidR="00ED75D7">
          <w:t xml:space="preserve">studies </w:t>
        </w:r>
        <w:proofErr w:type="spellStart"/>
        <w:r w:rsidR="00ED75D7">
          <w:t>were</w:t>
        </w:r>
      </w:ins>
      <w:del w:id="388" w:author="abahl02@student.ubc.ca" w:date="2023-07-17T07:43:00Z">
        <w:r w:rsidR="00000000" w:rsidDel="00ED75D7">
          <w:delText xml:space="preserve">the reviewed literature was initially </w:delText>
        </w:r>
      </w:del>
      <w:r w:rsidR="00000000">
        <w:t>selected</w:t>
      </w:r>
      <w:proofErr w:type="spellEnd"/>
      <w:r w:rsidR="00000000">
        <w:t xml:space="preserve"> by querying </w:t>
      </w:r>
      <w:ins w:id="389" w:author="abahl02@student.ubc.ca" w:date="2023-07-19T13:17:00Z">
        <w:r w:rsidR="00416826">
          <w:t xml:space="preserve">the </w:t>
        </w:r>
      </w:ins>
      <w:r w:rsidR="00000000">
        <w:t>literature databases, “Web of Knowledge” and “Scopus” (accessed on November 5th, 2021) using the following keywords:</w:t>
      </w:r>
    </w:p>
    <w:p w14:paraId="792280C1" w14:textId="77777777" w:rsidR="00C46B4C" w:rsidRDefault="00C46B4C" w:rsidP="00D654BE">
      <w:pPr>
        <w:spacing w:line="360" w:lineRule="auto"/>
        <w:jc w:val="both"/>
      </w:pPr>
    </w:p>
    <w:p w14:paraId="3BB2704A" w14:textId="77777777" w:rsidR="00C46B4C" w:rsidRDefault="00000000" w:rsidP="00D654BE">
      <w:pPr>
        <w:numPr>
          <w:ilvl w:val="0"/>
          <w:numId w:val="1"/>
        </w:numPr>
        <w:spacing w:line="360" w:lineRule="auto"/>
        <w:jc w:val="both"/>
      </w:pPr>
      <w:r>
        <w:t>Spawning: “</w:t>
      </w:r>
      <w:proofErr w:type="spellStart"/>
      <w:r>
        <w:t>euphausia</w:t>
      </w:r>
      <w:proofErr w:type="spellEnd"/>
      <w:r>
        <w:t xml:space="preserve"> superba” OR “</w:t>
      </w:r>
      <w:proofErr w:type="spellStart"/>
      <w:r>
        <w:t>antarctic</w:t>
      </w:r>
      <w:proofErr w:type="spellEnd"/>
      <w:r>
        <w:t xml:space="preserve"> krill” AND “spawning”</w:t>
      </w:r>
    </w:p>
    <w:p w14:paraId="478A8A3E" w14:textId="77777777" w:rsidR="00C46B4C" w:rsidRDefault="00000000" w:rsidP="00D654BE">
      <w:pPr>
        <w:numPr>
          <w:ilvl w:val="0"/>
          <w:numId w:val="1"/>
        </w:numPr>
        <w:spacing w:line="360" w:lineRule="auto"/>
        <w:jc w:val="both"/>
      </w:pPr>
      <w:r>
        <w:t>Overwintering: "</w:t>
      </w:r>
      <w:proofErr w:type="spellStart"/>
      <w:r>
        <w:t>euphausia</w:t>
      </w:r>
      <w:proofErr w:type="spellEnd"/>
      <w:r>
        <w:t xml:space="preserve"> superba" OR "</w:t>
      </w:r>
      <w:proofErr w:type="spellStart"/>
      <w:r>
        <w:t>antarctic</w:t>
      </w:r>
      <w:proofErr w:type="spellEnd"/>
      <w:r>
        <w:t xml:space="preserve"> krill" AND "winter" </w:t>
      </w:r>
    </w:p>
    <w:p w14:paraId="28E651AE" w14:textId="77777777" w:rsidR="00C46B4C" w:rsidRDefault="00000000" w:rsidP="00D654BE">
      <w:pPr>
        <w:numPr>
          <w:ilvl w:val="0"/>
          <w:numId w:val="1"/>
        </w:numPr>
        <w:spacing w:line="360" w:lineRule="auto"/>
        <w:jc w:val="both"/>
      </w:pPr>
      <w:r>
        <w:t xml:space="preserve">Larval development: </w:t>
      </w:r>
    </w:p>
    <w:p w14:paraId="26D83BEE" w14:textId="77777777" w:rsidR="00C46B4C" w:rsidRDefault="00000000" w:rsidP="00D654BE">
      <w:pPr>
        <w:numPr>
          <w:ilvl w:val="1"/>
          <w:numId w:val="1"/>
        </w:numPr>
        <w:spacing w:line="360" w:lineRule="auto"/>
        <w:jc w:val="both"/>
      </w:pPr>
      <w:r>
        <w:t>"</w:t>
      </w:r>
      <w:proofErr w:type="spellStart"/>
      <w:proofErr w:type="gramStart"/>
      <w:r>
        <w:t>euphausia</w:t>
      </w:r>
      <w:proofErr w:type="spellEnd"/>
      <w:proofErr w:type="gramEnd"/>
      <w:r>
        <w:t xml:space="preserve"> superba" OR "</w:t>
      </w:r>
      <w:proofErr w:type="spellStart"/>
      <w:r>
        <w:t>antarctic</w:t>
      </w:r>
      <w:proofErr w:type="spellEnd"/>
      <w:r>
        <w:t xml:space="preserve"> krill" AND "larva"</w:t>
      </w:r>
    </w:p>
    <w:p w14:paraId="507FEA62" w14:textId="77777777" w:rsidR="00C46B4C" w:rsidRDefault="00000000" w:rsidP="00D654BE">
      <w:pPr>
        <w:numPr>
          <w:ilvl w:val="1"/>
          <w:numId w:val="1"/>
        </w:numPr>
        <w:spacing w:line="360" w:lineRule="auto"/>
        <w:jc w:val="both"/>
      </w:pPr>
      <w:r>
        <w:t>"</w:t>
      </w:r>
      <w:proofErr w:type="spellStart"/>
      <w:proofErr w:type="gramStart"/>
      <w:r>
        <w:t>euphausia</w:t>
      </w:r>
      <w:proofErr w:type="spellEnd"/>
      <w:proofErr w:type="gramEnd"/>
      <w:r>
        <w:t xml:space="preserve"> superba" OR "</w:t>
      </w:r>
      <w:proofErr w:type="spellStart"/>
      <w:r>
        <w:t>antarctic</w:t>
      </w:r>
      <w:proofErr w:type="spellEnd"/>
      <w:r>
        <w:t xml:space="preserve"> krill" AND "embryo”</w:t>
      </w:r>
    </w:p>
    <w:p w14:paraId="564F9209" w14:textId="77777777" w:rsidR="00C46B4C" w:rsidRDefault="00000000" w:rsidP="00D654BE">
      <w:pPr>
        <w:numPr>
          <w:ilvl w:val="0"/>
          <w:numId w:val="1"/>
        </w:numPr>
        <w:spacing w:line="360" w:lineRule="auto"/>
        <w:jc w:val="both"/>
      </w:pPr>
      <w:commentRangeStart w:id="390"/>
      <w:r>
        <w:t>Build-up of body reserves in autumn:</w:t>
      </w:r>
    </w:p>
    <w:p w14:paraId="45A23458" w14:textId="77777777" w:rsidR="00C46B4C" w:rsidRDefault="00000000" w:rsidP="00D654BE">
      <w:pPr>
        <w:numPr>
          <w:ilvl w:val="1"/>
          <w:numId w:val="1"/>
        </w:numPr>
        <w:spacing w:line="360" w:lineRule="auto"/>
        <w:jc w:val="both"/>
      </w:pPr>
      <w:r>
        <w:t>"</w:t>
      </w:r>
      <w:proofErr w:type="spellStart"/>
      <w:proofErr w:type="gramStart"/>
      <w:r>
        <w:t>euphausia</w:t>
      </w:r>
      <w:proofErr w:type="spellEnd"/>
      <w:proofErr w:type="gramEnd"/>
      <w:r>
        <w:t xml:space="preserve"> superba" OR "</w:t>
      </w:r>
      <w:proofErr w:type="spellStart"/>
      <w:r>
        <w:t>antarctic</w:t>
      </w:r>
      <w:proofErr w:type="spellEnd"/>
      <w:r>
        <w:t xml:space="preserve"> krill" AND "fall"</w:t>
      </w:r>
    </w:p>
    <w:p w14:paraId="7ABEDBF9" w14:textId="77777777" w:rsidR="00C46B4C" w:rsidRDefault="00000000" w:rsidP="00D654BE">
      <w:pPr>
        <w:numPr>
          <w:ilvl w:val="1"/>
          <w:numId w:val="1"/>
        </w:numPr>
        <w:spacing w:line="360" w:lineRule="auto"/>
        <w:jc w:val="both"/>
      </w:pPr>
      <w:r>
        <w:t>"</w:t>
      </w:r>
      <w:proofErr w:type="spellStart"/>
      <w:proofErr w:type="gramStart"/>
      <w:r>
        <w:t>euphausia</w:t>
      </w:r>
      <w:proofErr w:type="spellEnd"/>
      <w:proofErr w:type="gramEnd"/>
      <w:r>
        <w:t xml:space="preserve"> superba" OR "</w:t>
      </w:r>
      <w:proofErr w:type="spellStart"/>
      <w:r>
        <w:t>antarctic</w:t>
      </w:r>
      <w:proofErr w:type="spellEnd"/>
      <w:r>
        <w:t xml:space="preserve"> krill" AND "autumn"</w:t>
      </w:r>
    </w:p>
    <w:p w14:paraId="0709CEA8" w14:textId="77777777" w:rsidR="00C46B4C" w:rsidRDefault="00000000" w:rsidP="00D654BE">
      <w:pPr>
        <w:numPr>
          <w:ilvl w:val="1"/>
          <w:numId w:val="1"/>
        </w:numPr>
        <w:spacing w:line="360" w:lineRule="auto"/>
        <w:jc w:val="both"/>
      </w:pPr>
      <w:r>
        <w:t>"</w:t>
      </w:r>
      <w:proofErr w:type="spellStart"/>
      <w:proofErr w:type="gramStart"/>
      <w:r>
        <w:t>euphausia</w:t>
      </w:r>
      <w:proofErr w:type="spellEnd"/>
      <w:proofErr w:type="gramEnd"/>
      <w:r>
        <w:t xml:space="preserve"> superba" OR "</w:t>
      </w:r>
      <w:proofErr w:type="spellStart"/>
      <w:r>
        <w:t>antarctic</w:t>
      </w:r>
      <w:proofErr w:type="spellEnd"/>
      <w:r>
        <w:t xml:space="preserve"> krill" AND "lipid"</w:t>
      </w:r>
      <w:commentRangeEnd w:id="390"/>
      <w:r w:rsidR="00522EE2">
        <w:rPr>
          <w:rStyle w:val="CommentReference"/>
        </w:rPr>
        <w:commentReference w:id="390"/>
      </w:r>
    </w:p>
    <w:p w14:paraId="1E49A56D" w14:textId="77777777" w:rsidR="00C46B4C" w:rsidRDefault="00C46B4C" w:rsidP="00D654BE">
      <w:pPr>
        <w:spacing w:line="360" w:lineRule="auto"/>
        <w:ind w:left="1440"/>
        <w:jc w:val="both"/>
      </w:pPr>
    </w:p>
    <w:p w14:paraId="396664CD" w14:textId="5667A27B" w:rsidR="004C3E23" w:rsidRDefault="00000000" w:rsidP="004606D1">
      <w:pPr>
        <w:spacing w:line="360" w:lineRule="auto"/>
        <w:jc w:val="both"/>
      </w:pPr>
      <w:r>
        <w:t xml:space="preserve">Keywords were chosen to identify </w:t>
      </w:r>
      <w:r w:rsidR="0020643D">
        <w:t xml:space="preserve">studies </w:t>
      </w:r>
      <w:r>
        <w:t>using derivatives or slightly different terminology on a similar topic (</w:t>
      </w:r>
      <w:proofErr w:type="gramStart"/>
      <w:r>
        <w:t>e.g.</w:t>
      </w:r>
      <w:proofErr w:type="gramEnd"/>
      <w:r>
        <w:t xml:space="preserve"> “larva” matches papers containing the words “larva”, “larvae” or “larval development”, “winter” matches papers mentioning “winter” and “overwinter” or “overwintering”). From this process, a total of 16,739 publications were collected, including duplicates within (due to different databases/search terms) and between topics (the reader is referred to a full scheme of the paper selection process in figure 1). This initial selection was exported to csv-files and further processed using R statistical software (R Core Team 2021). The full process</w:t>
      </w:r>
      <w:ins w:id="391" w:author="abahl02@student.ubc.ca" w:date="2023-07-18T12:05:00Z">
        <w:r w:rsidR="000E75C6">
          <w:t xml:space="preserve"> and its results</w:t>
        </w:r>
      </w:ins>
      <w:del w:id="392" w:author="abahl02@student.ubc.ca" w:date="2023-07-18T12:05:00Z">
        <w:r w:rsidDel="000E75C6">
          <w:delText>ing</w:delText>
        </w:r>
      </w:del>
      <w:r>
        <w:t xml:space="preserve"> can be found </w:t>
      </w:r>
      <w:del w:id="393" w:author="abahl02@student.ubc.ca" w:date="2023-07-18T12:05:00Z">
        <w:r w:rsidDel="000E75C6">
          <w:delText>under</w:delText>
        </w:r>
      </w:del>
      <w:ins w:id="394" w:author="abahl02@student.ubc.ca" w:date="2023-07-18T12:05:00Z">
        <w:r w:rsidR="000E75C6">
          <w:t>at</w:t>
        </w:r>
      </w:ins>
    </w:p>
    <w:p w14:paraId="0A5C0863" w14:textId="37BD9152" w:rsidR="00C46B4C" w:rsidRDefault="00000000" w:rsidP="00D654BE">
      <w:pPr>
        <w:spacing w:line="360" w:lineRule="auto"/>
        <w:jc w:val="both"/>
      </w:pPr>
      <w:r>
        <w:t>https://github.com/dbahlburg/Paper1UncertaintiesRecruitment.</w:t>
      </w:r>
    </w:p>
    <w:p w14:paraId="07BA83E0" w14:textId="77777777" w:rsidR="00C46B4C" w:rsidRDefault="00C46B4C" w:rsidP="00D654BE">
      <w:pPr>
        <w:spacing w:line="360" w:lineRule="auto"/>
        <w:jc w:val="both"/>
      </w:pPr>
    </w:p>
    <w:p w14:paraId="1961EDE9" w14:textId="036742CC" w:rsidR="00C46B4C" w:rsidRDefault="00000000" w:rsidP="00D654BE">
      <w:pPr>
        <w:spacing w:line="360" w:lineRule="auto"/>
        <w:jc w:val="both"/>
      </w:pPr>
      <w:r>
        <w:t>To refine the literature selection from the initial database query, papers were filtered with the following topic-specific keywords, which required inclusion in either the paper title or abstract:</w:t>
      </w:r>
    </w:p>
    <w:p w14:paraId="5CF0CCB3" w14:textId="77777777" w:rsidR="00C46B4C" w:rsidRDefault="00000000" w:rsidP="00D654BE">
      <w:pPr>
        <w:numPr>
          <w:ilvl w:val="0"/>
          <w:numId w:val="6"/>
        </w:numPr>
        <w:spacing w:line="360" w:lineRule="auto"/>
        <w:jc w:val="both"/>
      </w:pPr>
      <w:r>
        <w:t>Spawning: spawning OR vitellogenesis OR egg OR fecundity</w:t>
      </w:r>
    </w:p>
    <w:p w14:paraId="1CE9CCB1" w14:textId="77777777" w:rsidR="00C46B4C" w:rsidRDefault="00000000" w:rsidP="00D654BE">
      <w:pPr>
        <w:numPr>
          <w:ilvl w:val="0"/>
          <w:numId w:val="6"/>
        </w:numPr>
        <w:spacing w:line="360" w:lineRule="auto"/>
        <w:jc w:val="both"/>
      </w:pPr>
      <w:r>
        <w:t>Overwintering: winter OR sea ice</w:t>
      </w:r>
    </w:p>
    <w:p w14:paraId="505E57B9" w14:textId="77777777" w:rsidR="00C46B4C" w:rsidRDefault="00000000" w:rsidP="00D654BE">
      <w:pPr>
        <w:numPr>
          <w:ilvl w:val="0"/>
          <w:numId w:val="6"/>
        </w:numPr>
        <w:spacing w:line="360" w:lineRule="auto"/>
        <w:jc w:val="both"/>
      </w:pPr>
      <w:commentRangeStart w:id="395"/>
      <w:commentRangeStart w:id="396"/>
      <w:commentRangeStart w:id="397"/>
      <w:r>
        <w:t>Build-up of body reserves in autumn</w:t>
      </w:r>
      <w:commentRangeEnd w:id="395"/>
      <w:r w:rsidR="00E27C41">
        <w:rPr>
          <w:rStyle w:val="CommentReference"/>
        </w:rPr>
        <w:commentReference w:id="395"/>
      </w:r>
      <w:commentRangeEnd w:id="396"/>
      <w:r w:rsidR="001F0515">
        <w:rPr>
          <w:rStyle w:val="CommentReference"/>
        </w:rPr>
        <w:commentReference w:id="396"/>
      </w:r>
      <w:commentRangeEnd w:id="397"/>
      <w:r w:rsidR="00B14914">
        <w:rPr>
          <w:rStyle w:val="CommentReference"/>
        </w:rPr>
        <w:commentReference w:id="397"/>
      </w:r>
      <w:r>
        <w:t xml:space="preserve">: fall OR autumn OR </w:t>
      </w:r>
      <w:proofErr w:type="gramStart"/>
      <w:r>
        <w:t>lipid</w:t>
      </w:r>
      <w:proofErr w:type="gramEnd"/>
    </w:p>
    <w:p w14:paraId="4E58419A" w14:textId="77777777" w:rsidR="00C46B4C" w:rsidRDefault="00000000" w:rsidP="00D654BE">
      <w:pPr>
        <w:numPr>
          <w:ilvl w:val="0"/>
          <w:numId w:val="6"/>
        </w:numPr>
        <w:spacing w:line="360" w:lineRule="auto"/>
        <w:jc w:val="both"/>
      </w:pPr>
      <w:r>
        <w:t xml:space="preserve">Egg and larval development: larva OR egg OR embryo OR </w:t>
      </w:r>
      <w:proofErr w:type="spellStart"/>
      <w:r>
        <w:t>ontogen</w:t>
      </w:r>
      <w:proofErr w:type="spellEnd"/>
    </w:p>
    <w:p w14:paraId="2AD99247" w14:textId="77777777" w:rsidR="00C46B4C" w:rsidRDefault="00C46B4C" w:rsidP="00D654BE">
      <w:pPr>
        <w:spacing w:line="360" w:lineRule="auto"/>
        <w:ind w:left="720"/>
        <w:jc w:val="both"/>
      </w:pPr>
    </w:p>
    <w:p w14:paraId="77CD85C1" w14:textId="77777777" w:rsidR="00C46B4C" w:rsidRDefault="00000000" w:rsidP="00223B61">
      <w:pPr>
        <w:spacing w:line="360" w:lineRule="auto"/>
        <w:ind w:left="-900"/>
        <w:jc w:val="both"/>
        <w:rPr>
          <w:b/>
          <w:sz w:val="24"/>
          <w:szCs w:val="24"/>
        </w:rPr>
        <w:pPrChange w:id="398" w:author="abahl02@student.ubc.ca" w:date="2023-07-18T13:16:00Z">
          <w:pPr>
            <w:spacing w:line="360" w:lineRule="auto"/>
            <w:jc w:val="both"/>
          </w:pPr>
        </w:pPrChange>
      </w:pPr>
      <w:r>
        <w:rPr>
          <w:b/>
          <w:noProof/>
          <w:sz w:val="24"/>
          <w:szCs w:val="24"/>
        </w:rPr>
        <w:lastRenderedPageBreak/>
        <w:drawing>
          <wp:inline distT="114300" distB="114300" distL="114300" distR="114300" wp14:anchorId="60BB5F74" wp14:editId="7571EA27">
            <wp:extent cx="6965344" cy="389390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7023107" cy="3926198"/>
                    </a:xfrm>
                    <a:prstGeom prst="rect">
                      <a:avLst/>
                    </a:prstGeom>
                    <a:ln/>
                  </pic:spPr>
                </pic:pic>
              </a:graphicData>
            </a:graphic>
          </wp:inline>
        </w:drawing>
      </w:r>
    </w:p>
    <w:p w14:paraId="229146C2" w14:textId="77897E6F" w:rsidR="00C46B4C" w:rsidRDefault="00000000" w:rsidP="00D654BE">
      <w:pPr>
        <w:spacing w:line="360" w:lineRule="auto"/>
        <w:jc w:val="both"/>
        <w:rPr>
          <w:sz w:val="20"/>
          <w:szCs w:val="20"/>
        </w:rPr>
      </w:pPr>
      <w:r>
        <w:rPr>
          <w:b/>
          <w:sz w:val="20"/>
          <w:szCs w:val="20"/>
        </w:rPr>
        <w:t xml:space="preserve">Figure 1. </w:t>
      </w:r>
      <w:ins w:id="399" w:author="abahl02@student.ubc.ca" w:date="2023-07-16T10:11:00Z">
        <w:r w:rsidR="001F0515" w:rsidRPr="004750E4">
          <w:rPr>
            <w:bCs/>
            <w:sz w:val="20"/>
            <w:szCs w:val="20"/>
            <w:rPrChange w:id="400" w:author="abahl02@student.ubc.ca" w:date="2023-07-18T13:28:00Z">
              <w:rPr>
                <w:b/>
                <w:sz w:val="20"/>
                <w:szCs w:val="20"/>
              </w:rPr>
            </w:rPrChange>
          </w:rPr>
          <w:t>Schematic illustrating</w:t>
        </w:r>
        <w:r w:rsidR="001F0515">
          <w:rPr>
            <w:b/>
            <w:sz w:val="20"/>
            <w:szCs w:val="20"/>
          </w:rPr>
          <w:t xml:space="preserve"> </w:t>
        </w:r>
      </w:ins>
      <w:ins w:id="401" w:author="abahl02@student.ubc.ca" w:date="2023-07-18T13:17:00Z">
        <w:r w:rsidR="00223B61">
          <w:rPr>
            <w:sz w:val="20"/>
            <w:szCs w:val="20"/>
          </w:rPr>
          <w:t>the systematic</w:t>
        </w:r>
        <w:r w:rsidR="00223B61">
          <w:rPr>
            <w:sz w:val="20"/>
            <w:szCs w:val="20"/>
          </w:rPr>
          <w:t xml:space="preserve"> literature</w:t>
        </w:r>
        <w:r w:rsidR="00223B61">
          <w:rPr>
            <w:sz w:val="20"/>
            <w:szCs w:val="20"/>
          </w:rPr>
          <w:t xml:space="preserve"> review of krill recruitment </w:t>
        </w:r>
      </w:ins>
      <w:ins w:id="402" w:author="abahl02@student.ubc.ca" w:date="2023-07-20T10:19:00Z">
        <w:r w:rsidR="004564EF">
          <w:rPr>
            <w:sz w:val="20"/>
            <w:szCs w:val="20"/>
          </w:rPr>
          <w:t>mechanisms</w:t>
        </w:r>
      </w:ins>
      <w:ins w:id="403" w:author="abahl02@student.ubc.ca" w:date="2023-07-18T13:17:00Z">
        <w:r w:rsidR="00223B61">
          <w:rPr>
            <w:sz w:val="20"/>
            <w:szCs w:val="20"/>
          </w:rPr>
          <w:t>: egg and larval development</w:t>
        </w:r>
      </w:ins>
      <w:ins w:id="404" w:author="abahl02@student.ubc.ca" w:date="2023-07-18T13:22:00Z">
        <w:r w:rsidR="00223B61">
          <w:rPr>
            <w:sz w:val="20"/>
            <w:szCs w:val="20"/>
          </w:rPr>
          <w:t xml:space="preserve"> (defined by the yellow boxes)</w:t>
        </w:r>
      </w:ins>
      <w:ins w:id="405" w:author="abahl02@student.ubc.ca" w:date="2023-07-18T13:17:00Z">
        <w:r w:rsidR="00223B61">
          <w:rPr>
            <w:sz w:val="20"/>
            <w:szCs w:val="20"/>
          </w:rPr>
          <w:t>, spawning</w:t>
        </w:r>
      </w:ins>
      <w:ins w:id="406" w:author="abahl02@student.ubc.ca" w:date="2023-07-18T13:22:00Z">
        <w:r w:rsidR="00223B61">
          <w:rPr>
            <w:sz w:val="20"/>
            <w:szCs w:val="20"/>
          </w:rPr>
          <w:t xml:space="preserve"> (defined by the </w:t>
        </w:r>
      </w:ins>
      <w:ins w:id="407" w:author="abahl02@student.ubc.ca" w:date="2023-07-18T13:23:00Z">
        <w:r w:rsidR="00223B61">
          <w:rPr>
            <w:sz w:val="20"/>
            <w:szCs w:val="20"/>
          </w:rPr>
          <w:t>green boxes)</w:t>
        </w:r>
      </w:ins>
      <w:ins w:id="408" w:author="abahl02@student.ubc.ca" w:date="2023-07-18T13:17:00Z">
        <w:r w:rsidR="00223B61">
          <w:rPr>
            <w:sz w:val="20"/>
            <w:szCs w:val="20"/>
          </w:rPr>
          <w:t>, and overwintering</w:t>
        </w:r>
      </w:ins>
      <w:ins w:id="409" w:author="abahl02@student.ubc.ca" w:date="2023-07-18T13:23:00Z">
        <w:r w:rsidR="00223B61">
          <w:rPr>
            <w:sz w:val="20"/>
            <w:szCs w:val="20"/>
          </w:rPr>
          <w:t xml:space="preserve"> (defined by the blue boxes)</w:t>
        </w:r>
      </w:ins>
      <w:ins w:id="410" w:author="abahl02@student.ubc.ca" w:date="2023-07-18T13:17:00Z">
        <w:r w:rsidR="00223B61">
          <w:rPr>
            <w:sz w:val="20"/>
            <w:szCs w:val="20"/>
          </w:rPr>
          <w:t>.</w:t>
        </w:r>
        <w:r w:rsidR="00223B61" w:rsidDel="001F0515">
          <w:rPr>
            <w:sz w:val="20"/>
            <w:szCs w:val="20"/>
          </w:rPr>
          <w:t xml:space="preserve"> </w:t>
        </w:r>
      </w:ins>
      <w:del w:id="411" w:author="abahl02@student.ubc.ca" w:date="2023-07-16T10:11:00Z">
        <w:r w:rsidDel="001F0515">
          <w:rPr>
            <w:sz w:val="20"/>
            <w:szCs w:val="20"/>
          </w:rPr>
          <w:delText xml:space="preserve">Description of the </w:delText>
        </w:r>
      </w:del>
      <w:ins w:id="412" w:author="abahl02@student.ubc.ca" w:date="2023-07-18T13:16:00Z">
        <w:r w:rsidR="00223B61">
          <w:rPr>
            <w:sz w:val="20"/>
            <w:szCs w:val="20"/>
          </w:rPr>
          <w:t xml:space="preserve">The </w:t>
        </w:r>
      </w:ins>
      <w:r>
        <w:rPr>
          <w:sz w:val="20"/>
          <w:szCs w:val="20"/>
        </w:rPr>
        <w:t xml:space="preserve">steps taken </w:t>
      </w:r>
      <w:ins w:id="413" w:author="abahl02@student.ubc.ca" w:date="2023-07-18T13:18:00Z">
        <w:r w:rsidR="00223B61">
          <w:rPr>
            <w:sz w:val="20"/>
            <w:szCs w:val="20"/>
          </w:rPr>
          <w:t>(from left to right in the schematic) included a</w:t>
        </w:r>
      </w:ins>
      <w:ins w:id="414" w:author="abahl02@student.ubc.ca" w:date="2023-07-18T13:19:00Z">
        <w:r w:rsidR="00223B61">
          <w:rPr>
            <w:sz w:val="20"/>
            <w:szCs w:val="20"/>
          </w:rPr>
          <w:t>n initial</w:t>
        </w:r>
      </w:ins>
      <w:ins w:id="415" w:author="abahl02@student.ubc.ca" w:date="2023-07-18T13:18:00Z">
        <w:r w:rsidR="00223B61">
          <w:rPr>
            <w:sz w:val="20"/>
            <w:szCs w:val="20"/>
          </w:rPr>
          <w:t xml:space="preserve"> database</w:t>
        </w:r>
      </w:ins>
      <w:ins w:id="416" w:author="abahl02@student.ubc.ca" w:date="2023-07-18T13:19:00Z">
        <w:r w:rsidR="00223B61">
          <w:rPr>
            <w:sz w:val="20"/>
            <w:szCs w:val="20"/>
          </w:rPr>
          <w:t xml:space="preserve"> query o</w:t>
        </w:r>
      </w:ins>
      <w:ins w:id="417" w:author="abahl02@student.ubc.ca" w:date="2023-07-18T13:23:00Z">
        <w:r w:rsidR="00223B61">
          <w:rPr>
            <w:sz w:val="20"/>
            <w:szCs w:val="20"/>
          </w:rPr>
          <w:t>f</w:t>
        </w:r>
      </w:ins>
      <w:ins w:id="418" w:author="abahl02@student.ubc.ca" w:date="2023-07-18T13:19:00Z">
        <w:r w:rsidR="00223B61">
          <w:rPr>
            <w:sz w:val="20"/>
            <w:szCs w:val="20"/>
          </w:rPr>
          <w:t xml:space="preserve"> Web of Science and Scopus</w:t>
        </w:r>
      </w:ins>
      <w:ins w:id="419" w:author="abahl02@student.ubc.ca" w:date="2023-07-18T13:20:00Z">
        <w:r w:rsidR="00223B61">
          <w:rPr>
            <w:sz w:val="20"/>
            <w:szCs w:val="20"/>
          </w:rPr>
          <w:t xml:space="preserve">, </w:t>
        </w:r>
      </w:ins>
      <w:ins w:id="420" w:author="abahl02@student.ubc.ca" w:date="2023-07-18T13:23:00Z">
        <w:r w:rsidR="00223B61">
          <w:rPr>
            <w:sz w:val="20"/>
            <w:szCs w:val="20"/>
          </w:rPr>
          <w:t>including use of the</w:t>
        </w:r>
      </w:ins>
      <w:ins w:id="421" w:author="abahl02@student.ubc.ca" w:date="2023-07-18T13:20:00Z">
        <w:r w:rsidR="00223B61">
          <w:rPr>
            <w:sz w:val="20"/>
            <w:szCs w:val="20"/>
          </w:rPr>
          <w:t xml:space="preserve"> keywords documented in section 2.1</w:t>
        </w:r>
      </w:ins>
      <w:ins w:id="422" w:author="abahl02@student.ubc.ca" w:date="2023-07-18T13:19:00Z">
        <w:r w:rsidR="00223B61">
          <w:rPr>
            <w:sz w:val="20"/>
            <w:szCs w:val="20"/>
          </w:rPr>
          <w:t>. The number of studies</w:t>
        </w:r>
      </w:ins>
      <w:ins w:id="423" w:author="abahl02@student.ubc.ca" w:date="2023-07-18T13:21:00Z">
        <w:r w:rsidR="00223B61">
          <w:rPr>
            <w:sz w:val="20"/>
            <w:szCs w:val="20"/>
          </w:rPr>
          <w:t xml:space="preserve"> </w:t>
        </w:r>
      </w:ins>
      <w:ins w:id="424" w:author="abahl02@student.ubc.ca" w:date="2023-07-18T13:24:00Z">
        <w:r w:rsidR="00223B61">
          <w:rPr>
            <w:sz w:val="20"/>
            <w:szCs w:val="20"/>
          </w:rPr>
          <w:t>identified in</w:t>
        </w:r>
      </w:ins>
      <w:ins w:id="425" w:author="abahl02@student.ubc.ca" w:date="2023-07-18T13:21:00Z">
        <w:r w:rsidR="00223B61">
          <w:rPr>
            <w:sz w:val="20"/>
            <w:szCs w:val="20"/>
          </w:rPr>
          <w:t xml:space="preserve"> Web of Science are documented in the upper portion of each </w:t>
        </w:r>
      </w:ins>
      <w:ins w:id="426" w:author="abahl02@student.ubc.ca" w:date="2023-07-18T13:22:00Z">
        <w:r w:rsidR="00223B61">
          <w:rPr>
            <w:sz w:val="20"/>
            <w:szCs w:val="20"/>
          </w:rPr>
          <w:t>box</w:t>
        </w:r>
      </w:ins>
      <w:ins w:id="427" w:author="abahl02@student.ubc.ca" w:date="2023-07-18T13:21:00Z">
        <w:r w:rsidR="00223B61">
          <w:rPr>
            <w:sz w:val="20"/>
            <w:szCs w:val="20"/>
          </w:rPr>
          <w:t>, while the number of studies</w:t>
        </w:r>
      </w:ins>
      <w:ins w:id="428" w:author="abahl02@student.ubc.ca" w:date="2023-07-18T13:22:00Z">
        <w:r w:rsidR="00223B61">
          <w:rPr>
            <w:sz w:val="20"/>
            <w:szCs w:val="20"/>
          </w:rPr>
          <w:t xml:space="preserve"> identified in Scopus are included in the lower portion of each box.</w:t>
        </w:r>
      </w:ins>
      <w:ins w:id="429" w:author="abahl02@student.ubc.ca" w:date="2023-07-18T13:19:00Z">
        <w:r w:rsidR="00223B61">
          <w:rPr>
            <w:sz w:val="20"/>
            <w:szCs w:val="20"/>
          </w:rPr>
          <w:t xml:space="preserve"> </w:t>
        </w:r>
      </w:ins>
      <w:ins w:id="430" w:author="abahl02@student.ubc.ca" w:date="2023-07-18T13:24:00Z">
        <w:r w:rsidR="00223B61">
          <w:rPr>
            <w:sz w:val="20"/>
            <w:szCs w:val="20"/>
          </w:rPr>
          <w:t xml:space="preserve">The total number of studies from all combined subtopics can be found at the bottom of the far-left column. </w:t>
        </w:r>
      </w:ins>
      <w:del w:id="431" w:author="abahl02@student.ubc.ca" w:date="2023-07-18T13:17:00Z">
        <w:r w:rsidDel="00223B61">
          <w:rPr>
            <w:sz w:val="20"/>
            <w:szCs w:val="20"/>
          </w:rPr>
          <w:delText>to screen literature to be included in the systematic review of krill recruitment subtopics</w:delText>
        </w:r>
      </w:del>
      <w:r>
        <w:rPr>
          <w:sz w:val="20"/>
          <w:szCs w:val="20"/>
        </w:rPr>
        <w:t>.</w:t>
      </w:r>
      <w:ins w:id="432" w:author="abahl02@student.ubc.ca" w:date="2023-07-18T13:25:00Z">
        <w:r w:rsidR="004750E4">
          <w:rPr>
            <w:sz w:val="20"/>
            <w:szCs w:val="20"/>
          </w:rPr>
          <w:t xml:space="preserve"> Filtering of titles and abstracts, as well as duplicates, is illustrated in the middle two columns. </w:t>
        </w:r>
      </w:ins>
      <w:ins w:id="433" w:author="abahl02@student.ubc.ca" w:date="2023-07-18T13:26:00Z">
        <w:r w:rsidR="004750E4">
          <w:rPr>
            <w:sz w:val="20"/>
            <w:szCs w:val="20"/>
          </w:rPr>
          <w:t>The last step of the literature review is documented in the last column and included</w:t>
        </w:r>
      </w:ins>
      <w:ins w:id="434" w:author="abahl02@student.ubc.ca" w:date="2023-07-18T13:27:00Z">
        <w:r w:rsidR="004750E4">
          <w:rPr>
            <w:sz w:val="20"/>
            <w:szCs w:val="20"/>
          </w:rPr>
          <w:t xml:space="preserve"> relevancy to the study, as determined by person a and b (i.e., both lead authors).</w:t>
        </w:r>
      </w:ins>
    </w:p>
    <w:p w14:paraId="3A544DE1" w14:textId="77777777" w:rsidR="00C46B4C" w:rsidRDefault="00C46B4C" w:rsidP="00D654BE">
      <w:pPr>
        <w:spacing w:line="360" w:lineRule="auto"/>
        <w:jc w:val="both"/>
      </w:pPr>
    </w:p>
    <w:p w14:paraId="4F3C7C91" w14:textId="1B26CC7C" w:rsidR="00C46B4C" w:rsidRDefault="00000000" w:rsidP="00D654BE">
      <w:pPr>
        <w:spacing w:line="360" w:lineRule="auto"/>
        <w:jc w:val="both"/>
        <w:rPr>
          <w:ins w:id="435" w:author="abahl02@student.ubc.ca" w:date="2023-07-18T13:47:00Z"/>
        </w:rPr>
      </w:pPr>
      <w:r>
        <w:t xml:space="preserve">Furthermore, </w:t>
      </w:r>
      <w:ins w:id="436" w:author="abahl02@student.ubc.ca" w:date="2023-07-18T13:11:00Z">
        <w:r w:rsidR="00F55F9E">
          <w:t>in the event that a paper was listed under multiple topics</w:t>
        </w:r>
      </w:ins>
      <w:ins w:id="437" w:author="abahl02@student.ubc.ca" w:date="2023-07-18T13:12:00Z">
        <w:r w:rsidR="00F55F9E">
          <w:t xml:space="preserve">, </w:t>
        </w:r>
        <w:r w:rsidR="00F55F9E">
          <w:t>it was assigned to the first topic (topics were sorted alphabetically)</w:t>
        </w:r>
        <w:r w:rsidR="00F55F9E">
          <w:t xml:space="preserve"> and </w:t>
        </w:r>
      </w:ins>
      <w:ins w:id="438" w:author="abahl02@student.ubc.ca" w:date="2023-07-19T11:43:00Z">
        <w:r w:rsidR="00100600">
          <w:t xml:space="preserve">removed from the others to avoid </w:t>
        </w:r>
        <w:proofErr w:type="spellStart"/>
        <w:r w:rsidR="00100600">
          <w:t>duplication</w:t>
        </w:r>
      </w:ins>
      <w:del w:id="439" w:author="abahl02@student.ubc.ca" w:date="2023-07-19T11:43:00Z">
        <w:r w:rsidDel="00100600">
          <w:delText>duplicate</w:delText>
        </w:r>
      </w:del>
      <w:del w:id="440" w:author="abahl02@student.ubc.ca" w:date="2023-07-18T13:12:00Z">
        <w:r w:rsidDel="00F55F9E">
          <w:delText>s</w:delText>
        </w:r>
      </w:del>
      <w:del w:id="441" w:author="abahl02@student.ubc.ca" w:date="2023-07-19T11:43:00Z">
        <w:r w:rsidDel="00100600">
          <w:delText xml:space="preserve"> </w:delText>
        </w:r>
      </w:del>
      <w:del w:id="442" w:author="abahl02@student.ubc.ca" w:date="2023-07-18T13:12:00Z">
        <w:r w:rsidDel="00F55F9E">
          <w:delText xml:space="preserve">within and between topics </w:delText>
        </w:r>
      </w:del>
      <w:del w:id="443" w:author="abahl02@student.ubc.ca" w:date="2023-07-19T11:43:00Z">
        <w:r w:rsidDel="00100600">
          <w:delText>w</w:delText>
        </w:r>
      </w:del>
      <w:del w:id="444" w:author="abahl02@student.ubc.ca" w:date="2023-07-18T13:12:00Z">
        <w:r w:rsidDel="00F55F9E">
          <w:delText>ere</w:delText>
        </w:r>
      </w:del>
      <w:del w:id="445" w:author="abahl02@student.ubc.ca" w:date="2023-07-19T11:43:00Z">
        <w:r w:rsidDel="00100600">
          <w:delText xml:space="preserve"> removed </w:delText>
        </w:r>
      </w:del>
      <w:del w:id="446" w:author="abahl02@student.ubc.ca" w:date="2023-07-18T13:12:00Z">
        <w:r w:rsidDel="00F55F9E">
          <w:delText>from the literature list</w:delText>
        </w:r>
      </w:del>
      <w:del w:id="447" w:author="abahl02@student.ubc.ca" w:date="2023-07-18T13:11:00Z">
        <w:r w:rsidDel="00F55F9E">
          <w:delText xml:space="preserve"> by matching the paper titles</w:delText>
        </w:r>
      </w:del>
      <w:del w:id="448" w:author="abahl02@student.ubc.ca" w:date="2023-07-18T13:12:00Z">
        <w:r w:rsidDel="00F55F9E">
          <w:delText xml:space="preserve">. If the same paper was listed under multiple topics, it was assigned to the first topic where it was found (topics were sorted alphabetically). </w:delText>
        </w:r>
      </w:del>
      <w:r>
        <w:t>Since</w:t>
      </w:r>
      <w:proofErr w:type="spellEnd"/>
      <w:r>
        <w:t xml:space="preserve"> all papers were later reviewed</w:t>
      </w:r>
      <w:r w:rsidR="00502804">
        <w:t xml:space="preserve"> in the light of all sub-topics</w:t>
      </w:r>
      <w:ins w:id="449" w:author="abahl02@student.ubc.ca" w:date="2023-07-19T11:42:00Z">
        <w:r w:rsidR="00100600">
          <w:t xml:space="preserve"> (more information in next paragraph)</w:t>
        </w:r>
      </w:ins>
      <w:r>
        <w:t>, no relevant information was lost this way. After removing all duplicates, the literature list was reduced to 652 entries. Next, both lead authors independently went through the literature list and classified each paper as “relevant” or “not relevant” according to the</w:t>
      </w:r>
      <w:ins w:id="450" w:author="abahl02@student.ubc.ca" w:date="2023-07-18T12:54:00Z">
        <w:r w:rsidR="002478DE">
          <w:t xml:space="preserve"> information included in </w:t>
        </w:r>
        <w:r w:rsidR="002478DE">
          <w:lastRenderedPageBreak/>
          <w:t>the</w:t>
        </w:r>
      </w:ins>
      <w:r>
        <w:t xml:space="preserve"> title and abstract. This </w:t>
      </w:r>
      <w:ins w:id="451" w:author="abahl02@student.ubc.ca" w:date="2023-07-18T12:56:00Z">
        <w:r w:rsidR="002478DE">
          <w:t xml:space="preserve">step was deemed necessary given the initial query </w:t>
        </w:r>
      </w:ins>
      <w:ins w:id="452" w:author="abahl02@student.ubc.ca" w:date="2023-07-18T12:57:00Z">
        <w:r w:rsidR="002478DE">
          <w:t xml:space="preserve">pulled </w:t>
        </w:r>
      </w:ins>
      <w:ins w:id="453" w:author="abahl02@student.ubc.ca" w:date="2023-07-18T12:58:00Z">
        <w:r w:rsidR="002478DE">
          <w:t xml:space="preserve">studies </w:t>
        </w:r>
      </w:ins>
      <w:ins w:id="454" w:author="abahl02@student.ubc.ca" w:date="2023-07-18T13:29:00Z">
        <w:r w:rsidR="004750E4">
          <w:t xml:space="preserve">that </w:t>
        </w:r>
      </w:ins>
      <w:ins w:id="455" w:author="abahl02@student.ubc.ca" w:date="2023-07-18T12:59:00Z">
        <w:r w:rsidR="002478DE">
          <w:t xml:space="preserve">were </w:t>
        </w:r>
      </w:ins>
      <w:del w:id="456" w:author="abahl02@student.ubc.ca" w:date="2023-07-18T12:55:00Z">
        <w:r w:rsidDel="002478DE">
          <w:delText xml:space="preserve">was </w:delText>
        </w:r>
      </w:del>
      <w:del w:id="457" w:author="abahl02@student.ubc.ca" w:date="2023-07-18T12:59:00Z">
        <w:r w:rsidDel="002478DE">
          <w:delText xml:space="preserve">done since many of the 652 papers still contained information </w:delText>
        </w:r>
        <w:r w:rsidR="0056082C" w:rsidDel="002478DE">
          <w:delText xml:space="preserve">clearly </w:delText>
        </w:r>
      </w:del>
      <w:r>
        <w:t xml:space="preserve">irrelevant </w:t>
      </w:r>
      <w:ins w:id="458" w:author="abahl02@student.ubc.ca" w:date="2023-07-18T13:03:00Z">
        <w:r w:rsidR="002478DE">
          <w:t xml:space="preserve">to </w:t>
        </w:r>
      </w:ins>
      <w:ins w:id="459" w:author="abahl02@student.ubc.ca" w:date="2023-07-18T13:02:00Z">
        <w:r w:rsidR="002478DE">
          <w:t>Antarctic krill modelling</w:t>
        </w:r>
      </w:ins>
      <w:ins w:id="460" w:author="abahl02@student.ubc.ca" w:date="2023-07-18T13:29:00Z">
        <w:r w:rsidR="004750E4">
          <w:t xml:space="preserve"> </w:t>
        </w:r>
      </w:ins>
      <w:ins w:id="461" w:author="abahl02@student.ubc.ca" w:date="2023-07-18T13:46:00Z">
        <w:r w:rsidR="003806D4">
          <w:t>because they</w:t>
        </w:r>
      </w:ins>
      <w:ins w:id="462" w:author="abahl02@student.ubc.ca" w:date="2023-07-18T13:29:00Z">
        <w:r w:rsidR="004750E4">
          <w:t xml:space="preserve"> included the keywords</w:t>
        </w:r>
      </w:ins>
      <w:del w:id="463" w:author="abahl02@student.ubc.ca" w:date="2023-07-18T13:01:00Z">
        <w:r w:rsidDel="002478DE">
          <w:delText xml:space="preserve">for the purpose of this study </w:delText>
        </w:r>
      </w:del>
      <w:r>
        <w:t xml:space="preserve">(e.g. </w:t>
      </w:r>
      <w:del w:id="464" w:author="abahl02@student.ubc.ca" w:date="2023-07-18T13:29:00Z">
        <w:r w:rsidDel="004750E4">
          <w:delText xml:space="preserve">many papers which dealt with </w:delText>
        </w:r>
      </w:del>
      <w:r>
        <w:t xml:space="preserve">krill </w:t>
      </w:r>
      <w:del w:id="465" w:author="abahl02@student.ubc.ca" w:date="2023-07-18T13:29:00Z">
        <w:r w:rsidDel="004750E4">
          <w:delText xml:space="preserve">lipids stemmed from </w:delText>
        </w:r>
      </w:del>
      <w:r>
        <w:t>aquaculture or pharmaceutical research</w:t>
      </w:r>
      <w:del w:id="466" w:author="abahl02@student.ubc.ca" w:date="2023-07-18T13:30:00Z">
        <w:r w:rsidDel="004750E4">
          <w:delText xml:space="preserve"> where krill lipids are used in animal feed or for human consumption</w:delText>
        </w:r>
      </w:del>
      <w:r>
        <w:t>). The final selection</w:t>
      </w:r>
      <w:ins w:id="467" w:author="abahl02@student.ubc.ca" w:date="2023-07-18T13:02:00Z">
        <w:r w:rsidR="002478DE">
          <w:t xml:space="preserve"> of papers</w:t>
        </w:r>
      </w:ins>
      <w:r>
        <w:t xml:space="preserve"> was </w:t>
      </w:r>
      <w:del w:id="468" w:author="abahl02@student.ubc.ca" w:date="2023-07-16T10:14:00Z">
        <w:r w:rsidDel="00B158FC">
          <w:delText xml:space="preserve">then </w:delText>
        </w:r>
      </w:del>
      <w:del w:id="469" w:author="abahl02@student.ubc.ca" w:date="2023-07-16T10:15:00Z">
        <w:r w:rsidDel="00B158FC">
          <w:delText xml:space="preserve">defined </w:delText>
        </w:r>
      </w:del>
      <w:ins w:id="470" w:author="abahl02@student.ubc.ca" w:date="2023-07-16T10:15:00Z">
        <w:r w:rsidR="00B158FC">
          <w:t xml:space="preserve">determined </w:t>
        </w:r>
      </w:ins>
      <w:r>
        <w:t xml:space="preserve">as the consensus of both </w:t>
      </w:r>
      <w:proofErr w:type="spellStart"/>
      <w:r>
        <w:t>reviewers</w:t>
      </w:r>
      <w:ins w:id="471" w:author="abahl02@student.ubc.ca" w:date="2023-07-16T10:15:00Z">
        <w:r w:rsidR="00B158FC">
          <w:t>,</w:t>
        </w:r>
      </w:ins>
      <w:del w:id="472" w:author="abahl02@student.ubc.ca" w:date="2023-07-16T10:15:00Z">
        <w:r w:rsidDel="00B158FC">
          <w:delText xml:space="preserve"> which </w:delText>
        </w:r>
      </w:del>
      <w:r>
        <w:t>mean</w:t>
      </w:r>
      <w:ins w:id="473" w:author="abahl02@student.ubc.ca" w:date="2023-07-16T10:15:00Z">
        <w:r w:rsidR="00B158FC">
          <w:t>ing</w:t>
        </w:r>
      </w:ins>
      <w:del w:id="474" w:author="abahl02@student.ubc.ca" w:date="2023-07-16T10:15:00Z">
        <w:r w:rsidDel="00B158FC">
          <w:delText xml:space="preserve">s that </w:delText>
        </w:r>
      </w:del>
      <w:r>
        <w:t>a</w:t>
      </w:r>
      <w:proofErr w:type="spellEnd"/>
      <w:r>
        <w:t xml:space="preserve"> paper had</w:t>
      </w:r>
      <w:ins w:id="475" w:author="abahl02@student.ubc.ca" w:date="2023-07-18T13:31:00Z">
        <w:r w:rsidR="004750E4">
          <w:t xml:space="preserve"> to have</w:t>
        </w:r>
      </w:ins>
      <w:r>
        <w:t xml:space="preserve"> </w:t>
      </w:r>
      <w:del w:id="476" w:author="abahl02@student.ubc.ca" w:date="2023-07-16T10:15:00Z">
        <w:r w:rsidDel="00B158FC">
          <w:delText>to be</w:delText>
        </w:r>
      </w:del>
      <w:ins w:id="477" w:author="abahl02@student.ubc.ca" w:date="2023-07-16T10:15:00Z">
        <w:r w:rsidR="00B158FC">
          <w:t>been</w:t>
        </w:r>
      </w:ins>
      <w:r>
        <w:t xml:space="preserve"> independently classified as “relevant” twice</w:t>
      </w:r>
      <w:ins w:id="478" w:author="abahl02@student.ubc.ca" w:date="2023-07-16T10:16:00Z">
        <w:r w:rsidR="00B158FC">
          <w:t>.</w:t>
        </w:r>
      </w:ins>
      <w:ins w:id="479" w:author="abahl02@student.ubc.ca" w:date="2023-07-16T10:17:00Z">
        <w:r w:rsidR="00B158FC">
          <w:t xml:space="preserve"> This</w:t>
        </w:r>
      </w:ins>
      <w:del w:id="480" w:author="abahl02@student.ubc.ca" w:date="2023-07-16T10:16:00Z">
        <w:r w:rsidDel="00B158FC">
          <w:delText>,</w:delText>
        </w:r>
      </w:del>
      <w:r>
        <w:t xml:space="preserve"> result</w:t>
      </w:r>
      <w:ins w:id="481" w:author="abahl02@student.ubc.ca" w:date="2023-07-16T10:17:00Z">
        <w:r w:rsidR="00B158FC">
          <w:t>ed</w:t>
        </w:r>
      </w:ins>
      <w:del w:id="482" w:author="abahl02@student.ubc.ca" w:date="2023-07-16T10:17:00Z">
        <w:r w:rsidDel="00B158FC">
          <w:delText>ing</w:delText>
        </w:r>
      </w:del>
      <w:r>
        <w:t xml:space="preserve"> in a total of 233 papers (Fig. 1). </w:t>
      </w:r>
      <w:ins w:id="483" w:author="abahl02@student.ubc.ca" w:date="2023-07-18T13:31:00Z">
        <w:r w:rsidR="004750E4">
          <w:t>A record of the final selection</w:t>
        </w:r>
      </w:ins>
      <w:ins w:id="484" w:author="abahl02@student.ubc.ca" w:date="2023-07-18T13:32:00Z">
        <w:r w:rsidR="004750E4">
          <w:t xml:space="preserve"> process</w:t>
        </w:r>
      </w:ins>
      <w:del w:id="485" w:author="abahl02@student.ubc.ca" w:date="2023-07-16T10:17:00Z">
        <w:r w:rsidDel="00B158FC">
          <w:delText>F</w:delText>
        </w:r>
      </w:del>
      <w:del w:id="486" w:author="abahl02@student.ubc.ca" w:date="2023-07-18T13:31:00Z">
        <w:r w:rsidDel="004750E4">
          <w:delText xml:space="preserve">inal </w:delText>
        </w:r>
      </w:del>
      <w:del w:id="487" w:author="abahl02@student.ubc.ca" w:date="2023-07-16T10:17:00Z">
        <w:r w:rsidDel="00B158FC">
          <w:delText>decisions are</w:delText>
        </w:r>
      </w:del>
      <w:del w:id="488" w:author="abahl02@student.ubc.ca" w:date="2023-07-18T13:31:00Z">
        <w:r w:rsidDel="004750E4">
          <w:delText xml:space="preserve"> </w:delText>
        </w:r>
      </w:del>
      <w:del w:id="489" w:author="abahl02@student.ubc.ca" w:date="2023-07-16T10:18:00Z">
        <w:r w:rsidDel="00B158FC">
          <w:delText xml:space="preserve">protocolled </w:delText>
        </w:r>
      </w:del>
      <w:del w:id="490" w:author="abahl02@student.ubc.ca" w:date="2023-07-18T13:31:00Z">
        <w:r w:rsidDel="004750E4">
          <w:delText xml:space="preserve">in an excel </w:delText>
        </w:r>
      </w:del>
      <w:del w:id="491" w:author="abahl02@student.ubc.ca" w:date="2023-07-16T10:18:00Z">
        <w:r w:rsidDel="00B158FC">
          <w:delText>sheet</w:delText>
        </w:r>
      </w:del>
      <w:ins w:id="492" w:author="abahl02@student.ubc.ca" w:date="2023-07-16T10:18:00Z">
        <w:r w:rsidR="00B158FC">
          <w:t xml:space="preserve"> can be found</w:t>
        </w:r>
      </w:ins>
      <w:r>
        <w:t xml:space="preserve"> </w:t>
      </w:r>
      <w:del w:id="493" w:author="abahl02@student.ubc.ca" w:date="2023-07-16T10:18:00Z">
        <w:r w:rsidDel="00B158FC">
          <w:delText xml:space="preserve">stored </w:delText>
        </w:r>
      </w:del>
      <w:r>
        <w:t xml:space="preserve">in the GitHub repository </w:t>
      </w:r>
      <w:proofErr w:type="spellStart"/>
      <w:r>
        <w:t>mentioned</w:t>
      </w:r>
      <w:del w:id="494" w:author="abahl02@student.ubc.ca" w:date="2023-07-18T13:32:00Z">
        <w:r w:rsidDel="004750E4">
          <w:delText xml:space="preserve"> </w:delText>
        </w:r>
      </w:del>
      <w:ins w:id="495" w:author="abahl02@student.ubc.ca" w:date="2023-07-18T13:32:00Z">
        <w:r w:rsidR="004750E4">
          <w:t>previously</w:t>
        </w:r>
      </w:ins>
      <w:proofErr w:type="spellEnd"/>
      <w:del w:id="496" w:author="abahl02@student.ubc.ca" w:date="2023-07-18T13:32:00Z">
        <w:r w:rsidDel="004750E4">
          <w:delText>above</w:delText>
        </w:r>
      </w:del>
      <w:r>
        <w:t xml:space="preserve">. </w:t>
      </w:r>
    </w:p>
    <w:p w14:paraId="69C0468B" w14:textId="77777777" w:rsidR="003806D4" w:rsidRDefault="003806D4" w:rsidP="00D654BE">
      <w:pPr>
        <w:spacing w:line="360" w:lineRule="auto"/>
        <w:jc w:val="both"/>
        <w:rPr>
          <w:ins w:id="497" w:author="abahl02@student.ubc.ca" w:date="2023-07-18T13:47:00Z"/>
        </w:rPr>
      </w:pPr>
    </w:p>
    <w:p w14:paraId="30A02070" w14:textId="5B3E7AEB" w:rsidR="003806D4" w:rsidRDefault="003806D4" w:rsidP="00D654BE">
      <w:pPr>
        <w:spacing w:line="360" w:lineRule="auto"/>
        <w:jc w:val="both"/>
        <w:rPr>
          <w:ins w:id="498" w:author="abahl02@student.ubc.ca" w:date="2023-07-19T11:45:00Z"/>
          <w:bCs/>
        </w:rPr>
      </w:pPr>
      <w:ins w:id="499" w:author="abahl02@student.ubc.ca" w:date="2023-07-18T13:52:00Z">
        <w:r>
          <w:t>The</w:t>
        </w:r>
      </w:ins>
      <w:ins w:id="500" w:author="abahl02@student.ubc.ca" w:date="2023-07-18T13:48:00Z">
        <w:r>
          <w:t xml:space="preserve"> 233 papers were</w:t>
        </w:r>
      </w:ins>
      <w:ins w:id="501" w:author="abahl02@student.ubc.ca" w:date="2023-07-18T13:52:00Z">
        <w:r>
          <w:t xml:space="preserve"> then</w:t>
        </w:r>
      </w:ins>
      <w:ins w:id="502" w:author="abahl02@student.ubc.ca" w:date="2023-07-18T13:53:00Z">
        <w:r>
          <w:t xml:space="preserve"> divided into groups of 20-30 </w:t>
        </w:r>
      </w:ins>
      <w:ins w:id="503" w:author="abahl02@student.ubc.ca" w:date="2023-07-19T11:39:00Z">
        <w:r w:rsidR="00100600">
          <w:t>a</w:t>
        </w:r>
      </w:ins>
      <w:ins w:id="504" w:author="abahl02@student.ubc.ca" w:date="2023-07-19T11:40:00Z">
        <w:r w:rsidR="00100600">
          <w:t>nd</w:t>
        </w:r>
      </w:ins>
      <w:ins w:id="505" w:author="abahl02@student.ubc.ca" w:date="2023-07-18T13:48:00Z">
        <w:r>
          <w:t xml:space="preserve"> </w:t>
        </w:r>
      </w:ins>
      <w:ins w:id="506" w:author="abahl02@student.ubc.ca" w:date="2023-07-18T13:53:00Z">
        <w:r>
          <w:t>reviewed by 16 of the authors</w:t>
        </w:r>
      </w:ins>
      <w:ins w:id="507" w:author="abahl02@student.ubc.ca" w:date="2023-07-18T13:54:00Z">
        <w:r>
          <w:t xml:space="preserve">. Authors were encouraged to review the studies most aligned with their </w:t>
        </w:r>
      </w:ins>
      <w:ins w:id="508" w:author="abahl02@student.ubc.ca" w:date="2023-07-18T13:59:00Z">
        <w:r w:rsidR="00600114">
          <w:t>expertise and</w:t>
        </w:r>
      </w:ins>
      <w:ins w:id="509" w:author="abahl02@student.ubc.ca" w:date="2023-07-18T13:54:00Z">
        <w:r>
          <w:t xml:space="preserve"> </w:t>
        </w:r>
      </w:ins>
      <w:ins w:id="510" w:author="abahl02@student.ubc.ca" w:date="2023-07-19T09:26:00Z">
        <w:r w:rsidR="00637D61">
          <w:t>were therefore not</w:t>
        </w:r>
      </w:ins>
      <w:ins w:id="511" w:author="abahl02@student.ubc.ca" w:date="2023-07-18T13:59:00Z">
        <w:r w:rsidR="00600114">
          <w:t xml:space="preserve"> assigned at</w:t>
        </w:r>
      </w:ins>
      <w:ins w:id="512" w:author="abahl02@student.ubc.ca" w:date="2023-07-18T13:54:00Z">
        <w:r>
          <w:t xml:space="preserve"> random. </w:t>
        </w:r>
      </w:ins>
      <w:ins w:id="513" w:author="abahl02@student.ubc.ca" w:date="2023-07-18T14:02:00Z">
        <w:r w:rsidR="00600114">
          <w:t xml:space="preserve">Each </w:t>
        </w:r>
      </w:ins>
      <w:ins w:id="514" w:author="abahl02@student.ubc.ca" w:date="2023-07-18T13:55:00Z">
        <w:r>
          <w:t xml:space="preserve">review required </w:t>
        </w:r>
      </w:ins>
      <w:ins w:id="515" w:author="abahl02@student.ubc.ca" w:date="2023-07-18T14:09:00Z">
        <w:r w:rsidR="00E21D7C">
          <w:t>documenting</w:t>
        </w:r>
      </w:ins>
      <w:ins w:id="516" w:author="abahl02@student.ubc.ca" w:date="2023-07-18T13:55:00Z">
        <w:r>
          <w:t xml:space="preserve"> the following information</w:t>
        </w:r>
      </w:ins>
      <w:ins w:id="517" w:author="abahl02@student.ubc.ca" w:date="2023-07-19T11:46:00Z">
        <w:r w:rsidR="00552BF5">
          <w:t xml:space="preserve"> in a shared spreadsheet</w:t>
        </w:r>
      </w:ins>
      <w:ins w:id="518" w:author="abahl02@student.ubc.ca" w:date="2023-07-18T13:55:00Z">
        <w:r>
          <w:t xml:space="preserve">: </w:t>
        </w:r>
      </w:ins>
      <w:ins w:id="519" w:author="abahl02@student.ubc.ca" w:date="2023-07-18T14:02:00Z">
        <w:r w:rsidR="00600114">
          <w:t>relevant mechanism</w:t>
        </w:r>
      </w:ins>
      <w:ins w:id="520" w:author="abahl02@student.ubc.ca" w:date="2023-07-19T09:26:00Z">
        <w:r w:rsidR="00637D61">
          <w:t xml:space="preserve"> (</w:t>
        </w:r>
      </w:ins>
      <w:ins w:id="521" w:author="abahl02@student.ubc.ca" w:date="2023-07-19T09:27:00Z">
        <w:r w:rsidR="00637D61">
          <w:t>e.g., egg and larval development, spawning, overwintering)</w:t>
        </w:r>
      </w:ins>
      <w:ins w:id="522" w:author="abahl02@student.ubc.ca" w:date="2023-07-18T14:02:00Z">
        <w:r w:rsidR="00600114">
          <w:t xml:space="preserve">, </w:t>
        </w:r>
      </w:ins>
      <w:ins w:id="523" w:author="abahl02@student.ubc.ca" w:date="2023-07-18T14:12:00Z">
        <w:r w:rsidR="00E21D7C">
          <w:t xml:space="preserve">type of study, </w:t>
        </w:r>
      </w:ins>
      <w:ins w:id="524" w:author="abahl02@student.ubc.ca" w:date="2023-07-18T14:02:00Z">
        <w:r w:rsidR="00600114">
          <w:t xml:space="preserve">study </w:t>
        </w:r>
      </w:ins>
      <w:ins w:id="525" w:author="abahl02@student.ubc.ca" w:date="2023-07-18T13:55:00Z">
        <w:r>
          <w:t xml:space="preserve">author(s), year </w:t>
        </w:r>
      </w:ins>
      <w:ins w:id="526" w:author="abahl02@student.ubc.ca" w:date="2023-07-18T13:56:00Z">
        <w:r>
          <w:t>published,</w:t>
        </w:r>
      </w:ins>
      <w:ins w:id="527" w:author="abahl02@student.ubc.ca" w:date="2023-07-18T13:55:00Z">
        <w:r>
          <w:t xml:space="preserve"> title, </w:t>
        </w:r>
      </w:ins>
      <w:ins w:id="528" w:author="abahl02@student.ubc.ca" w:date="2023-07-18T13:56:00Z">
        <w:r>
          <w:t xml:space="preserve">study duration, </w:t>
        </w:r>
        <w:r w:rsidR="00600114">
          <w:t>season</w:t>
        </w:r>
      </w:ins>
      <w:ins w:id="529" w:author="abahl02@student.ubc.ca" w:date="2023-07-18T14:06:00Z">
        <w:r w:rsidR="00600114">
          <w:t>(s)</w:t>
        </w:r>
      </w:ins>
      <w:ins w:id="530" w:author="abahl02@student.ubc.ca" w:date="2023-07-18T13:56:00Z">
        <w:r w:rsidR="00600114">
          <w:t>, year(s) of stud</w:t>
        </w:r>
      </w:ins>
      <w:ins w:id="531" w:author="abahl02@student.ubc.ca" w:date="2023-07-18T13:57:00Z">
        <w:r w:rsidR="00600114">
          <w:t xml:space="preserve">y investigation, </w:t>
        </w:r>
      </w:ins>
      <w:ins w:id="532" w:author="abahl02@student.ubc.ca" w:date="2023-07-18T14:43:00Z">
        <w:r w:rsidR="00A5668E">
          <w:t xml:space="preserve">study </w:t>
        </w:r>
      </w:ins>
      <w:ins w:id="533" w:author="abahl02@student.ubc.ca" w:date="2023-07-18T13:57:00Z">
        <w:r w:rsidR="00600114">
          <w:t xml:space="preserve">region, individual </w:t>
        </w:r>
      </w:ins>
      <w:ins w:id="534" w:author="abahl02@student.ubc.ca" w:date="2023-07-20T10:20:00Z">
        <w:r w:rsidR="004564EF">
          <w:t>data point</w:t>
        </w:r>
      </w:ins>
      <w:ins w:id="535" w:author="abahl02@student.ubc.ca" w:date="2023-07-18T13:57:00Z">
        <w:r w:rsidR="00600114">
          <w:t xml:space="preserve"> name, </w:t>
        </w:r>
      </w:ins>
      <w:ins w:id="536" w:author="abahl02@student.ubc.ca" w:date="2023-07-20T10:20:00Z">
        <w:r w:rsidR="004564EF">
          <w:t>data point</w:t>
        </w:r>
      </w:ins>
      <w:ins w:id="537" w:author="abahl02@student.ubc.ca" w:date="2023-07-18T13:57:00Z">
        <w:r w:rsidR="00600114">
          <w:t xml:space="preserve"> value origin, </w:t>
        </w:r>
      </w:ins>
      <w:ins w:id="538" w:author="abahl02@student.ubc.ca" w:date="2023-07-20T10:20:00Z">
        <w:r w:rsidR="004564EF">
          <w:t>data point</w:t>
        </w:r>
      </w:ins>
      <w:ins w:id="539" w:author="abahl02@student.ubc.ca" w:date="2023-07-18T13:57:00Z">
        <w:r w:rsidR="00600114">
          <w:t xml:space="preserve"> unit, sample size, krill life</w:t>
        </w:r>
      </w:ins>
      <w:ins w:id="540" w:author="abahl02@student.ubc.ca" w:date="2023-07-18T14:24:00Z">
        <w:r w:rsidR="00254552">
          <w:t xml:space="preserve"> </w:t>
        </w:r>
      </w:ins>
      <w:ins w:id="541" w:author="abahl02@student.ubc.ca" w:date="2023-07-18T13:57:00Z">
        <w:r w:rsidR="00600114">
          <w:t>s</w:t>
        </w:r>
      </w:ins>
      <w:ins w:id="542" w:author="abahl02@student.ubc.ca" w:date="2023-07-18T13:58:00Z">
        <w:r w:rsidR="00600114">
          <w:t xml:space="preserve">tage, </w:t>
        </w:r>
      </w:ins>
      <w:ins w:id="543" w:author="abahl02@student.ubc.ca" w:date="2023-07-20T10:20:00Z">
        <w:r w:rsidR="004564EF">
          <w:t>data point</w:t>
        </w:r>
      </w:ins>
      <w:ins w:id="544" w:author="abahl02@student.ubc.ca" w:date="2023-07-18T13:58:00Z">
        <w:r w:rsidR="00600114">
          <w:t xml:space="preserve"> value, significance (if available and/or relevant), R-squared, standard deviation, </w:t>
        </w:r>
      </w:ins>
      <w:ins w:id="545" w:author="abahl02@student.ubc.ca" w:date="2023-07-18T13:59:00Z">
        <w:r w:rsidR="00600114">
          <w:t xml:space="preserve">and </w:t>
        </w:r>
      </w:ins>
      <w:ins w:id="546" w:author="abahl02@student.ubc.ca" w:date="2023-07-20T10:20:00Z">
        <w:r w:rsidR="004564EF">
          <w:t>data point</w:t>
        </w:r>
      </w:ins>
      <w:ins w:id="547" w:author="abahl02@student.ubc.ca" w:date="2023-07-19T11:41:00Z">
        <w:r w:rsidR="00100600">
          <w:t xml:space="preserve"> </w:t>
        </w:r>
      </w:ins>
      <w:ins w:id="548" w:author="abahl02@student.ubc.ca" w:date="2023-07-18T13:58:00Z">
        <w:r w:rsidR="00600114">
          <w:t xml:space="preserve">applicability to other </w:t>
        </w:r>
      </w:ins>
      <w:ins w:id="549" w:author="abahl02@student.ubc.ca" w:date="2023-07-18T13:59:00Z">
        <w:r w:rsidR="00600114">
          <w:t xml:space="preserve">mechanisms. </w:t>
        </w:r>
      </w:ins>
      <w:ins w:id="550" w:author="abahl02@student.ubc.ca" w:date="2023-07-18T14:13:00Z">
        <w:r w:rsidR="00E21D7C">
          <w:t xml:space="preserve">The </w:t>
        </w:r>
      </w:ins>
      <w:ins w:id="551" w:author="abahl02@student.ubc.ca" w:date="2023-07-18T14:15:00Z">
        <w:r w:rsidR="00E21D7C">
          <w:t>‘</w:t>
        </w:r>
      </w:ins>
      <w:ins w:id="552" w:author="abahl02@student.ubc.ca" w:date="2023-07-18T14:13:00Z">
        <w:r w:rsidR="00E21D7C">
          <w:t>type of study</w:t>
        </w:r>
      </w:ins>
      <w:ins w:id="553" w:author="abahl02@student.ubc.ca" w:date="2023-07-18T14:15:00Z">
        <w:r w:rsidR="00E21D7C">
          <w:t>’</w:t>
        </w:r>
      </w:ins>
      <w:ins w:id="554" w:author="abahl02@student.ubc.ca" w:date="2023-07-18T14:13:00Z">
        <w:r w:rsidR="00E21D7C">
          <w:t xml:space="preserve"> </w:t>
        </w:r>
      </w:ins>
      <w:ins w:id="555" w:author="abahl02@student.ubc.ca" w:date="2023-07-18T14:14:00Z">
        <w:r w:rsidR="00E21D7C">
          <w:t>was created to categorize t</w:t>
        </w:r>
      </w:ins>
      <w:ins w:id="556" w:author="abahl02@student.ubc.ca" w:date="2023-07-18T14:15:00Z">
        <w:r w:rsidR="00E21D7C">
          <w:t>he many methodologies and approaches we encountered. The three categories created were</w:t>
        </w:r>
      </w:ins>
      <w:ins w:id="557" w:author="abahl02@student.ubc.ca" w:date="2023-07-18T14:16:00Z">
        <w:r w:rsidR="00E21D7C">
          <w:t xml:space="preserve">: observational (i.e., provides a measure of a parameter without </w:t>
        </w:r>
      </w:ins>
      <w:ins w:id="558" w:author="abahl02@student.ubc.ca" w:date="2023-07-18T14:17:00Z">
        <w:r w:rsidR="00AC303C">
          <w:t>manipulating</w:t>
        </w:r>
      </w:ins>
      <w:ins w:id="559" w:author="abahl02@student.ubc.ca" w:date="2023-07-18T14:16:00Z">
        <w:r w:rsidR="00E21D7C">
          <w:t xml:space="preserve"> the values themselves)</w:t>
        </w:r>
        <w:r w:rsidR="00AC303C">
          <w:t xml:space="preserve">, model (i.e., </w:t>
        </w:r>
      </w:ins>
      <w:ins w:id="560" w:author="abahl02@student.ubc.ca" w:date="2023-07-18T14:17:00Z">
        <w:r w:rsidR="00AC303C">
          <w:t xml:space="preserve">simulation model methods only), and hybrid (i.e., a combination of observational and experimental, and thus includes statistical methods and models). </w:t>
        </w:r>
      </w:ins>
      <w:ins w:id="561" w:author="abahl02@student.ubc.ca" w:date="2023-07-18T14:23:00Z">
        <w:r w:rsidR="00254552">
          <w:t>‘</w:t>
        </w:r>
      </w:ins>
      <w:ins w:id="562" w:author="abahl02@student.ubc.ca" w:date="2023-07-18T14:03:00Z">
        <w:r w:rsidR="00600114">
          <w:t>Study duration</w:t>
        </w:r>
      </w:ins>
      <w:ins w:id="563" w:author="abahl02@student.ubc.ca" w:date="2023-07-18T14:23:00Z">
        <w:r w:rsidR="00254552">
          <w:t>’</w:t>
        </w:r>
      </w:ins>
      <w:ins w:id="564" w:author="abahl02@student.ubc.ca" w:date="2023-07-18T14:03:00Z">
        <w:r w:rsidR="00600114">
          <w:t xml:space="preserve"> was defined as hours, days, month</w:t>
        </w:r>
      </w:ins>
      <w:ins w:id="565" w:author="abahl02@student.ubc.ca" w:date="2023-07-18T14:04:00Z">
        <w:r w:rsidR="00600114">
          <w:t>s, or years</w:t>
        </w:r>
      </w:ins>
      <w:ins w:id="566" w:author="abahl02@student.ubc.ca" w:date="2023-07-18T14:31:00Z">
        <w:r w:rsidR="00D3581D">
          <w:t xml:space="preserve">, where years is any study </w:t>
        </w:r>
      </w:ins>
      <w:ins w:id="567" w:author="abahl02@student.ubc.ca" w:date="2023-07-18T14:32:00Z">
        <w:r w:rsidR="00D3581D">
          <w:t>duration greater than 12 months</w:t>
        </w:r>
      </w:ins>
      <w:ins w:id="568" w:author="abahl02@student.ubc.ca" w:date="2023-07-18T14:05:00Z">
        <w:r w:rsidR="00600114">
          <w:t xml:space="preserve">; </w:t>
        </w:r>
      </w:ins>
      <w:ins w:id="569" w:author="abahl02@student.ubc.ca" w:date="2023-07-18T14:23:00Z">
        <w:r w:rsidR="00254552">
          <w:t>‘</w:t>
        </w:r>
      </w:ins>
      <w:ins w:id="570" w:author="abahl02@student.ubc.ca" w:date="2023-07-18T14:05:00Z">
        <w:r w:rsidR="00600114">
          <w:t>season</w:t>
        </w:r>
      </w:ins>
      <w:ins w:id="571" w:author="abahl02@student.ubc.ca" w:date="2023-07-18T14:23:00Z">
        <w:r w:rsidR="00254552">
          <w:t>’</w:t>
        </w:r>
      </w:ins>
      <w:ins w:id="572" w:author="abahl02@student.ubc.ca" w:date="2023-07-18T14:06:00Z">
        <w:r w:rsidR="00600114">
          <w:t xml:space="preserve"> was </w:t>
        </w:r>
        <w:r w:rsidR="00E21D7C">
          <w:t>defined as</w:t>
        </w:r>
        <w:r w:rsidR="00600114" w:rsidRPr="00E21D7C">
          <w:rPr>
            <w:bCs/>
            <w:rPrChange w:id="573" w:author="abahl02@student.ubc.ca" w:date="2023-07-18T14:06:00Z">
              <w:rPr>
                <w:bCs/>
                <w:i/>
                <w:iCs/>
                <w:sz w:val="20"/>
                <w:szCs w:val="20"/>
              </w:rPr>
            </w:rPrChange>
          </w:rPr>
          <w:t xml:space="preserve"> spring </w:t>
        </w:r>
      </w:ins>
      <w:ins w:id="574" w:author="abahl02@student.ubc.ca" w:date="2023-07-18T14:07:00Z">
        <w:r w:rsidR="00E21D7C">
          <w:rPr>
            <w:bCs/>
          </w:rPr>
          <w:t>(</w:t>
        </w:r>
      </w:ins>
      <w:ins w:id="575" w:author="abahl02@student.ubc.ca" w:date="2023-07-18T14:06:00Z">
        <w:r w:rsidR="00600114" w:rsidRPr="00E21D7C">
          <w:rPr>
            <w:bCs/>
            <w:rPrChange w:id="576" w:author="abahl02@student.ubc.ca" w:date="2023-07-18T14:06:00Z">
              <w:rPr>
                <w:bCs/>
                <w:i/>
                <w:iCs/>
                <w:sz w:val="20"/>
                <w:szCs w:val="20"/>
              </w:rPr>
            </w:rPrChange>
          </w:rPr>
          <w:t>the months between August and October</w:t>
        </w:r>
      </w:ins>
      <w:ins w:id="577" w:author="abahl02@student.ubc.ca" w:date="2023-07-18T14:07:00Z">
        <w:r w:rsidR="00E21D7C">
          <w:rPr>
            <w:bCs/>
          </w:rPr>
          <w:t>)</w:t>
        </w:r>
      </w:ins>
      <w:ins w:id="578" w:author="abahl02@student.ubc.ca" w:date="2023-07-18T14:06:00Z">
        <w:r w:rsidR="00600114" w:rsidRPr="00E21D7C">
          <w:rPr>
            <w:bCs/>
            <w:rPrChange w:id="579" w:author="abahl02@student.ubc.ca" w:date="2023-07-18T14:06:00Z">
              <w:rPr>
                <w:bCs/>
                <w:i/>
                <w:iCs/>
                <w:sz w:val="20"/>
                <w:szCs w:val="20"/>
              </w:rPr>
            </w:rPrChange>
          </w:rPr>
          <w:t xml:space="preserve"> summer </w:t>
        </w:r>
      </w:ins>
      <w:ins w:id="580" w:author="abahl02@student.ubc.ca" w:date="2023-07-18T14:07:00Z">
        <w:r w:rsidR="00E21D7C">
          <w:rPr>
            <w:bCs/>
          </w:rPr>
          <w:t>(</w:t>
        </w:r>
      </w:ins>
      <w:ins w:id="581" w:author="abahl02@student.ubc.ca" w:date="2023-07-18T14:06:00Z">
        <w:r w:rsidR="00600114" w:rsidRPr="00E21D7C">
          <w:rPr>
            <w:bCs/>
            <w:rPrChange w:id="582" w:author="abahl02@student.ubc.ca" w:date="2023-07-18T14:06:00Z">
              <w:rPr>
                <w:bCs/>
                <w:i/>
                <w:iCs/>
                <w:sz w:val="20"/>
                <w:szCs w:val="20"/>
              </w:rPr>
            </w:rPrChange>
          </w:rPr>
          <w:t>the months between November and January</w:t>
        </w:r>
      </w:ins>
      <w:ins w:id="583" w:author="abahl02@student.ubc.ca" w:date="2023-07-18T14:07:00Z">
        <w:r w:rsidR="00E21D7C">
          <w:rPr>
            <w:bCs/>
          </w:rPr>
          <w:t>)</w:t>
        </w:r>
      </w:ins>
      <w:ins w:id="584" w:author="abahl02@student.ubc.ca" w:date="2023-07-18T14:06:00Z">
        <w:r w:rsidR="00600114" w:rsidRPr="00E21D7C">
          <w:rPr>
            <w:bCs/>
            <w:rPrChange w:id="585" w:author="abahl02@student.ubc.ca" w:date="2023-07-18T14:06:00Z">
              <w:rPr>
                <w:bCs/>
                <w:i/>
                <w:iCs/>
                <w:sz w:val="20"/>
                <w:szCs w:val="20"/>
              </w:rPr>
            </w:rPrChange>
          </w:rPr>
          <w:t xml:space="preserve">, fall </w:t>
        </w:r>
      </w:ins>
      <w:ins w:id="586" w:author="abahl02@student.ubc.ca" w:date="2023-07-18T14:07:00Z">
        <w:r w:rsidR="00E21D7C">
          <w:rPr>
            <w:bCs/>
          </w:rPr>
          <w:t>(</w:t>
        </w:r>
      </w:ins>
      <w:ins w:id="587" w:author="abahl02@student.ubc.ca" w:date="2023-07-18T14:06:00Z">
        <w:r w:rsidR="00600114" w:rsidRPr="00E21D7C">
          <w:rPr>
            <w:bCs/>
            <w:rPrChange w:id="588" w:author="abahl02@student.ubc.ca" w:date="2023-07-18T14:06:00Z">
              <w:rPr>
                <w:bCs/>
                <w:i/>
                <w:iCs/>
                <w:sz w:val="20"/>
                <w:szCs w:val="20"/>
              </w:rPr>
            </w:rPrChange>
          </w:rPr>
          <w:t>the months between February and March</w:t>
        </w:r>
      </w:ins>
      <w:ins w:id="589" w:author="abahl02@student.ubc.ca" w:date="2023-07-18T14:07:00Z">
        <w:r w:rsidR="00E21D7C">
          <w:rPr>
            <w:bCs/>
          </w:rPr>
          <w:t>)</w:t>
        </w:r>
      </w:ins>
      <w:ins w:id="590" w:author="abahl02@student.ubc.ca" w:date="2023-07-18T14:06:00Z">
        <w:r w:rsidR="00600114" w:rsidRPr="00E21D7C">
          <w:rPr>
            <w:bCs/>
            <w:rPrChange w:id="591" w:author="abahl02@student.ubc.ca" w:date="2023-07-18T14:06:00Z">
              <w:rPr>
                <w:bCs/>
                <w:i/>
                <w:iCs/>
                <w:sz w:val="20"/>
                <w:szCs w:val="20"/>
              </w:rPr>
            </w:rPrChange>
          </w:rPr>
          <w:t xml:space="preserve">, and winter </w:t>
        </w:r>
      </w:ins>
      <w:ins w:id="592" w:author="abahl02@student.ubc.ca" w:date="2023-07-18T14:07:00Z">
        <w:r w:rsidR="00E21D7C">
          <w:rPr>
            <w:bCs/>
          </w:rPr>
          <w:t>(</w:t>
        </w:r>
      </w:ins>
      <w:ins w:id="593" w:author="abahl02@student.ubc.ca" w:date="2023-07-18T14:06:00Z">
        <w:r w:rsidR="00600114" w:rsidRPr="00E21D7C">
          <w:rPr>
            <w:bCs/>
            <w:rPrChange w:id="594" w:author="abahl02@student.ubc.ca" w:date="2023-07-18T14:06:00Z">
              <w:rPr>
                <w:bCs/>
                <w:i/>
                <w:iCs/>
                <w:sz w:val="20"/>
                <w:szCs w:val="20"/>
              </w:rPr>
            </w:rPrChange>
          </w:rPr>
          <w:t>the months between May and July</w:t>
        </w:r>
      </w:ins>
      <w:ins w:id="595" w:author="abahl02@student.ubc.ca" w:date="2023-07-18T14:07:00Z">
        <w:r w:rsidR="00E21D7C">
          <w:rPr>
            <w:bCs/>
          </w:rPr>
          <w:t>)</w:t>
        </w:r>
      </w:ins>
      <w:ins w:id="596" w:author="abahl02@student.ubc.ca" w:date="2023-07-18T14:09:00Z">
        <w:r w:rsidR="00E21D7C">
          <w:rPr>
            <w:bCs/>
          </w:rPr>
          <w:t>,</w:t>
        </w:r>
      </w:ins>
      <w:ins w:id="597" w:author="abahl02@student.ubc.ca" w:date="2023-07-18T14:24:00Z">
        <w:r w:rsidR="00254552">
          <w:rPr>
            <w:bCs/>
          </w:rPr>
          <w:t xml:space="preserve"> and</w:t>
        </w:r>
      </w:ins>
      <w:ins w:id="598" w:author="abahl02@student.ubc.ca" w:date="2023-07-18T14:09:00Z">
        <w:r w:rsidR="00E21D7C">
          <w:rPr>
            <w:bCs/>
          </w:rPr>
          <w:t xml:space="preserve"> the </w:t>
        </w:r>
      </w:ins>
      <w:ins w:id="599" w:author="abahl02@student.ubc.ca" w:date="2023-07-18T14:24:00Z">
        <w:r w:rsidR="00254552">
          <w:rPr>
            <w:bCs/>
          </w:rPr>
          <w:t>‘</w:t>
        </w:r>
      </w:ins>
      <w:ins w:id="600" w:author="abahl02@student.ubc.ca" w:date="2023-07-18T14:10:00Z">
        <w:r w:rsidR="00E21D7C">
          <w:rPr>
            <w:bCs/>
          </w:rPr>
          <w:t>study region</w:t>
        </w:r>
      </w:ins>
      <w:ins w:id="601" w:author="abahl02@student.ubc.ca" w:date="2023-07-18T14:24:00Z">
        <w:r w:rsidR="00254552">
          <w:rPr>
            <w:bCs/>
          </w:rPr>
          <w:t>’</w:t>
        </w:r>
      </w:ins>
      <w:ins w:id="602" w:author="abahl02@student.ubc.ca" w:date="2023-07-18T14:10:00Z">
        <w:r w:rsidR="00E21D7C">
          <w:rPr>
            <w:bCs/>
          </w:rPr>
          <w:t xml:space="preserve"> </w:t>
        </w:r>
      </w:ins>
      <w:ins w:id="603" w:author="abahl02@student.ubc.ca" w:date="2023-07-18T14:11:00Z">
        <w:r w:rsidR="00E21D7C">
          <w:rPr>
            <w:bCs/>
          </w:rPr>
          <w:t xml:space="preserve">required </w:t>
        </w:r>
      </w:ins>
      <w:ins w:id="604" w:author="abahl02@student.ubc.ca" w:date="2023-07-18T14:12:00Z">
        <w:r w:rsidR="00E21D7C">
          <w:rPr>
            <w:bCs/>
          </w:rPr>
          <w:t xml:space="preserve">documenting the region where the data </w:t>
        </w:r>
      </w:ins>
      <w:ins w:id="605" w:author="abahl02@student.ubc.ca" w:date="2023-07-18T14:13:00Z">
        <w:r w:rsidR="00E21D7C">
          <w:rPr>
            <w:bCs/>
          </w:rPr>
          <w:t xml:space="preserve">originated. </w:t>
        </w:r>
      </w:ins>
      <w:ins w:id="606" w:author="abahl02@student.ubc.ca" w:date="2023-07-18T14:18:00Z">
        <w:r w:rsidR="00254552">
          <w:rPr>
            <w:bCs/>
          </w:rPr>
          <w:t xml:space="preserve">Study </w:t>
        </w:r>
      </w:ins>
      <w:ins w:id="607" w:author="abahl02@student.ubc.ca" w:date="2023-07-20T10:21:00Z">
        <w:r w:rsidR="004564EF">
          <w:rPr>
            <w:bCs/>
          </w:rPr>
          <w:t xml:space="preserve">datapoint </w:t>
        </w:r>
      </w:ins>
      <w:ins w:id="608" w:author="abahl02@student.ubc.ca" w:date="2023-07-18T14:19:00Z">
        <w:r w:rsidR="00254552">
          <w:rPr>
            <w:bCs/>
          </w:rPr>
          <w:t xml:space="preserve">documentation required defining </w:t>
        </w:r>
      </w:ins>
      <w:ins w:id="609" w:author="abahl02@student.ubc.ca" w:date="2023-07-18T14:20:00Z">
        <w:r w:rsidR="00254552">
          <w:rPr>
            <w:bCs/>
          </w:rPr>
          <w:t xml:space="preserve">‘the </w:t>
        </w:r>
      </w:ins>
      <w:ins w:id="610" w:author="abahl02@student.ubc.ca" w:date="2023-07-20T10:21:00Z">
        <w:r w:rsidR="004564EF">
          <w:rPr>
            <w:bCs/>
          </w:rPr>
          <w:t>datapoint</w:t>
        </w:r>
      </w:ins>
      <w:ins w:id="611" w:author="abahl02@student.ubc.ca" w:date="2023-07-18T14:20:00Z">
        <w:r w:rsidR="00254552">
          <w:rPr>
            <w:bCs/>
          </w:rPr>
          <w:t xml:space="preserve"> value origin’, or how the </w:t>
        </w:r>
      </w:ins>
      <w:ins w:id="612" w:author="abahl02@student.ubc.ca" w:date="2023-07-20T10:21:00Z">
        <w:r w:rsidR="004564EF">
          <w:rPr>
            <w:bCs/>
          </w:rPr>
          <w:t>data point</w:t>
        </w:r>
      </w:ins>
      <w:ins w:id="613" w:author="abahl02@student.ubc.ca" w:date="2023-07-18T14:20:00Z">
        <w:r w:rsidR="00254552">
          <w:rPr>
            <w:bCs/>
          </w:rPr>
          <w:t xml:space="preserve"> was attained (i.e., </w:t>
        </w:r>
      </w:ins>
      <w:ins w:id="614" w:author="abahl02@student.ubc.ca" w:date="2023-07-18T14:24:00Z">
        <w:r w:rsidR="00254552">
          <w:rPr>
            <w:bCs/>
          </w:rPr>
          <w:t>from</w:t>
        </w:r>
      </w:ins>
      <w:ins w:id="615" w:author="abahl02@student.ubc.ca" w:date="2023-07-18T14:20:00Z">
        <w:r w:rsidR="00254552">
          <w:rPr>
            <w:bCs/>
          </w:rPr>
          <w:t xml:space="preserve"> measurement</w:t>
        </w:r>
      </w:ins>
      <w:ins w:id="616" w:author="abahl02@student.ubc.ca" w:date="2023-07-18T14:21:00Z">
        <w:r w:rsidR="00254552">
          <w:rPr>
            <w:bCs/>
          </w:rPr>
          <w:t>, statistical tests, fi</w:t>
        </w:r>
      </w:ins>
      <w:ins w:id="617" w:author="abahl02@student.ubc.ca" w:date="2023-07-18T14:22:00Z">
        <w:r w:rsidR="00254552">
          <w:rPr>
            <w:bCs/>
          </w:rPr>
          <w:t>eld collection, etc.). The ‘sample size</w:t>
        </w:r>
      </w:ins>
      <w:ins w:id="618" w:author="abahl02@student.ubc.ca" w:date="2023-07-18T14:23:00Z">
        <w:r w:rsidR="00254552">
          <w:rPr>
            <w:bCs/>
          </w:rPr>
          <w:t>’ includes the number of observations of replicates used to define the ‘</w:t>
        </w:r>
      </w:ins>
      <w:ins w:id="619" w:author="abahl02@student.ubc.ca" w:date="2023-07-20T10:21:00Z">
        <w:r w:rsidR="004564EF">
          <w:rPr>
            <w:bCs/>
          </w:rPr>
          <w:t>data point</w:t>
        </w:r>
      </w:ins>
      <w:ins w:id="620" w:author="abahl02@student.ubc.ca" w:date="2023-07-18T14:23:00Z">
        <w:r w:rsidR="00254552">
          <w:rPr>
            <w:bCs/>
          </w:rPr>
          <w:t xml:space="preserve"> value’ indicated.</w:t>
        </w:r>
      </w:ins>
      <w:ins w:id="621" w:author="abahl02@student.ubc.ca" w:date="2023-07-18T14:24:00Z">
        <w:r w:rsidR="00254552">
          <w:rPr>
            <w:bCs/>
          </w:rPr>
          <w:t xml:space="preserve"> Krill ‘life stage’ was categorized as egg, larvae, juvenile, and adult.</w:t>
        </w:r>
      </w:ins>
      <w:ins w:id="622" w:author="abahl02@student.ubc.ca" w:date="2023-07-18T14:34:00Z">
        <w:r w:rsidR="00D3581D">
          <w:rPr>
            <w:bCs/>
          </w:rPr>
          <w:t xml:space="preserve"> </w:t>
        </w:r>
      </w:ins>
      <w:ins w:id="623" w:author="abahl02@student.ubc.ca" w:date="2023-07-18T14:35:00Z">
        <w:r w:rsidR="00D3581D">
          <w:rPr>
            <w:bCs/>
          </w:rPr>
          <w:t>The ‘significance’ the</w:t>
        </w:r>
      </w:ins>
      <w:ins w:id="624" w:author="abahl02@student.ubc.ca" w:date="2023-07-20T10:21:00Z">
        <w:r w:rsidR="004564EF">
          <w:rPr>
            <w:bCs/>
          </w:rPr>
          <w:t xml:space="preserve"> data point</w:t>
        </w:r>
      </w:ins>
      <w:ins w:id="625" w:author="abahl02@student.ubc.ca" w:date="2023-07-18T14:35:00Z">
        <w:r w:rsidR="00D3581D">
          <w:rPr>
            <w:bCs/>
          </w:rPr>
          <w:t xml:space="preserve"> </w:t>
        </w:r>
      </w:ins>
      <w:ins w:id="626" w:author="abahl02@student.ubc.ca" w:date="2023-07-18T14:37:00Z">
        <w:r w:rsidR="00D3581D">
          <w:rPr>
            <w:bCs/>
          </w:rPr>
          <w:t xml:space="preserve">was defined as true </w:t>
        </w:r>
      </w:ins>
      <w:ins w:id="627" w:author="abahl02@student.ubc.ca" w:date="2023-07-18T14:35:00Z">
        <w:r w:rsidR="00D3581D">
          <w:rPr>
            <w:bCs/>
          </w:rPr>
          <w:t xml:space="preserve">(e.g., </w:t>
        </w:r>
      </w:ins>
      <w:ins w:id="628" w:author="abahl02@student.ubc.ca" w:date="2023-07-18T14:36:00Z">
        <w:r w:rsidR="00D3581D">
          <w:rPr>
            <w:color w:val="000000"/>
          </w:rPr>
          <w:t>p ≤ 0.05</w:t>
        </w:r>
        <w:r w:rsidR="00D3581D">
          <w:rPr>
            <w:color w:val="000000"/>
          </w:rPr>
          <w:t>)</w:t>
        </w:r>
        <w:r w:rsidR="00D3581D">
          <w:rPr>
            <w:bCs/>
          </w:rPr>
          <w:t xml:space="preserve"> </w:t>
        </w:r>
      </w:ins>
      <w:ins w:id="629" w:author="abahl02@student.ubc.ca" w:date="2023-07-18T14:37:00Z">
        <w:r w:rsidR="00D3581D">
          <w:rPr>
            <w:bCs/>
          </w:rPr>
          <w:t xml:space="preserve">or false. </w:t>
        </w:r>
      </w:ins>
      <w:ins w:id="630" w:author="abahl02@student.ubc.ca" w:date="2023-07-18T14:43:00Z">
        <w:r w:rsidR="00A5668E">
          <w:rPr>
            <w:bCs/>
          </w:rPr>
          <w:t xml:space="preserve">Finally, if the documented </w:t>
        </w:r>
      </w:ins>
      <w:ins w:id="631" w:author="abahl02@student.ubc.ca" w:date="2023-07-20T10:21:00Z">
        <w:r w:rsidR="004564EF">
          <w:rPr>
            <w:bCs/>
          </w:rPr>
          <w:t>data point</w:t>
        </w:r>
      </w:ins>
      <w:ins w:id="632" w:author="abahl02@student.ubc.ca" w:date="2023-07-18T14:43:00Z">
        <w:r w:rsidR="00A5668E">
          <w:rPr>
            <w:bCs/>
          </w:rPr>
          <w:t xml:space="preserve"> was </w:t>
        </w:r>
      </w:ins>
      <w:ins w:id="633" w:author="abahl02@student.ubc.ca" w:date="2023-07-18T14:44:00Z">
        <w:r w:rsidR="00A5668E">
          <w:rPr>
            <w:bCs/>
          </w:rPr>
          <w:t>found to be of relevance to any of the other two mechanisms, reviewers were told to documen</w:t>
        </w:r>
      </w:ins>
      <w:ins w:id="634" w:author="abahl02@student.ubc.ca" w:date="2023-07-18T14:45:00Z">
        <w:r w:rsidR="00A5668E">
          <w:rPr>
            <w:bCs/>
          </w:rPr>
          <w:t xml:space="preserve">t this. </w:t>
        </w:r>
      </w:ins>
      <w:ins w:id="635" w:author="abahl02@student.ubc.ca" w:date="2023-07-18T14:34:00Z">
        <w:r w:rsidR="00D3581D">
          <w:rPr>
            <w:bCs/>
          </w:rPr>
          <w:t xml:space="preserve">If a </w:t>
        </w:r>
      </w:ins>
      <w:ins w:id="636" w:author="abahl02@student.ubc.ca" w:date="2023-07-20T10:21:00Z">
        <w:r w:rsidR="004564EF">
          <w:rPr>
            <w:bCs/>
          </w:rPr>
          <w:t xml:space="preserve">data point </w:t>
        </w:r>
      </w:ins>
      <w:ins w:id="637" w:author="abahl02@student.ubc.ca" w:date="2023-07-18T14:34:00Z">
        <w:r w:rsidR="00D3581D">
          <w:rPr>
            <w:bCs/>
          </w:rPr>
          <w:t>value was not discussed in the study, it was left blank in the spreadsheet.</w:t>
        </w:r>
      </w:ins>
    </w:p>
    <w:p w14:paraId="40E7B760" w14:textId="77777777" w:rsidR="00552BF5" w:rsidRDefault="00552BF5" w:rsidP="00D654BE">
      <w:pPr>
        <w:spacing w:line="360" w:lineRule="auto"/>
        <w:jc w:val="both"/>
        <w:rPr>
          <w:ins w:id="638" w:author="abahl02@student.ubc.ca" w:date="2023-07-19T11:45:00Z"/>
          <w:bCs/>
        </w:rPr>
      </w:pPr>
    </w:p>
    <w:p w14:paraId="3D2F891D" w14:textId="063732E3" w:rsidR="00100600" w:rsidRPr="004077F8" w:rsidRDefault="00552BF5" w:rsidP="00D654BE">
      <w:pPr>
        <w:spacing w:line="360" w:lineRule="auto"/>
        <w:jc w:val="both"/>
        <w:rPr>
          <w:bCs/>
          <w:rPrChange w:id="639" w:author="abahl02@student.ubc.ca" w:date="2023-07-19T11:58:00Z">
            <w:rPr>
              <w:b/>
              <w:sz w:val="24"/>
              <w:szCs w:val="24"/>
            </w:rPr>
          </w:rPrChange>
        </w:rPr>
      </w:pPr>
      <w:ins w:id="640" w:author="abahl02@student.ubc.ca" w:date="2023-07-19T11:45:00Z">
        <w:r>
          <w:rPr>
            <w:bCs/>
          </w:rPr>
          <w:lastRenderedPageBreak/>
          <w:t>A total of 2</w:t>
        </w:r>
      </w:ins>
      <w:ins w:id="641" w:author="abahl02@student.ubc.ca" w:date="2023-07-19T11:46:00Z">
        <w:r>
          <w:rPr>
            <w:bCs/>
          </w:rPr>
          <w:t xml:space="preserve">,883 </w:t>
        </w:r>
      </w:ins>
      <w:ins w:id="642" w:author="abahl02@student.ubc.ca" w:date="2023-07-19T11:47:00Z">
        <w:r>
          <w:rPr>
            <w:bCs/>
          </w:rPr>
          <w:t xml:space="preserve">unique </w:t>
        </w:r>
      </w:ins>
      <w:ins w:id="643" w:author="abahl02@student.ubc.ca" w:date="2023-07-20T10:21:00Z">
        <w:r w:rsidR="004564EF">
          <w:rPr>
            <w:bCs/>
          </w:rPr>
          <w:t>data point</w:t>
        </w:r>
      </w:ins>
      <w:ins w:id="644" w:author="abahl02@student.ubc.ca" w:date="2023-07-20T10:22:00Z">
        <w:r w:rsidR="004564EF">
          <w:rPr>
            <w:bCs/>
          </w:rPr>
          <w:t>s</w:t>
        </w:r>
      </w:ins>
      <w:ins w:id="645" w:author="abahl02@student.ubc.ca" w:date="2023-07-19T11:47:00Z">
        <w:r>
          <w:rPr>
            <w:bCs/>
          </w:rPr>
          <w:t xml:space="preserve">, and their associated information, were extracted and documented as part of this process. </w:t>
        </w:r>
      </w:ins>
      <w:ins w:id="646" w:author="abahl02@student.ubc.ca" w:date="2023-07-19T13:26:00Z">
        <w:r w:rsidR="007D1E45">
          <w:t xml:space="preserve">Many of the </w:t>
        </w:r>
      </w:ins>
      <w:ins w:id="647" w:author="abahl02@student.ubc.ca" w:date="2023-07-20T10:22:00Z">
        <w:r w:rsidR="004564EF">
          <w:t>data points</w:t>
        </w:r>
      </w:ins>
      <w:ins w:id="648" w:author="abahl02@student.ubc.ca" w:date="2023-07-19T13:27:00Z">
        <w:r w:rsidR="007D1E45">
          <w:t>, however,</w:t>
        </w:r>
      </w:ins>
      <w:ins w:id="649" w:author="abahl02@student.ubc.ca" w:date="2023-07-19T11:38:00Z">
        <w:r w:rsidR="00100600">
          <w:t xml:space="preserve"> were a</w:t>
        </w:r>
      </w:ins>
      <w:ins w:id="650" w:author="abahl02@student.ubc.ca" w:date="2023-07-19T13:25:00Z">
        <w:r w:rsidR="007D1E45">
          <w:t>pplicable</w:t>
        </w:r>
      </w:ins>
      <w:ins w:id="651" w:author="abahl02@student.ubc.ca" w:date="2023-07-19T11:38:00Z">
        <w:r w:rsidR="00100600">
          <w:t xml:space="preserve"> to m</w:t>
        </w:r>
      </w:ins>
      <w:ins w:id="652" w:author="abahl02@student.ubc.ca" w:date="2023-07-19T13:25:00Z">
        <w:r w:rsidR="007D1E45">
          <w:t>ore than one</w:t>
        </w:r>
      </w:ins>
      <w:ins w:id="653" w:author="abahl02@student.ubc.ca" w:date="2023-07-19T11:38:00Z">
        <w:r w:rsidR="00100600">
          <w:t xml:space="preserve"> </w:t>
        </w:r>
      </w:ins>
      <w:ins w:id="654" w:author="abahl02@student.ubc.ca" w:date="2023-07-19T13:25:00Z">
        <w:r w:rsidR="007D1E45">
          <w:t>mechanism</w:t>
        </w:r>
      </w:ins>
      <w:ins w:id="655" w:author="abahl02@student.ubc.ca" w:date="2023-07-19T11:38:00Z">
        <w:r w:rsidR="00100600">
          <w:t xml:space="preserve">, </w:t>
        </w:r>
      </w:ins>
      <w:ins w:id="656" w:author="abahl02@student.ubc.ca" w:date="2023-07-19T13:27:00Z">
        <w:r w:rsidR="007D1E45">
          <w:t>resulting in a total number of</w:t>
        </w:r>
      </w:ins>
      <w:ins w:id="657" w:author="abahl02@student.ubc.ca" w:date="2023-07-19T13:25:00Z">
        <w:r w:rsidR="007D1E45">
          <w:t xml:space="preserve"> </w:t>
        </w:r>
      </w:ins>
      <w:ins w:id="658" w:author="abahl02@student.ubc.ca" w:date="2023-07-19T11:38:00Z">
        <w:r w:rsidR="00100600">
          <w:t>3</w:t>
        </w:r>
      </w:ins>
      <w:ins w:id="659" w:author="abahl02@student.ubc.ca" w:date="2023-07-19T13:27:00Z">
        <w:r w:rsidR="007D1E45">
          <w:t>,</w:t>
        </w:r>
      </w:ins>
      <w:ins w:id="660" w:author="abahl02@student.ubc.ca" w:date="2023-07-19T11:38:00Z">
        <w:r w:rsidR="00100600">
          <w:t>515</w:t>
        </w:r>
      </w:ins>
      <w:ins w:id="661" w:author="abahl02@student.ubc.ca" w:date="2023-07-19T14:35:00Z">
        <w:r w:rsidR="00055079">
          <w:t xml:space="preserve"> entries</w:t>
        </w:r>
      </w:ins>
      <w:ins w:id="662" w:author="abahl02@student.ubc.ca" w:date="2023-07-19T11:38:00Z">
        <w:r w:rsidR="00100600">
          <w:t>.</w:t>
        </w:r>
      </w:ins>
    </w:p>
    <w:p w14:paraId="6DDCFA92" w14:textId="5AADD1D5" w:rsidR="00C46B4C" w:rsidRPr="00D654BE" w:rsidDel="00FA2831" w:rsidRDefault="00000000" w:rsidP="00D654BE">
      <w:pPr>
        <w:pStyle w:val="Heading2"/>
        <w:spacing w:line="360" w:lineRule="auto"/>
        <w:jc w:val="both"/>
        <w:rPr>
          <w:del w:id="663" w:author="abahl02@student.ubc.ca" w:date="2023-07-19T13:46:00Z"/>
          <w:b/>
          <w:bCs/>
          <w:sz w:val="22"/>
          <w:szCs w:val="22"/>
        </w:rPr>
      </w:pPr>
      <w:bookmarkStart w:id="664" w:name="_2crgwvywgn96" w:colFirst="0" w:colLast="0"/>
      <w:bookmarkStart w:id="665" w:name="_zdu663lajz83" w:colFirst="0" w:colLast="0"/>
      <w:bookmarkEnd w:id="664"/>
      <w:bookmarkEnd w:id="665"/>
      <w:del w:id="666" w:author="abahl02@student.ubc.ca" w:date="2023-07-19T13:46:00Z">
        <w:r w:rsidRPr="00D654BE" w:rsidDel="00FA2831">
          <w:rPr>
            <w:b/>
            <w:bCs/>
            <w:sz w:val="22"/>
            <w:szCs w:val="22"/>
          </w:rPr>
          <w:delText>2.</w:delText>
        </w:r>
        <w:r w:rsidR="0064208E" w:rsidRPr="00D654BE" w:rsidDel="00FA2831">
          <w:rPr>
            <w:b/>
            <w:bCs/>
            <w:sz w:val="22"/>
            <w:szCs w:val="22"/>
          </w:rPr>
          <w:delText xml:space="preserve">2 </w:delText>
        </w:r>
        <w:r w:rsidRPr="00D654BE" w:rsidDel="00FA2831">
          <w:rPr>
            <w:b/>
            <w:bCs/>
            <w:sz w:val="22"/>
            <w:szCs w:val="22"/>
          </w:rPr>
          <w:delText xml:space="preserve">Conceptual model creation </w:delText>
        </w:r>
      </w:del>
      <w:del w:id="667" w:author="abahl02@student.ubc.ca" w:date="2023-07-19T12:06:00Z">
        <w:r w:rsidR="00B25DA9" w:rsidRPr="00D654BE" w:rsidDel="006A263D">
          <w:rPr>
            <w:b/>
            <w:bCs/>
            <w:sz w:val="22"/>
            <w:szCs w:val="22"/>
          </w:rPr>
          <w:delText xml:space="preserve">and </w:delText>
        </w:r>
        <w:r w:rsidR="00247218" w:rsidRPr="00D654BE" w:rsidDel="006A263D">
          <w:rPr>
            <w:b/>
            <w:bCs/>
            <w:sz w:val="22"/>
            <w:szCs w:val="22"/>
          </w:rPr>
          <w:delText>mapping the data landscape</w:delText>
        </w:r>
      </w:del>
    </w:p>
    <w:p w14:paraId="5CFA6792" w14:textId="07831914" w:rsidR="009E3D77" w:rsidDel="00FA2831" w:rsidRDefault="00F71166" w:rsidP="00433715">
      <w:pPr>
        <w:spacing w:line="360" w:lineRule="auto"/>
        <w:rPr>
          <w:del w:id="668" w:author="abahl02@student.ubc.ca" w:date="2023-07-19T13:46:00Z"/>
        </w:rPr>
        <w:pPrChange w:id="669" w:author="abahl02@student.ubc.ca" w:date="2023-07-19T12:46:00Z">
          <w:pPr>
            <w:spacing w:line="360" w:lineRule="auto"/>
            <w:jc w:val="both"/>
          </w:pPr>
        </w:pPrChange>
      </w:pPr>
      <w:del w:id="670" w:author="abahl02@student.ubc.ca" w:date="2023-07-19T13:46:00Z">
        <w:r w:rsidDel="00FA2831">
          <w:delText xml:space="preserve">Numerical models for </w:delText>
        </w:r>
        <w:r w:rsidR="00D34CB0" w:rsidDel="00FA2831">
          <w:delText>simulating</w:delText>
        </w:r>
        <w:r w:rsidDel="00FA2831">
          <w:delText xml:space="preserve"> krill population dynamics are highly diverse in</w:delText>
        </w:r>
        <w:r w:rsidR="0073281F" w:rsidDel="00FA2831">
          <w:delText xml:space="preserve"> </w:delText>
        </w:r>
        <w:r w:rsidR="006718B2" w:rsidDel="00FA2831">
          <w:delText>structure</w:delText>
        </w:r>
        <w:r w:rsidDel="00FA2831">
          <w:delText xml:space="preserve">, </w:delText>
        </w:r>
        <w:r w:rsidR="006718B2" w:rsidDel="00FA2831">
          <w:delText xml:space="preserve">level of </w:delText>
        </w:r>
        <w:r w:rsidR="005F1B7E" w:rsidDel="00FA2831">
          <w:delText xml:space="preserve">included </w:delText>
        </w:r>
        <w:r w:rsidR="006718B2" w:rsidDel="00FA2831">
          <w:delText>detail</w:delText>
        </w:r>
        <w:r w:rsidR="0073281F" w:rsidDel="00FA2831">
          <w:delText xml:space="preserve">, and are subject to ongoing innovation and </w:delText>
        </w:r>
        <w:r w:rsidR="00AC025D" w:rsidDel="00FA2831">
          <w:delText>development</w:delText>
        </w:r>
        <w:r w:rsidR="00643B79" w:rsidDel="00FA2831">
          <w:delText xml:space="preserve">. </w:delText>
        </w:r>
        <w:r w:rsidR="002F1BDF" w:rsidDel="00FA2831">
          <w:delText>P</w:delText>
        </w:r>
        <w:r w:rsidR="0073281F" w:rsidDel="00FA2831">
          <w:delText>roviding</w:delText>
        </w:r>
        <w:r w:rsidR="001366B9" w:rsidDel="00FA2831">
          <w:delText xml:space="preserve"> </w:delText>
        </w:r>
        <w:r w:rsidR="0073281F" w:rsidDel="00FA2831">
          <w:delText>suite</w:delText>
        </w:r>
        <w:r w:rsidR="001366B9" w:rsidDel="00FA2831">
          <w:delText>s</w:delText>
        </w:r>
        <w:r w:rsidR="0073281F" w:rsidDel="00FA2831">
          <w:delText xml:space="preserve"> of param</w:delText>
        </w:r>
        <w:r w:rsidR="002F1BDF" w:rsidDel="00FA2831">
          <w:delText>e</w:delText>
        </w:r>
        <w:r w:rsidR="0073281F" w:rsidDel="00FA2831">
          <w:delText xml:space="preserve">ters </w:delText>
        </w:r>
        <w:r w:rsidR="002F1BDF" w:rsidDel="00FA2831">
          <w:delText xml:space="preserve">tailored to </w:delText>
        </w:r>
        <w:r w:rsidR="00945012" w:rsidDel="00FA2831">
          <w:delText>specific types of</w:delText>
        </w:r>
        <w:r w:rsidR="002F1BDF" w:rsidDel="00FA2831">
          <w:delText xml:space="preserve"> models is, therefore,</w:delText>
        </w:r>
        <w:r w:rsidR="005473A9" w:rsidDel="00FA2831">
          <w:delText xml:space="preserve"> not only</w:delText>
        </w:r>
        <w:r w:rsidR="002F1BDF" w:rsidDel="00FA2831">
          <w:delText xml:space="preserve"> beyond the scope of this study</w:delText>
        </w:r>
        <w:r w:rsidR="005473A9" w:rsidDel="00FA2831">
          <w:delText xml:space="preserve"> but likely not useful given the </w:delText>
        </w:r>
        <w:r w:rsidR="00A959D9" w:rsidDel="00FA2831">
          <w:delText xml:space="preserve">different data requirements </w:delText>
        </w:r>
        <w:r w:rsidR="005A7B3F" w:rsidDel="00FA2831">
          <w:delText xml:space="preserve">of </w:delText>
        </w:r>
        <w:r w:rsidR="00A959D9" w:rsidDel="00FA2831">
          <w:delText>different models.</w:delText>
        </w:r>
        <w:r w:rsidR="004C2901" w:rsidDel="00FA2831">
          <w:delText xml:space="preserve"> </w:delText>
        </w:r>
        <w:r w:rsidR="00321F58" w:rsidDel="00FA2831">
          <w:delText xml:space="preserve">Instead, we </w:delText>
        </w:r>
        <w:r w:rsidR="001366B9" w:rsidDel="00FA2831">
          <w:delText>present</w:delText>
        </w:r>
        <w:r w:rsidR="00321F58" w:rsidDel="00FA2831">
          <w:delText xml:space="preserve"> a suite of</w:delText>
        </w:r>
      </w:del>
      <w:del w:id="671" w:author="abahl02@student.ubc.ca" w:date="2023-07-19T13:13:00Z">
        <w:r w:rsidR="00321F58" w:rsidDel="00416826">
          <w:delText xml:space="preserve"> </w:delText>
        </w:r>
      </w:del>
      <w:del w:id="672" w:author="abahl02@student.ubc.ca" w:date="2023-07-19T13:46:00Z">
        <w:r w:rsidR="00321F58" w:rsidDel="00FA2831">
          <w:delText xml:space="preserve">conceptual models </w:delText>
        </w:r>
      </w:del>
      <w:del w:id="673" w:author="abahl02@student.ubc.ca" w:date="2023-07-18T13:33:00Z">
        <w:r w:rsidR="00321F58" w:rsidDel="004750E4">
          <w:delText xml:space="preserve">that </w:delText>
        </w:r>
        <w:r w:rsidR="00A11667" w:rsidDel="004750E4">
          <w:delText xml:space="preserve">were kept general and </w:delText>
        </w:r>
      </w:del>
      <w:del w:id="674" w:author="abahl02@student.ubc.ca" w:date="2023-07-19T13:46:00Z">
        <w:r w:rsidR="00A11667" w:rsidDel="00FA2831">
          <w:delText xml:space="preserve">that </w:delText>
        </w:r>
        <w:r w:rsidR="0054132F" w:rsidDel="00FA2831">
          <w:delText>incorporate</w:delText>
        </w:r>
        <w:r w:rsidR="00321F58" w:rsidDel="00FA2831">
          <w:delText xml:space="preserve"> fundamental </w:delText>
        </w:r>
        <w:r w:rsidR="009661CD" w:rsidDel="00FA2831">
          <w:delText>mechani</w:delText>
        </w:r>
      </w:del>
      <w:del w:id="675" w:author="abahl02@student.ubc.ca" w:date="2023-07-18T13:35:00Z">
        <w:r w:rsidR="009661CD" w:rsidDel="0011148D">
          <w:delText>sms</w:delText>
        </w:r>
      </w:del>
      <w:del w:id="676" w:author="abahl02@student.ubc.ca" w:date="2023-07-19T13:46:00Z">
        <w:r w:rsidR="00321F58" w:rsidDel="00FA2831">
          <w:delText xml:space="preserve"> </w:delText>
        </w:r>
        <w:r w:rsidR="008F2A32" w:rsidDel="00FA2831">
          <w:delText xml:space="preserve">relevant </w:delText>
        </w:r>
      </w:del>
      <w:del w:id="677" w:author="abahl02@student.ubc.ca" w:date="2023-07-19T13:15:00Z">
        <w:r w:rsidR="008F2A32" w:rsidDel="00416826">
          <w:delText>for</w:delText>
        </w:r>
      </w:del>
      <w:del w:id="678" w:author="abahl02@student.ubc.ca" w:date="2023-07-19T13:46:00Z">
        <w:r w:rsidR="00E40F8F" w:rsidDel="00FA2831">
          <w:delText xml:space="preserve"> </w:delText>
        </w:r>
        <w:r w:rsidR="009661CD" w:rsidDel="00FA2831">
          <w:delText xml:space="preserve">describing </w:delText>
        </w:r>
        <w:r w:rsidR="00E40F8F" w:rsidDel="00FA2831">
          <w:delText>krill growth and life history</w:delText>
        </w:r>
        <w:r w:rsidR="005B1EA8" w:rsidDel="00FA2831">
          <w:delText xml:space="preserve"> </w:delText>
        </w:r>
        <w:r w:rsidR="0054132F" w:rsidDel="00FA2831">
          <w:delText>within</w:delText>
        </w:r>
        <w:r w:rsidR="005B1EA8" w:rsidDel="00FA2831">
          <w:delText xml:space="preserve"> a bioenergetic framework</w:delText>
        </w:r>
        <w:r w:rsidR="009661CD" w:rsidDel="00FA2831">
          <w:delText xml:space="preserve">. </w:delText>
        </w:r>
      </w:del>
      <w:del w:id="679" w:author="abahl02@student.ubc.ca" w:date="2023-07-19T13:16:00Z">
        <w:r w:rsidR="00B03FE8" w:rsidDel="00416826">
          <w:delText>The</w:delText>
        </w:r>
      </w:del>
      <w:del w:id="680" w:author="abahl02@student.ubc.ca" w:date="2023-07-19T13:12:00Z">
        <w:r w:rsidR="002A3DC1" w:rsidDel="00416826">
          <w:delText>se</w:delText>
        </w:r>
      </w:del>
      <w:del w:id="681" w:author="abahl02@student.ubc.ca" w:date="2023-07-19T13:13:00Z">
        <w:r w:rsidR="00B03FE8" w:rsidDel="00416826">
          <w:delText xml:space="preserve"> processes (</w:delText>
        </w:r>
        <w:r w:rsidR="00B03FE8" w:rsidRPr="00D654BE" w:rsidDel="00416826">
          <w:rPr>
            <w:b/>
            <w:bCs/>
          </w:rPr>
          <w:delText>spawning</w:delText>
        </w:r>
        <w:r w:rsidR="00B03FE8" w:rsidDel="00416826">
          <w:delText xml:space="preserve">, </w:delText>
        </w:r>
        <w:r w:rsidR="00B03FE8" w:rsidRPr="00D654BE" w:rsidDel="00416826">
          <w:rPr>
            <w:b/>
            <w:bCs/>
          </w:rPr>
          <w:delText>egg and larval development</w:delText>
        </w:r>
        <w:r w:rsidR="00B03FE8" w:rsidDel="00416826">
          <w:delText xml:space="preserve"> and </w:delText>
        </w:r>
        <w:r w:rsidR="00B03FE8" w:rsidRPr="00D654BE" w:rsidDel="00416826">
          <w:rPr>
            <w:b/>
            <w:bCs/>
          </w:rPr>
          <w:delText>overwintering</w:delText>
        </w:r>
        <w:r w:rsidR="00B03FE8" w:rsidDel="00416826">
          <w:delText xml:space="preserve">) </w:delText>
        </w:r>
        <w:r w:rsidR="002A3DC1" w:rsidDel="00416826">
          <w:delText>are</w:delText>
        </w:r>
      </w:del>
      <w:del w:id="682" w:author="abahl02@student.ubc.ca" w:date="2023-07-19T13:46:00Z">
        <w:r w:rsidR="002A3DC1" w:rsidDel="00FA2831">
          <w:delText xml:space="preserve"> key for simulating krill population dynamics and</w:delText>
        </w:r>
        <w:r w:rsidR="00C226DA" w:rsidDel="00FA2831">
          <w:delText xml:space="preserve"> </w:delText>
        </w:r>
        <w:r w:rsidR="000F5985" w:rsidDel="00FA2831">
          <w:delText xml:space="preserve">therefore, highly relevant for the </w:delText>
        </w:r>
        <w:r w:rsidR="00A42174" w:rsidDel="00FA2831">
          <w:delText xml:space="preserve">general </w:delText>
        </w:r>
        <w:r w:rsidR="000F5985" w:rsidDel="00FA2831">
          <w:delText>development of krill population models</w:delText>
        </w:r>
        <w:r w:rsidR="00C226DA" w:rsidDel="00FA2831">
          <w:delText xml:space="preserve">. </w:delText>
        </w:r>
      </w:del>
      <w:del w:id="683" w:author="abahl02@student.ubc.ca" w:date="2023-07-19T12:54:00Z">
        <w:r w:rsidR="00C226DA" w:rsidDel="00232F08">
          <w:delText>T</w:delText>
        </w:r>
      </w:del>
      <w:del w:id="684" w:author="abahl02@student.ubc.ca" w:date="2023-07-19T13:46:00Z">
        <w:r w:rsidR="00C226DA" w:rsidDel="00FA2831">
          <w:delText xml:space="preserve">he </w:delText>
        </w:r>
        <w:r w:rsidR="00754349" w:rsidDel="00FA2831">
          <w:delText>logic</w:delText>
        </w:r>
        <w:r w:rsidR="00C226DA" w:rsidDel="00FA2831">
          <w:delText xml:space="preserve"> </w:delText>
        </w:r>
        <w:r w:rsidR="00754349" w:rsidDel="00FA2831">
          <w:delText>behind</w:delText>
        </w:r>
        <w:r w:rsidR="00C226DA" w:rsidDel="00FA2831">
          <w:delText xml:space="preserve"> </w:delText>
        </w:r>
      </w:del>
      <w:del w:id="685" w:author="abahl02@student.ubc.ca" w:date="2023-07-19T12:54:00Z">
        <w:r w:rsidR="00C226DA" w:rsidDel="00232F08">
          <w:delText>the three</w:delText>
        </w:r>
      </w:del>
      <w:del w:id="686" w:author="abahl02@student.ubc.ca" w:date="2023-07-19T13:46:00Z">
        <w:r w:rsidR="00C226DA" w:rsidDel="00FA2831">
          <w:delText xml:space="preserve"> </w:delText>
        </w:r>
      </w:del>
      <w:del w:id="687" w:author="abahl02@student.ubc.ca" w:date="2023-07-19T13:42:00Z">
        <w:r w:rsidR="00C226DA" w:rsidDel="00CD1631">
          <w:delText>model</w:delText>
        </w:r>
      </w:del>
      <w:del w:id="688" w:author="abahl02@student.ubc.ca" w:date="2023-07-19T12:54:00Z">
        <w:r w:rsidR="00C226DA" w:rsidDel="00232F08">
          <w:delText>s</w:delText>
        </w:r>
      </w:del>
      <w:del w:id="689" w:author="abahl02@student.ubc.ca" w:date="2023-07-19T13:42:00Z">
        <w:r w:rsidR="00C226DA" w:rsidDel="00CD1631">
          <w:delText xml:space="preserve"> </w:delText>
        </w:r>
      </w:del>
      <w:del w:id="690" w:author="abahl02@student.ubc.ca" w:date="2023-07-19T12:54:00Z">
        <w:r w:rsidR="00B348EA" w:rsidDel="00232F08">
          <w:delText xml:space="preserve">is </w:delText>
        </w:r>
      </w:del>
      <w:del w:id="691" w:author="abahl02@student.ubc.ca" w:date="2023-07-19T13:42:00Z">
        <w:r w:rsidR="00B348EA" w:rsidDel="00CD1631">
          <w:delText xml:space="preserve">as </w:delText>
        </w:r>
      </w:del>
      <w:del w:id="692" w:author="abahl02@student.ubc.ca" w:date="2023-07-19T13:46:00Z">
        <w:r w:rsidR="00B348EA" w:rsidDel="00FA2831">
          <w:delText>follows:</w:delText>
        </w:r>
      </w:del>
    </w:p>
    <w:p w14:paraId="0D3242BF" w14:textId="3B14FE47" w:rsidR="009E3D77" w:rsidDel="00FA2831" w:rsidRDefault="00591F85" w:rsidP="00433715">
      <w:pPr>
        <w:pStyle w:val="ListParagraph"/>
        <w:numPr>
          <w:ilvl w:val="0"/>
          <w:numId w:val="8"/>
        </w:numPr>
        <w:spacing w:line="360" w:lineRule="auto"/>
        <w:rPr>
          <w:del w:id="693" w:author="abahl02@student.ubc.ca" w:date="2023-07-19T13:46:00Z"/>
        </w:rPr>
        <w:pPrChange w:id="694" w:author="abahl02@student.ubc.ca" w:date="2023-07-19T12:46:00Z">
          <w:pPr>
            <w:pStyle w:val="ListParagraph"/>
            <w:numPr>
              <w:numId w:val="8"/>
            </w:numPr>
            <w:spacing w:line="360" w:lineRule="auto"/>
            <w:ind w:hanging="360"/>
            <w:jc w:val="both"/>
          </w:pPr>
        </w:pPrChange>
      </w:pPr>
      <w:del w:id="695" w:author="abahl02@student.ubc.ca" w:date="2023-07-19T12:53:00Z">
        <w:r w:rsidDel="00232F08">
          <w:delText>a</w:delText>
        </w:r>
      </w:del>
      <w:del w:id="696" w:author="abahl02@student.ubc.ca" w:date="2023-07-19T13:46:00Z">
        <w:r w:rsidR="00C226DA" w:rsidDel="00FA2831">
          <w:delText xml:space="preserve"> </w:delText>
        </w:r>
        <w:r w:rsidDel="00FA2831">
          <w:delText xml:space="preserve">mechanistic understanding of </w:delText>
        </w:r>
        <w:r w:rsidR="00C226DA" w:rsidRPr="00232F08" w:rsidDel="00FA2831">
          <w:rPr>
            <w:rPrChange w:id="697" w:author="abahl02@student.ubc.ca" w:date="2023-07-19T12:54:00Z">
              <w:rPr>
                <w:b/>
                <w:bCs/>
              </w:rPr>
            </w:rPrChange>
          </w:rPr>
          <w:delText>spawning</w:delText>
        </w:r>
        <w:r w:rsidR="007E7037" w:rsidDel="00FA2831">
          <w:delText xml:space="preserve"> </w:delText>
        </w:r>
        <w:r w:rsidR="000867C2" w:rsidDel="00FA2831">
          <w:delText>and</w:delText>
        </w:r>
        <w:r w:rsidR="00C226DA" w:rsidDel="00FA2831">
          <w:delText xml:space="preserve"> the size of the spawning stock </w:delText>
        </w:r>
      </w:del>
      <w:del w:id="698" w:author="abahl02@student.ubc.ca" w:date="2023-07-19T12:56:00Z">
        <w:r w:rsidR="00C226DA" w:rsidDel="00232F08">
          <w:delText>provide the</w:delText>
        </w:r>
      </w:del>
      <w:del w:id="699" w:author="abahl02@student.ubc.ca" w:date="2023-07-19T13:46:00Z">
        <w:r w:rsidR="00C226DA" w:rsidDel="00FA2831">
          <w:delText xml:space="preserve"> baseline </w:delText>
        </w:r>
        <w:r w:rsidR="007E7037" w:rsidDel="00FA2831">
          <w:delText xml:space="preserve">information </w:delText>
        </w:r>
      </w:del>
      <w:del w:id="700" w:author="abahl02@student.ubc.ca" w:date="2023-07-19T12:56:00Z">
        <w:r w:rsidR="007E7037" w:rsidDel="00232F08">
          <w:delText>for</w:delText>
        </w:r>
      </w:del>
      <w:del w:id="701" w:author="abahl02@student.ubc.ca" w:date="2023-07-19T13:46:00Z">
        <w:r w:rsidR="007E7037" w:rsidDel="00FA2831">
          <w:delText xml:space="preserve"> the number of embryos </w:delText>
        </w:r>
      </w:del>
      <w:del w:id="702" w:author="abahl02@student.ubc.ca" w:date="2023-07-19T12:55:00Z">
        <w:r w:rsidR="007E7037" w:rsidDel="00232F08">
          <w:delText xml:space="preserve">that are </w:delText>
        </w:r>
      </w:del>
      <w:del w:id="703" w:author="abahl02@student.ubc.ca" w:date="2023-07-19T13:27:00Z">
        <w:r w:rsidR="007E7037" w:rsidDel="007D1E45">
          <w:delText>being</w:delText>
        </w:r>
      </w:del>
      <w:del w:id="704" w:author="abahl02@student.ubc.ca" w:date="2023-07-19T13:46:00Z">
        <w:r w:rsidR="007E7037" w:rsidDel="00FA2831">
          <w:delText xml:space="preserve"> produced by a </w:delText>
        </w:r>
        <w:r w:rsidR="00E645EF" w:rsidDel="00FA2831">
          <w:delText xml:space="preserve">krill </w:delText>
        </w:r>
        <w:r w:rsidR="007E7037" w:rsidDel="00FA2831">
          <w:delText xml:space="preserve">population </w:delText>
        </w:r>
      </w:del>
    </w:p>
    <w:p w14:paraId="61056ED4" w14:textId="244C70E1" w:rsidR="009E3D77" w:rsidDel="00FA2831" w:rsidRDefault="004A1443" w:rsidP="00433715">
      <w:pPr>
        <w:pStyle w:val="ListParagraph"/>
        <w:numPr>
          <w:ilvl w:val="0"/>
          <w:numId w:val="8"/>
        </w:numPr>
        <w:spacing w:line="360" w:lineRule="auto"/>
        <w:rPr>
          <w:del w:id="705" w:author="abahl02@student.ubc.ca" w:date="2023-07-19T13:46:00Z"/>
        </w:rPr>
        <w:pPrChange w:id="706" w:author="abahl02@student.ubc.ca" w:date="2023-07-19T12:46:00Z">
          <w:pPr>
            <w:pStyle w:val="ListParagraph"/>
            <w:numPr>
              <w:numId w:val="8"/>
            </w:numPr>
            <w:spacing w:line="360" w:lineRule="auto"/>
            <w:ind w:hanging="360"/>
            <w:jc w:val="both"/>
          </w:pPr>
        </w:pPrChange>
      </w:pPr>
      <w:del w:id="707" w:author="abahl02@student.ubc.ca" w:date="2023-07-19T13:46:00Z">
        <w:r w:rsidRPr="009E3D77" w:rsidDel="00FA2831">
          <w:rPr>
            <w:b/>
            <w:bCs/>
          </w:rPr>
          <w:delText xml:space="preserve">egg and larval development </w:delText>
        </w:r>
      </w:del>
      <w:del w:id="708" w:author="abahl02@student.ubc.ca" w:date="2023-07-19T13:07:00Z">
        <w:r w:rsidR="00501F15" w:rsidDel="000D6EFE">
          <w:delText>d</w:delText>
        </w:r>
      </w:del>
      <w:del w:id="709" w:author="abahl02@student.ubc.ca" w:date="2023-07-19T13:46:00Z">
        <w:r w:rsidR="00501F15" w:rsidDel="00FA2831">
          <w:delText>etermine</w:delText>
        </w:r>
      </w:del>
      <w:del w:id="710" w:author="abahl02@student.ubc.ca" w:date="2023-07-19T13:07:00Z">
        <w:r w:rsidR="005725F3" w:rsidDel="000D6EFE">
          <w:delText xml:space="preserve"> </w:delText>
        </w:r>
      </w:del>
      <w:del w:id="711" w:author="abahl02@student.ubc.ca" w:date="2023-07-19T13:46:00Z">
        <w:r w:rsidR="005725F3" w:rsidDel="00FA2831">
          <w:delText>the survival and abundance of larval krill</w:delText>
        </w:r>
      </w:del>
      <w:del w:id="712" w:author="abahl02@student.ubc.ca" w:date="2023-07-19T13:04:00Z">
        <w:r w:rsidR="005725F3" w:rsidDel="000D6EFE">
          <w:delText xml:space="preserve"> </w:delText>
        </w:r>
      </w:del>
      <w:del w:id="713" w:author="abahl02@student.ubc.ca" w:date="2023-07-19T13:46:00Z">
        <w:r w:rsidR="005725F3" w:rsidDel="00FA2831">
          <w:delText>before the onset of winter</w:delText>
        </w:r>
      </w:del>
    </w:p>
    <w:p w14:paraId="26395572" w14:textId="21D20E38" w:rsidR="002E7863" w:rsidDel="00FA2831" w:rsidRDefault="00F109E1" w:rsidP="00433715">
      <w:pPr>
        <w:pStyle w:val="ListParagraph"/>
        <w:numPr>
          <w:ilvl w:val="0"/>
          <w:numId w:val="8"/>
        </w:numPr>
        <w:spacing w:line="360" w:lineRule="auto"/>
        <w:rPr>
          <w:del w:id="714" w:author="abahl02@student.ubc.ca" w:date="2023-07-19T13:46:00Z"/>
        </w:rPr>
        <w:pPrChange w:id="715" w:author="abahl02@student.ubc.ca" w:date="2023-07-19T12:46:00Z">
          <w:pPr>
            <w:pStyle w:val="ListParagraph"/>
            <w:numPr>
              <w:numId w:val="8"/>
            </w:numPr>
            <w:spacing w:line="360" w:lineRule="auto"/>
            <w:ind w:hanging="360"/>
            <w:jc w:val="both"/>
          </w:pPr>
        </w:pPrChange>
      </w:pPr>
      <w:del w:id="716" w:author="abahl02@student.ubc.ca" w:date="2023-07-19T13:33:00Z">
        <w:r w:rsidRPr="00D654BE" w:rsidDel="007D1E45">
          <w:delText>t</w:delText>
        </w:r>
        <w:r w:rsidRPr="008E51AD" w:rsidDel="007D1E45">
          <w:delText xml:space="preserve">he </w:delText>
        </w:r>
      </w:del>
      <w:del w:id="717" w:author="abahl02@student.ubc.ca" w:date="2023-07-19T13:46:00Z">
        <w:r w:rsidRPr="00D654BE" w:rsidDel="00FA2831">
          <w:rPr>
            <w:b/>
            <w:bCs/>
          </w:rPr>
          <w:delText>overwintering</w:delText>
        </w:r>
        <w:r w:rsidRPr="008E51AD" w:rsidDel="00FA2831">
          <w:delText xml:space="preserve"> </w:delText>
        </w:r>
      </w:del>
      <w:del w:id="718" w:author="abahl02@student.ubc.ca" w:date="2023-07-19T13:37:00Z">
        <w:r w:rsidRPr="008E51AD" w:rsidDel="00772189">
          <w:delText xml:space="preserve">of </w:delText>
        </w:r>
      </w:del>
      <w:del w:id="719" w:author="abahl02@student.ubc.ca" w:date="2023-07-19T13:41:00Z">
        <w:r w:rsidR="00AE4AF5" w:rsidDel="00CD1631">
          <w:delText>th</w:delText>
        </w:r>
      </w:del>
      <w:del w:id="720" w:author="abahl02@student.ubc.ca" w:date="2023-07-19T13:40:00Z">
        <w:r w:rsidR="00AE4AF5" w:rsidDel="00CD1631">
          <w:delText xml:space="preserve">e </w:delText>
        </w:r>
      </w:del>
      <w:del w:id="721" w:author="abahl02@student.ubc.ca" w:date="2023-07-19T13:46:00Z">
        <w:r w:rsidR="00AE4AF5" w:rsidDel="00FA2831">
          <w:delText xml:space="preserve">summer cohort </w:delText>
        </w:r>
        <w:r w:rsidRPr="008E51AD" w:rsidDel="00FA2831">
          <w:delText xml:space="preserve">determines the </w:delText>
        </w:r>
        <w:r w:rsidR="00AE4AF5" w:rsidDel="00FA2831">
          <w:delText>number of recruits</w:delText>
        </w:r>
      </w:del>
      <w:del w:id="722" w:author="abahl02@student.ubc.ca" w:date="2023-07-19T13:41:00Z">
        <w:r w:rsidR="001D7C60" w:rsidDel="00CD1631">
          <w:delText xml:space="preserve">, </w:delText>
        </w:r>
        <w:r w:rsidR="00AE4AF5" w:rsidDel="00CD1631">
          <w:delText xml:space="preserve">which is </w:delText>
        </w:r>
        <w:r w:rsidR="001D7C60" w:rsidDel="00CD1631">
          <w:delText>an important metric for management</w:delText>
        </w:r>
      </w:del>
    </w:p>
    <w:p w14:paraId="26359F13" w14:textId="77777777" w:rsidR="00FA2831" w:rsidRDefault="00FA2831" w:rsidP="00D654BE">
      <w:pPr>
        <w:pStyle w:val="ListParagraph"/>
        <w:numPr>
          <w:ilvl w:val="0"/>
          <w:numId w:val="8"/>
        </w:numPr>
        <w:spacing w:line="360" w:lineRule="auto"/>
        <w:jc w:val="both"/>
        <w:rPr>
          <w:ins w:id="723" w:author="abahl02@student.ubc.ca" w:date="2023-07-19T13:44:00Z"/>
        </w:rPr>
        <w:pPrChange w:id="724" w:author="abahl02@student.ubc.ca" w:date="2023-07-19T14:54:00Z">
          <w:pPr>
            <w:spacing w:line="360" w:lineRule="auto"/>
            <w:jc w:val="both"/>
          </w:pPr>
        </w:pPrChange>
      </w:pPr>
    </w:p>
    <w:p w14:paraId="7BBA4C36" w14:textId="77777777" w:rsidR="00FA2831" w:rsidRDefault="00FA2831" w:rsidP="00D654BE">
      <w:pPr>
        <w:spacing w:line="360" w:lineRule="auto"/>
        <w:jc w:val="both"/>
      </w:pPr>
    </w:p>
    <w:p w14:paraId="3C3B4735" w14:textId="51E8074C" w:rsidR="006A263D" w:rsidRDefault="006A263D" w:rsidP="00D654BE">
      <w:pPr>
        <w:spacing w:line="360" w:lineRule="auto"/>
        <w:jc w:val="both"/>
        <w:rPr>
          <w:ins w:id="725" w:author="abahl02@student.ubc.ca" w:date="2023-07-19T12:06:00Z"/>
        </w:rPr>
      </w:pPr>
      <w:ins w:id="726" w:author="abahl02@student.ubc.ca" w:date="2023-07-19T12:06:00Z">
        <w:r>
          <w:t xml:space="preserve">2.3 Mapping the data </w:t>
        </w:r>
        <w:proofErr w:type="gramStart"/>
        <w:r>
          <w:t>landscape</w:t>
        </w:r>
        <w:proofErr w:type="gramEnd"/>
      </w:ins>
    </w:p>
    <w:p w14:paraId="0D17FB04" w14:textId="77777777" w:rsidR="006A263D" w:rsidRDefault="006A263D" w:rsidP="00D654BE">
      <w:pPr>
        <w:spacing w:line="360" w:lineRule="auto"/>
        <w:jc w:val="both"/>
        <w:rPr>
          <w:ins w:id="727" w:author="abahl02@student.ubc.ca" w:date="2023-07-19T13:44:00Z"/>
        </w:rPr>
      </w:pPr>
    </w:p>
    <w:p w14:paraId="54DE2C60" w14:textId="68127039" w:rsidR="00C758E1" w:rsidRDefault="006A263D" w:rsidP="00D654BE">
      <w:pPr>
        <w:spacing w:line="360" w:lineRule="auto"/>
        <w:jc w:val="both"/>
        <w:rPr>
          <w:ins w:id="728" w:author="abahl02@student.ubc.ca" w:date="2023-07-19T14:45:00Z"/>
        </w:rPr>
      </w:pPr>
      <w:ins w:id="729" w:author="abahl02@student.ubc.ca" w:date="2023-07-19T12:07:00Z">
        <w:r>
          <w:t xml:space="preserve">The next step included assigning the </w:t>
        </w:r>
      </w:ins>
      <w:ins w:id="730" w:author="abahl02@student.ubc.ca" w:date="2023-07-20T10:22:00Z">
        <w:r w:rsidR="004564EF">
          <w:t>data point</w:t>
        </w:r>
      </w:ins>
      <w:ins w:id="731" w:author="abahl02@student.ubc.ca" w:date="2023-07-19T12:08:00Z">
        <w:r>
          <w:t xml:space="preserve"> gathered from the literature review to the </w:t>
        </w:r>
      </w:ins>
      <w:ins w:id="732" w:author="abahl02@student.ubc.ca" w:date="2023-07-19T14:36:00Z">
        <w:r w:rsidR="00055079">
          <w:t>sub-</w:t>
        </w:r>
      </w:ins>
      <w:ins w:id="733" w:author="abahl02@student.ubc.ca" w:date="2023-07-20T10:22:00Z">
        <w:r w:rsidR="004564EF">
          <w:t>units</w:t>
        </w:r>
      </w:ins>
      <w:ins w:id="734" w:author="abahl02@student.ubc.ca" w:date="2023-07-19T12:08:00Z">
        <w:r>
          <w:t xml:space="preserve"> captured in the conceptual models. </w:t>
        </w:r>
      </w:ins>
      <w:ins w:id="735" w:author="abahl02@student.ubc.ca" w:date="2023-07-19T14:38:00Z">
        <w:r w:rsidR="00197801">
          <w:t>A list of each sub-</w:t>
        </w:r>
      </w:ins>
      <w:ins w:id="736" w:author="abahl02@student.ubc.ca" w:date="2023-07-20T10:22:00Z">
        <w:r w:rsidR="004564EF">
          <w:t>unit</w:t>
        </w:r>
      </w:ins>
      <w:ins w:id="737" w:author="abahl02@student.ubc.ca" w:date="2023-07-19T14:38:00Z">
        <w:r w:rsidR="00197801">
          <w:t xml:space="preserve"> included in each model was </w:t>
        </w:r>
      </w:ins>
      <w:ins w:id="738" w:author="abahl02@student.ubc.ca" w:date="2023-07-19T14:39:00Z">
        <w:r w:rsidR="00197801">
          <w:t>consolidated into a list and assigned a unique ID. Within the list, e</w:t>
        </w:r>
      </w:ins>
      <w:ins w:id="739" w:author="abahl02@student.ubc.ca" w:date="2023-07-19T14:37:00Z">
        <w:r w:rsidR="00055079">
          <w:t>ach sub-</w:t>
        </w:r>
      </w:ins>
      <w:ins w:id="740" w:author="abahl02@student.ubc.ca" w:date="2023-07-20T10:22:00Z">
        <w:r w:rsidR="004564EF">
          <w:t>unit</w:t>
        </w:r>
      </w:ins>
      <w:ins w:id="741" w:author="abahl02@student.ubc.ca" w:date="2023-07-19T14:37:00Z">
        <w:r w:rsidR="00055079">
          <w:t xml:space="preserve"> was further defined as either a state variable or a function, given parameters such as tissue reserves, for example, define a property rather than a dynamical process such as ingestion. Further, functional processes inherently depend on conditions that force manipulation. Thus, the following conditions were established within and across each functional type: temperature, chlorophyll-a, particulate organic carbon (POC), fatty acid composition of food, photoperiod, distance to shelf, bottom depth, water density, heterotrophic carbon, ice algae, sea ice thickness, detritus, and time</w:t>
        </w:r>
        <w:r w:rsidR="00055079">
          <w:t xml:space="preserve"> (Table S2)</w:t>
        </w:r>
        <w:r w:rsidR="00055079">
          <w:t xml:space="preserve">. </w:t>
        </w:r>
      </w:ins>
      <w:ins w:id="742" w:author="abahl02@student.ubc.ca" w:date="2023-07-19T14:48:00Z">
        <w:r w:rsidR="00090C08">
          <w:t>Because t</w:t>
        </w:r>
        <w:r w:rsidR="00090C08" w:rsidRPr="000B3D2C">
          <w:t>he three conceptual models</w:t>
        </w:r>
        <w:r w:rsidR="00090C08">
          <w:t xml:space="preserve"> were created</w:t>
        </w:r>
        <w:r w:rsidR="00090C08" w:rsidRPr="000B3D2C">
          <w:t xml:space="preserve"> </w:t>
        </w:r>
        <w:r w:rsidR="00090C08">
          <w:lastRenderedPageBreak/>
          <w:t>to f</w:t>
        </w:r>
        <w:r w:rsidR="00090C08" w:rsidRPr="000B3D2C">
          <w:t xml:space="preserve">ocus on </w:t>
        </w:r>
        <w:r w:rsidR="00090C08">
          <w:t xml:space="preserve">the mechanistic </w:t>
        </w:r>
        <w:r w:rsidR="00090C08" w:rsidRPr="000B3D2C">
          <w:t xml:space="preserve">processes </w:t>
        </w:r>
        <w:r w:rsidR="00090C08">
          <w:t xml:space="preserve">responsible for </w:t>
        </w:r>
        <w:r w:rsidR="00090C08" w:rsidRPr="000B3D2C">
          <w:t>maintain</w:t>
        </w:r>
        <w:r w:rsidR="00090C08">
          <w:t>ing</w:t>
        </w:r>
        <w:r w:rsidR="00090C08" w:rsidRPr="000B3D2C">
          <w:t xml:space="preserve"> </w:t>
        </w:r>
      </w:ins>
      <w:ins w:id="743" w:author="abahl02@student.ubc.ca" w:date="2023-07-19T14:55:00Z">
        <w:r w:rsidR="0025119F">
          <w:t xml:space="preserve">krill </w:t>
        </w:r>
      </w:ins>
      <w:ins w:id="744" w:author="abahl02@student.ubc.ca" w:date="2023-07-19T14:48:00Z">
        <w:r w:rsidR="00090C08" w:rsidRPr="000B3D2C">
          <w:t>physiological activity</w:t>
        </w:r>
        <w:r w:rsidR="00090C08">
          <w:t>,</w:t>
        </w:r>
        <w:r w:rsidR="00090C08" w:rsidRPr="000B3D2C">
          <w:t xml:space="preserve"> growth</w:t>
        </w:r>
      </w:ins>
      <w:ins w:id="745" w:author="abahl02@student.ubc.ca" w:date="2023-07-19T14:55:00Z">
        <w:r w:rsidR="0025119F">
          <w:t>,</w:t>
        </w:r>
      </w:ins>
      <w:ins w:id="746" w:author="abahl02@student.ubc.ca" w:date="2023-07-19T14:48:00Z">
        <w:r w:rsidR="00090C08" w:rsidRPr="000B3D2C">
          <w:t xml:space="preserve"> </w:t>
        </w:r>
        <w:r w:rsidR="00090C08">
          <w:t>and reproduction</w:t>
        </w:r>
        <w:r w:rsidR="00090C08" w:rsidRPr="000B3D2C">
          <w:t xml:space="preserve">, </w:t>
        </w:r>
        <w:r w:rsidR="00090C08">
          <w:t>they</w:t>
        </w:r>
        <w:r w:rsidR="00090C08" w:rsidRPr="000B3D2C">
          <w:t xml:space="preserve"> explicitly </w:t>
        </w:r>
        <w:r w:rsidR="00090C08">
          <w:t>d</w:t>
        </w:r>
        <w:r w:rsidR="00090C08">
          <w:t>id</w:t>
        </w:r>
        <w:r w:rsidR="00090C08">
          <w:t xml:space="preserve"> not </w:t>
        </w:r>
        <w:r w:rsidR="00090C08" w:rsidRPr="000B3D2C">
          <w:t xml:space="preserve">consider mortality. </w:t>
        </w:r>
        <w:r w:rsidR="00090C08">
          <w:t>However, some assessment of mortality was necessary given its impact on population growth</w:t>
        </w:r>
        <w:r w:rsidR="00090C08">
          <w:t xml:space="preserve"> and was therefore </w:t>
        </w:r>
      </w:ins>
      <w:proofErr w:type="gramStart"/>
      <w:ins w:id="747" w:author="abahl02@student.ubc.ca" w:date="2023-07-19T14:41:00Z">
        <w:r w:rsidR="00197801">
          <w:t>taken into account</w:t>
        </w:r>
        <w:proofErr w:type="gramEnd"/>
        <w:r w:rsidR="00197801">
          <w:t xml:space="preserve"> when assigning the </w:t>
        </w:r>
      </w:ins>
      <w:ins w:id="748" w:author="abahl02@student.ubc.ca" w:date="2023-07-20T10:22:00Z">
        <w:r w:rsidR="004564EF">
          <w:t>data points.</w:t>
        </w:r>
      </w:ins>
      <w:ins w:id="749" w:author="abahl02@student.ubc.ca" w:date="2023-07-19T14:41:00Z">
        <w:r w:rsidR="00197801">
          <w:t xml:space="preserve"> </w:t>
        </w:r>
      </w:ins>
      <w:ins w:id="750" w:author="abahl02@student.ubc.ca" w:date="2023-07-19T14:43:00Z">
        <w:r w:rsidR="00197801">
          <w:t xml:space="preserve">Mortality types included </w:t>
        </w:r>
        <w:r w:rsidR="00C758E1">
          <w:t>starvation, fisheries, predation, parasitism, temperature, natural, and other, for embryo, larvae, and adult life stag</w:t>
        </w:r>
      </w:ins>
      <w:ins w:id="751" w:author="abahl02@student.ubc.ca" w:date="2023-07-19T14:44:00Z">
        <w:r w:rsidR="00C758E1">
          <w:t xml:space="preserve">es (Table S2). The IDs created for all mortality types </w:t>
        </w:r>
      </w:ins>
      <w:ins w:id="752" w:author="abahl02@student.ubc.ca" w:date="2023-07-19T14:45:00Z">
        <w:r w:rsidR="00C758E1">
          <w:t>were</w:t>
        </w:r>
      </w:ins>
      <w:ins w:id="753" w:author="abahl02@student.ubc.ca" w:date="2023-07-19T14:44:00Z">
        <w:r w:rsidR="00C758E1">
          <w:t xml:space="preserve"> extended from the original list of IDs created for the sub-</w:t>
        </w:r>
      </w:ins>
      <w:ins w:id="754" w:author="abahl02@student.ubc.ca" w:date="2023-07-20T10:23:00Z">
        <w:r w:rsidR="004564EF">
          <w:t>units</w:t>
        </w:r>
      </w:ins>
      <w:ins w:id="755" w:author="abahl02@student.ubc.ca" w:date="2023-07-19T14:45:00Z">
        <w:r w:rsidR="00C758E1">
          <w:t>, resulting in a</w:t>
        </w:r>
      </w:ins>
      <w:ins w:id="756" w:author="abahl02@student.ubc.ca" w:date="2023-07-19T14:44:00Z">
        <w:r w:rsidR="00C758E1">
          <w:t xml:space="preserve"> total of 120 IDs</w:t>
        </w:r>
      </w:ins>
      <w:ins w:id="757" w:author="abahl02@student.ubc.ca" w:date="2023-07-19T14:45:00Z">
        <w:r w:rsidR="00C758E1">
          <w:t>.</w:t>
        </w:r>
      </w:ins>
    </w:p>
    <w:p w14:paraId="7B9F7920" w14:textId="77777777" w:rsidR="00C758E1" w:rsidRDefault="00C758E1" w:rsidP="00D654BE">
      <w:pPr>
        <w:spacing w:line="360" w:lineRule="auto"/>
        <w:jc w:val="both"/>
        <w:rPr>
          <w:ins w:id="758" w:author="abahl02@student.ubc.ca" w:date="2023-07-19T14:45:00Z"/>
        </w:rPr>
      </w:pPr>
    </w:p>
    <w:p w14:paraId="77425C2C" w14:textId="4C121BCB" w:rsidR="00EF7354" w:rsidRDefault="00345B07" w:rsidP="00090C08">
      <w:pPr>
        <w:spacing w:line="360" w:lineRule="auto"/>
        <w:jc w:val="both"/>
      </w:pPr>
      <w:ins w:id="759" w:author="abahl02@student.ubc.ca" w:date="2023-07-19T14:45:00Z">
        <w:r>
          <w:t xml:space="preserve">Both lead authors then consolidated all 3,515 parameter </w:t>
        </w:r>
      </w:ins>
      <w:ins w:id="760" w:author="abahl02@student.ubc.ca" w:date="2023-07-19T14:46:00Z">
        <w:r>
          <w:t xml:space="preserve">entries and independently assigned </w:t>
        </w:r>
      </w:ins>
      <w:ins w:id="761" w:author="abahl02@student.ubc.ca" w:date="2023-07-19T14:47:00Z">
        <w:r>
          <w:t>each</w:t>
        </w:r>
      </w:ins>
      <w:ins w:id="762" w:author="abahl02@student.ubc.ca" w:date="2023-07-19T14:46:00Z">
        <w:r>
          <w:t xml:space="preserve"> </w:t>
        </w:r>
      </w:ins>
      <w:ins w:id="763" w:author="abahl02@student.ubc.ca" w:date="2023-07-20T10:23:00Z">
        <w:r w:rsidR="004564EF">
          <w:t>data point</w:t>
        </w:r>
      </w:ins>
      <w:ins w:id="764" w:author="abahl02@student.ubc.ca" w:date="2023-07-19T14:46:00Z">
        <w:r>
          <w:t xml:space="preserve"> with </w:t>
        </w:r>
      </w:ins>
      <w:ins w:id="765" w:author="abahl02@student.ubc.ca" w:date="2023-07-19T14:47:00Z">
        <w:r>
          <w:t>its</w:t>
        </w:r>
      </w:ins>
      <w:ins w:id="766" w:author="abahl02@student.ubc.ca" w:date="2023-07-19T14:46:00Z">
        <w:r>
          <w:t xml:space="preserve"> appropriate ID(s). </w:t>
        </w:r>
      </w:ins>
      <w:ins w:id="767" w:author="abahl02@student.ubc.ca" w:date="2023-07-19T14:42:00Z">
        <w:r w:rsidR="00197801">
          <w:t xml:space="preserve"> </w:t>
        </w:r>
      </w:ins>
      <w:del w:id="768" w:author="abahl02@student.ubc.ca" w:date="2023-07-19T12:10:00Z">
        <w:r w:rsidR="000B3D2C" w:rsidRPr="000B3D2C" w:rsidDel="006A263D">
          <w:delText>T</w:delText>
        </w:r>
      </w:del>
      <w:del w:id="769" w:author="abahl02@student.ubc.ca" w:date="2023-07-19T14:48:00Z">
        <w:r w:rsidR="000B3D2C" w:rsidRPr="000B3D2C" w:rsidDel="00090C08">
          <w:delText xml:space="preserve">he three conceptual models </w:delText>
        </w:r>
      </w:del>
      <w:del w:id="770" w:author="abahl02@student.ubc.ca" w:date="2023-07-19T12:11:00Z">
        <w:r w:rsidR="000B3D2C" w:rsidRPr="000B3D2C" w:rsidDel="006A263D">
          <w:delText>f</w:delText>
        </w:r>
      </w:del>
      <w:del w:id="771" w:author="abahl02@student.ubc.ca" w:date="2023-07-19T14:48:00Z">
        <w:r w:rsidR="000B3D2C" w:rsidRPr="000B3D2C" w:rsidDel="00090C08">
          <w:delText xml:space="preserve">ocus on processes </w:delText>
        </w:r>
      </w:del>
      <w:del w:id="772" w:author="abahl02@student.ubc.ca" w:date="2023-07-18T13:47:00Z">
        <w:r w:rsidR="000B3D2C" w:rsidRPr="000B3D2C" w:rsidDel="003806D4">
          <w:delText xml:space="preserve">that </w:delText>
        </w:r>
      </w:del>
      <w:del w:id="773" w:author="abahl02@student.ubc.ca" w:date="2023-07-19T14:48:00Z">
        <w:r w:rsidR="000B3D2C" w:rsidRPr="000B3D2C" w:rsidDel="00090C08">
          <w:delText>maintain physiological activity</w:delText>
        </w:r>
        <w:r w:rsidR="00511F55" w:rsidDel="00090C08">
          <w:delText>,</w:delText>
        </w:r>
        <w:r w:rsidR="000B3D2C" w:rsidRPr="000B3D2C" w:rsidDel="00090C08">
          <w:delText xml:space="preserve"> growth </w:delText>
        </w:r>
        <w:r w:rsidR="00511F55" w:rsidDel="00090C08">
          <w:delText xml:space="preserve">and reproduction </w:delText>
        </w:r>
        <w:r w:rsidR="000B3D2C" w:rsidRPr="000B3D2C" w:rsidDel="00090C08">
          <w:delText xml:space="preserve">of krill, </w:delText>
        </w:r>
      </w:del>
      <w:del w:id="774" w:author="abahl02@student.ubc.ca" w:date="2023-07-19T12:10:00Z">
        <w:r w:rsidR="000B3D2C" w:rsidRPr="000B3D2C" w:rsidDel="006A263D">
          <w:delText>but do not</w:delText>
        </w:r>
      </w:del>
      <w:del w:id="775" w:author="abahl02@student.ubc.ca" w:date="2023-07-19T14:48:00Z">
        <w:r w:rsidR="000B3D2C" w:rsidRPr="000B3D2C" w:rsidDel="00090C08">
          <w:delText xml:space="preserve"> explicitly consider mortality. </w:delText>
        </w:r>
      </w:del>
      <w:del w:id="776" w:author="abahl02@student.ubc.ca" w:date="2023-07-19T14:49:00Z">
        <w:r w:rsidR="000B3D2C" w:rsidRPr="000B3D2C" w:rsidDel="00090C08">
          <w:delText>Therefore, we created an additional table that considers stage-specific drivers of krill mortality.</w:delText>
        </w:r>
        <w:r w:rsidR="000B3D2C" w:rsidDel="00090C08">
          <w:delText xml:space="preserve"> </w:delText>
        </w:r>
        <w:r w:rsidR="00CE0059" w:rsidDel="00090C08">
          <w:delText>In total, t</w:delText>
        </w:r>
        <w:r w:rsidR="002D6017" w:rsidDel="00090C08">
          <w:delText xml:space="preserve">he three </w:delText>
        </w:r>
        <w:r w:rsidR="0023441F" w:rsidDel="00090C08">
          <w:delText xml:space="preserve">conceptual </w:delText>
        </w:r>
        <w:r w:rsidR="00131E58" w:rsidRPr="00131E58" w:rsidDel="00090C08">
          <w:delText>model</w:delText>
        </w:r>
        <w:r w:rsidR="002D6017" w:rsidDel="00090C08">
          <w:delText>s</w:delText>
        </w:r>
        <w:r w:rsidR="00131E58" w:rsidRPr="00131E58" w:rsidDel="00090C08">
          <w:delText xml:space="preserve"> </w:delText>
        </w:r>
        <w:r w:rsidR="0033748B" w:rsidDel="00090C08">
          <w:delText xml:space="preserve">and the mortality table </w:delText>
        </w:r>
        <w:r w:rsidR="00131E58" w:rsidRPr="00131E58" w:rsidDel="00090C08">
          <w:delText xml:space="preserve">consist </w:delText>
        </w:r>
        <w:r w:rsidR="00A76F95" w:rsidDel="00090C08">
          <w:delText xml:space="preserve">of 120 </w:delText>
        </w:r>
        <w:r w:rsidR="009A701B" w:rsidDel="00090C08">
          <w:delText>sub-units</w:delText>
        </w:r>
        <w:r w:rsidR="00D65F4F" w:rsidDel="00090C08">
          <w:delText>/parameters</w:delText>
        </w:r>
        <w:r w:rsidR="00131E58" w:rsidRPr="00131E58" w:rsidDel="00090C08">
          <w:delText xml:space="preserve">, some of which are related to environmental drivers (such as respiration rates and temperature or photoperiod). We then screened the </w:delText>
        </w:r>
        <w:r w:rsidR="00A82BA1" w:rsidDel="00090C08">
          <w:delText xml:space="preserve">&gt;2800 </w:delText>
        </w:r>
        <w:r w:rsidR="00131E58" w:rsidRPr="00131E58" w:rsidDel="00090C08">
          <w:delText xml:space="preserve">datapoints extracted from the systematic literature review and assigned the corresponding model </w:delText>
        </w:r>
        <w:r w:rsidR="009A701B" w:rsidDel="00090C08">
          <w:delText>sub-units</w:delText>
        </w:r>
        <w:r w:rsidR="00131E58" w:rsidRPr="00131E58" w:rsidDel="00090C08">
          <w:delText xml:space="preserve"> to the datapoints. </w:delText>
        </w:r>
      </w:del>
      <w:r w:rsidR="00131E58" w:rsidRPr="00131E58">
        <w:t xml:space="preserve">Some datapoints </w:t>
      </w:r>
      <w:ins w:id="777" w:author="abahl02@student.ubc.ca" w:date="2023-07-19T14:49:00Z">
        <w:r w:rsidR="00090C08">
          <w:t>entries</w:t>
        </w:r>
        <w:r w:rsidR="00090C08" w:rsidRPr="00131E58">
          <w:t xml:space="preserve"> </w:t>
        </w:r>
      </w:ins>
      <w:r w:rsidR="00131E58" w:rsidRPr="00131E58">
        <w:t xml:space="preserve">did not relate to any of the </w:t>
      </w:r>
      <w:ins w:id="778" w:author="abahl02@student.ubc.ca" w:date="2023-07-19T14:49:00Z">
        <w:r w:rsidR="00090C08">
          <w:t xml:space="preserve">IDs, such as </w:t>
        </w:r>
      </w:ins>
      <w:ins w:id="779" w:author="abahl02@student.ubc.ca" w:date="2023-07-19T14:50:00Z">
        <w:r w:rsidR="00090C08">
          <w:t xml:space="preserve">density or </w:t>
        </w:r>
        <w:proofErr w:type="spellStart"/>
        <w:r w:rsidR="00090C08">
          <w:t>abundance,</w:t>
        </w:r>
      </w:ins>
      <w:del w:id="780" w:author="abahl02@student.ubc.ca" w:date="2023-07-19T14:49:00Z">
        <w:r w:rsidR="009A701B" w:rsidDel="00090C08">
          <w:delText>sub-units</w:delText>
        </w:r>
        <w:r w:rsidR="00131E58" w:rsidRPr="00131E58" w:rsidDel="00090C08">
          <w:delText xml:space="preserve"> </w:delText>
        </w:r>
      </w:del>
      <w:r w:rsidR="00131E58" w:rsidRPr="00131E58">
        <w:t>and</w:t>
      </w:r>
      <w:proofErr w:type="spellEnd"/>
      <w:r w:rsidR="00131E58" w:rsidRPr="00131E58">
        <w:t xml:space="preserve"> were</w:t>
      </w:r>
      <w:ins w:id="781" w:author="abahl02@student.ubc.ca" w:date="2023-07-19T14:50:00Z">
        <w:r w:rsidR="00090C08">
          <w:t xml:space="preserve"> therefore</w:t>
        </w:r>
      </w:ins>
      <w:r w:rsidR="00131E58" w:rsidRPr="00131E58">
        <w:t xml:space="preserve"> left blank, while others could relate to more than one </w:t>
      </w:r>
      <w:del w:id="782" w:author="abahl02@student.ubc.ca" w:date="2023-07-19T14:50:00Z">
        <w:r w:rsidR="009A701B" w:rsidDel="00090C08">
          <w:delText>sub-unit</w:delText>
        </w:r>
      </w:del>
      <w:ins w:id="783" w:author="abahl02@student.ubc.ca" w:date="2023-07-19T14:50:00Z">
        <w:r w:rsidR="00090C08">
          <w:t>ID</w:t>
        </w:r>
      </w:ins>
      <w:r w:rsidR="00131E58" w:rsidRPr="00131E58">
        <w:t xml:space="preserve">. In addition, we </w:t>
      </w:r>
      <w:ins w:id="784" w:author="abahl02@student.ubc.ca" w:date="2023-07-19T14:51:00Z">
        <w:r w:rsidR="00090C08">
          <w:t xml:space="preserve">developed </w:t>
        </w:r>
      </w:ins>
      <w:ins w:id="785" w:author="abahl02@student.ubc.ca" w:date="2023-07-20T07:45:00Z">
        <w:r w:rsidR="008F7679">
          <w:t>five</w:t>
        </w:r>
      </w:ins>
      <w:ins w:id="786" w:author="abahl02@student.ubc.ca" w:date="2023-07-19T14:51:00Z">
        <w:r w:rsidR="00090C08">
          <w:t xml:space="preserve"> </w:t>
        </w:r>
      </w:ins>
      <w:ins w:id="787" w:author="abahl02@student.ubc.ca" w:date="2023-07-20T07:38:00Z">
        <w:r w:rsidR="00B578CD">
          <w:t xml:space="preserve">information </w:t>
        </w:r>
      </w:ins>
      <w:ins w:id="788" w:author="abahl02@student.ubc.ca" w:date="2023-07-19T14:51:00Z">
        <w:r w:rsidR="00090C08">
          <w:t>categories to</w:t>
        </w:r>
      </w:ins>
      <w:ins w:id="789" w:author="abahl02@student.ubc.ca" w:date="2023-07-20T07:38:00Z">
        <w:r w:rsidR="00B578CD">
          <w:t xml:space="preserve"> further</w:t>
        </w:r>
      </w:ins>
      <w:ins w:id="790" w:author="abahl02@student.ubc.ca" w:date="2023-07-19T14:51:00Z">
        <w:r w:rsidR="00090C08">
          <w:t xml:space="preserve"> </w:t>
        </w:r>
      </w:ins>
      <w:del w:id="791" w:author="abahl02@student.ubc.ca" w:date="2023-07-19T14:51:00Z">
        <w:r w:rsidR="00131E58" w:rsidRPr="00131E58" w:rsidDel="00090C08">
          <w:delText xml:space="preserve">assigned an information category to </w:delText>
        </w:r>
      </w:del>
      <w:r w:rsidR="00131E58" w:rsidRPr="00131E58">
        <w:t xml:space="preserve">characterize the </w:t>
      </w:r>
      <w:ins w:id="792" w:author="abahl02@student.ubc.ca" w:date="2023-07-20T10:23:00Z">
        <w:r w:rsidR="004564EF">
          <w:t>data point</w:t>
        </w:r>
      </w:ins>
      <w:ins w:id="793" w:author="abahl02@student.ubc.ca" w:date="2023-07-20T07:39:00Z">
        <w:r w:rsidR="00B578CD">
          <w:t xml:space="preserve"> </w:t>
        </w:r>
      </w:ins>
      <w:ins w:id="794" w:author="abahl02@student.ubc.ca" w:date="2023-07-20T07:45:00Z">
        <w:r w:rsidR="008F7679">
          <w:t>type.</w:t>
        </w:r>
      </w:ins>
      <w:ins w:id="795" w:author="abahl02@student.ubc.ca" w:date="2023-07-20T07:39:00Z">
        <w:r w:rsidR="00B578CD">
          <w:t>/</w:t>
        </w:r>
      </w:ins>
      <w:del w:id="796" w:author="abahl02@student.ubc.ca" w:date="2023-07-20T07:39:00Z">
        <w:r w:rsidR="00131E58" w:rsidRPr="00131E58" w:rsidDel="00B578CD">
          <w:delText xml:space="preserve">type of information </w:delText>
        </w:r>
      </w:del>
      <w:del w:id="797" w:author="abahl02@student.ubc.ca" w:date="2023-07-19T14:52:00Z">
        <w:r w:rsidR="00131E58" w:rsidRPr="00131E58" w:rsidDel="00090C08">
          <w:delText>provided by the</w:delText>
        </w:r>
      </w:del>
      <w:del w:id="798" w:author="abahl02@student.ubc.ca" w:date="2023-07-20T07:39:00Z">
        <w:r w:rsidR="00131E58" w:rsidRPr="00131E58" w:rsidDel="00B578CD">
          <w:delText xml:space="preserve"> datapoint</w:delText>
        </w:r>
        <w:r w:rsidR="003A400A" w:rsidDel="00B578CD">
          <w:delText xml:space="preserve"> for the respective model </w:delText>
        </w:r>
        <w:r w:rsidR="009A701B" w:rsidDel="00B578CD">
          <w:delText>sub-unit</w:delText>
        </w:r>
      </w:del>
      <w:r w:rsidR="00131E58" w:rsidRPr="00131E58">
        <w:t>. The</w:t>
      </w:r>
      <w:ins w:id="799" w:author="abahl02@student.ubc.ca" w:date="2023-07-20T07:45:00Z">
        <w:r w:rsidR="008F7679">
          <w:t>se</w:t>
        </w:r>
      </w:ins>
      <w:del w:id="800" w:author="abahl02@student.ubc.ca" w:date="2023-07-20T07:45:00Z">
        <w:r w:rsidR="00131E58" w:rsidRPr="00131E58" w:rsidDel="008F7679">
          <w:delText xml:space="preserve"> </w:delText>
        </w:r>
        <w:r w:rsidR="00662D1D" w:rsidDel="008F7679">
          <w:delText>assigned</w:delText>
        </w:r>
      </w:del>
      <w:r w:rsidR="00662D1D">
        <w:t xml:space="preserve"> </w:t>
      </w:r>
      <w:commentRangeStart w:id="801"/>
      <w:commentRangeStart w:id="802"/>
      <w:r w:rsidR="00131E58" w:rsidRPr="00131E58">
        <w:t>information categories were: "parameter", "</w:t>
      </w:r>
      <w:proofErr w:type="spellStart"/>
      <w:r w:rsidR="00131E58" w:rsidRPr="00131E58">
        <w:t>correlation",</w:t>
      </w:r>
      <w:del w:id="803" w:author="abahl02@student.ubc.ca" w:date="2023-07-20T07:45:00Z">
        <w:r w:rsidR="00131E58" w:rsidRPr="00131E58" w:rsidDel="008F7679">
          <w:delText xml:space="preserve"> and </w:delText>
        </w:r>
      </w:del>
      <w:r w:rsidR="00131E58" w:rsidRPr="00131E58">
        <w:t>"validation</w:t>
      </w:r>
      <w:proofErr w:type="spellEnd"/>
      <w:r w:rsidR="00131E58" w:rsidRPr="00131E58">
        <w:t>"</w:t>
      </w:r>
      <w:ins w:id="804" w:author="abahl02@student.ubc.ca" w:date="2023-07-20T07:45:00Z">
        <w:r w:rsidR="008F7679">
          <w:t>, “</w:t>
        </w:r>
      </w:ins>
      <w:ins w:id="805" w:author="abahl02@student.ubc.ca" w:date="2023-07-20T07:46:00Z">
        <w:r w:rsidR="008F7679">
          <w:t>parameter, validation”, and “not a</w:t>
        </w:r>
      </w:ins>
      <w:ins w:id="806" w:author="abahl02@student.ubc.ca" w:date="2023-07-20T07:52:00Z">
        <w:r w:rsidR="008F7679">
          <w:t>ssigned</w:t>
        </w:r>
      </w:ins>
      <w:ins w:id="807" w:author="abahl02@student.ubc.ca" w:date="2023-07-20T07:46:00Z">
        <w:r w:rsidR="008F7679">
          <w:t>”</w:t>
        </w:r>
      </w:ins>
      <w:r w:rsidR="00131E58" w:rsidRPr="00131E58">
        <w:t>. The category "parameter" means that the data point represents a value that could be used directly as a model parameter</w:t>
      </w:r>
      <w:ins w:id="808" w:author="abahl02@student.ubc.ca" w:date="2023-07-20T07:51:00Z">
        <w:r w:rsidR="008F7679">
          <w:t>;</w:t>
        </w:r>
      </w:ins>
      <w:del w:id="809" w:author="abahl02@student.ubc.ca" w:date="2023-07-20T07:51:00Z">
        <w:r w:rsidR="00131E58" w:rsidRPr="00131E58" w:rsidDel="008F7679">
          <w:delText>.</w:delText>
        </w:r>
      </w:del>
      <w:r w:rsidR="00131E58" w:rsidRPr="00131E58">
        <w:t xml:space="preserve"> "</w:t>
      </w:r>
      <w:ins w:id="810" w:author="abahl02@student.ubc.ca" w:date="2023-07-20T07:51:00Z">
        <w:r w:rsidR="008F7679">
          <w:t>c</w:t>
        </w:r>
      </w:ins>
      <w:del w:id="811" w:author="abahl02@student.ubc.ca" w:date="2023-07-20T07:51:00Z">
        <w:r w:rsidR="00131E58" w:rsidRPr="00131E58" w:rsidDel="008F7679">
          <w:delText>C</w:delText>
        </w:r>
      </w:del>
      <w:r w:rsidR="00131E58" w:rsidRPr="00131E58">
        <w:t>orrelation" refers to the result of a correlation test that suggests a relationship between two variables, but could not be used directly as a model parameter</w:t>
      </w:r>
      <w:ins w:id="812" w:author="abahl02@student.ubc.ca" w:date="2023-07-20T07:51:00Z">
        <w:r w:rsidR="008F7679">
          <w:t>;</w:t>
        </w:r>
      </w:ins>
      <w:del w:id="813" w:author="abahl02@student.ubc.ca" w:date="2023-07-20T07:51:00Z">
        <w:r w:rsidR="00131E58" w:rsidRPr="00131E58" w:rsidDel="008F7679">
          <w:delText>,</w:delText>
        </w:r>
      </w:del>
      <w:r w:rsidR="00131E58" w:rsidRPr="00131E58">
        <w:t xml:space="preserve"> </w:t>
      </w:r>
      <w:del w:id="814" w:author="abahl02@student.ubc.ca" w:date="2023-07-20T07:51:00Z">
        <w:r w:rsidR="00131E58" w:rsidRPr="00131E58" w:rsidDel="008F7679">
          <w:delText xml:space="preserve">and </w:delText>
        </w:r>
      </w:del>
      <w:r w:rsidR="00131E58" w:rsidRPr="00131E58">
        <w:t>"validation" refers to data</w:t>
      </w:r>
      <w:ins w:id="815" w:author="abahl02@student.ubc.ca" w:date="2023-07-20T10:23:00Z">
        <w:r w:rsidR="004564EF">
          <w:t xml:space="preserve"> </w:t>
        </w:r>
      </w:ins>
      <w:r w:rsidR="00131E58" w:rsidRPr="00131E58">
        <w:t xml:space="preserve">points that could not be used directly as model parameters, but </w:t>
      </w:r>
      <w:r w:rsidR="00E4778C">
        <w:t>might still be useful</w:t>
      </w:r>
      <w:r w:rsidR="00131E58" w:rsidRPr="00131E58">
        <w:t xml:space="preserve"> to validate model predictions (such as krill abundance data)</w:t>
      </w:r>
      <w:ins w:id="816" w:author="abahl02@student.ubc.ca" w:date="2023-07-20T07:51:00Z">
        <w:r w:rsidR="008F7679">
          <w:t xml:space="preserve">; and “parameter, validation” </w:t>
        </w:r>
      </w:ins>
      <w:ins w:id="817" w:author="abahl02@student.ubc.ca" w:date="2023-07-20T07:52:00Z">
        <w:r w:rsidR="008F7679">
          <w:rPr>
            <w:bCs/>
          </w:rPr>
          <w:t xml:space="preserve">refers to </w:t>
        </w:r>
      </w:ins>
      <w:ins w:id="818" w:author="abahl02@student.ubc.ca" w:date="2023-07-20T07:51:00Z">
        <w:r w:rsidR="008F7679" w:rsidRPr="008800BC">
          <w:rPr>
            <w:bCs/>
          </w:rPr>
          <w:t>information that could be used either as a model parameter or as validation data of a model sub</w:t>
        </w:r>
        <w:r w:rsidR="008F7679">
          <w:rPr>
            <w:bCs/>
          </w:rPr>
          <w:t>-</w:t>
        </w:r>
        <w:r w:rsidR="008F7679" w:rsidRPr="008800BC">
          <w:rPr>
            <w:bCs/>
          </w:rPr>
          <w:t>mechanism</w:t>
        </w:r>
      </w:ins>
      <w:del w:id="819" w:author="abahl02@student.ubc.ca" w:date="2023-07-20T07:51:00Z">
        <w:r w:rsidR="00131E58" w:rsidRPr="00131E58" w:rsidDel="008F7679">
          <w:delText>.</w:delText>
        </w:r>
      </w:del>
      <w:ins w:id="820" w:author="abahl02@student.ubc.ca" w:date="2023-07-20T07:51:00Z">
        <w:r w:rsidR="008F7679">
          <w:t xml:space="preserve"> </w:t>
        </w:r>
      </w:ins>
      <w:ins w:id="821" w:author="abahl02@student.ubc.ca" w:date="2023-07-20T07:52:00Z">
        <w:r w:rsidR="008F7679">
          <w:t xml:space="preserve">The fifth information category, “not </w:t>
        </w:r>
      </w:ins>
      <w:ins w:id="822" w:author="abahl02@student.ubc.ca" w:date="2023-07-20T07:53:00Z">
        <w:r w:rsidR="008F7679">
          <w:t>assigned</w:t>
        </w:r>
      </w:ins>
      <w:ins w:id="823" w:author="abahl02@student.ubc.ca" w:date="2023-07-20T07:52:00Z">
        <w:r w:rsidR="008F7679">
          <w:t>” refers to entries that</w:t>
        </w:r>
      </w:ins>
      <w:ins w:id="824" w:author="abahl02@student.ubc.ca" w:date="2023-07-20T07:53:00Z">
        <w:r w:rsidR="008F7679">
          <w:t xml:space="preserve"> were not applicable to any.</w:t>
        </w:r>
      </w:ins>
      <w:ins w:id="825" w:author="abahl02@student.ubc.ca" w:date="2023-07-20T07:52:00Z">
        <w:r w:rsidR="008F7679">
          <w:t xml:space="preserve"> </w:t>
        </w:r>
      </w:ins>
      <w:del w:id="826" w:author="abahl02@student.ubc.ca" w:date="2023-07-20T07:51:00Z">
        <w:r w:rsidR="00EF3E90" w:rsidRPr="00EF3E90" w:rsidDel="008F7679">
          <w:delText xml:space="preserve"> </w:delText>
        </w:r>
      </w:del>
      <w:r w:rsidR="001C3798">
        <w:t>T</w:t>
      </w:r>
      <w:r w:rsidR="00EF3E90" w:rsidRPr="00EF3E90">
        <w:t xml:space="preserve">he boundaries between </w:t>
      </w:r>
      <w:r w:rsidR="00435332">
        <w:t xml:space="preserve">these </w:t>
      </w:r>
      <w:r w:rsidR="00EF3E90" w:rsidRPr="00EF3E90">
        <w:t xml:space="preserve">information </w:t>
      </w:r>
      <w:r w:rsidR="001F153D">
        <w:t>scores</w:t>
      </w:r>
      <w:r w:rsidR="00EF3E90" w:rsidRPr="00EF3E90">
        <w:t xml:space="preserve"> can sometimes be blurred and context-dependent, and we elaborate on this in the discussion.</w:t>
      </w:r>
      <w:commentRangeEnd w:id="801"/>
      <w:r w:rsidR="0008113B">
        <w:rPr>
          <w:rStyle w:val="CommentReference"/>
        </w:rPr>
        <w:commentReference w:id="801"/>
      </w:r>
      <w:bookmarkStart w:id="827" w:name="_js8qtvw91kxl" w:colFirst="0" w:colLast="0"/>
      <w:bookmarkStart w:id="828" w:name="_n1wm1qgt864d" w:colFirst="0" w:colLast="0"/>
      <w:bookmarkEnd w:id="827"/>
      <w:bookmarkEnd w:id="828"/>
      <w:commentRangeEnd w:id="802"/>
      <w:r w:rsidR="00D74E10">
        <w:rPr>
          <w:rStyle w:val="CommentReference"/>
        </w:rPr>
        <w:commentReference w:id="802"/>
      </w:r>
    </w:p>
    <w:p w14:paraId="22DC6751" w14:textId="77777777" w:rsidR="00090C08" w:rsidRDefault="00090C08" w:rsidP="00D654BE">
      <w:pPr>
        <w:spacing w:line="360" w:lineRule="auto"/>
        <w:jc w:val="both"/>
        <w:rPr>
          <w:ins w:id="829" w:author="abahl02@student.ubc.ca" w:date="2023-07-19T14:52:00Z"/>
        </w:rPr>
      </w:pPr>
    </w:p>
    <w:p w14:paraId="00F9B4B8" w14:textId="52D5948B" w:rsidR="00EF7354" w:rsidRDefault="00402D35" w:rsidP="00D654BE">
      <w:pPr>
        <w:spacing w:line="360" w:lineRule="auto"/>
        <w:jc w:val="both"/>
      </w:pPr>
      <w:r w:rsidRPr="00402D35">
        <w:t xml:space="preserve">With this approach, we </w:t>
      </w:r>
      <w:r w:rsidR="003B717E">
        <w:t xml:space="preserve">outlined a </w:t>
      </w:r>
      <w:r w:rsidR="002953C1">
        <w:t>“</w:t>
      </w:r>
      <w:r w:rsidRPr="00402D35">
        <w:t>map</w:t>
      </w:r>
      <w:r w:rsidR="003B717E">
        <w:t xml:space="preserve"> of</w:t>
      </w:r>
      <w:r w:rsidRPr="00402D35">
        <w:t xml:space="preserve"> the</w:t>
      </w:r>
      <w:r w:rsidR="003B717E">
        <w:t xml:space="preserve"> data</w:t>
      </w:r>
      <w:r w:rsidRPr="00402D35">
        <w:t xml:space="preserve"> landscape</w:t>
      </w:r>
      <w:r w:rsidR="002953C1">
        <w:t>”</w:t>
      </w:r>
      <w:r w:rsidRPr="00402D35">
        <w:t xml:space="preserve"> available to inform krill model development. By </w:t>
      </w:r>
      <w:r w:rsidR="00251229">
        <w:t>characterizing</w:t>
      </w:r>
      <w:r w:rsidRPr="00402D35">
        <w:t xml:space="preserve"> the amount and type of information available for the three different models</w:t>
      </w:r>
      <w:r w:rsidR="008E4FD7">
        <w:t xml:space="preserve">, </w:t>
      </w:r>
      <w:proofErr w:type="gramStart"/>
      <w:r w:rsidR="008E4FD7">
        <w:t>mortality</w:t>
      </w:r>
      <w:proofErr w:type="gramEnd"/>
      <w:r w:rsidR="00E06F86">
        <w:t xml:space="preserve"> and</w:t>
      </w:r>
      <w:r w:rsidR="008E4FD7">
        <w:t xml:space="preserve"> </w:t>
      </w:r>
      <w:r w:rsidRPr="00402D35">
        <w:t xml:space="preserve">their </w:t>
      </w:r>
      <w:r w:rsidR="008E4FD7">
        <w:t xml:space="preserve">respective </w:t>
      </w:r>
      <w:r w:rsidR="009A701B">
        <w:t>sub-units</w:t>
      </w:r>
      <w:r w:rsidRPr="00402D35">
        <w:t xml:space="preserve">, we identified </w:t>
      </w:r>
      <w:r w:rsidR="00587E97">
        <w:t>existing</w:t>
      </w:r>
      <w:r w:rsidRPr="00402D35">
        <w:t xml:space="preserve"> data and information gaps that should be addressed by future research.</w:t>
      </w:r>
    </w:p>
    <w:p w14:paraId="0D5CD6CE" w14:textId="3172848D" w:rsidR="00220A94" w:rsidRDefault="00220A94" w:rsidP="00D654BE">
      <w:pPr>
        <w:spacing w:line="360" w:lineRule="auto"/>
        <w:jc w:val="both"/>
      </w:pPr>
    </w:p>
    <w:p w14:paraId="2C38F022" w14:textId="5C72FE6D" w:rsidR="00C46B4C" w:rsidRPr="00D654BE" w:rsidRDefault="00000000" w:rsidP="00D654BE">
      <w:pPr>
        <w:spacing w:line="360" w:lineRule="auto"/>
        <w:jc w:val="both"/>
        <w:rPr>
          <w:b/>
          <w:bCs/>
        </w:rPr>
      </w:pPr>
      <w:r w:rsidRPr="00D654BE">
        <w:rPr>
          <w:b/>
          <w:bCs/>
        </w:rPr>
        <w:lastRenderedPageBreak/>
        <w:t>3. Results</w:t>
      </w:r>
    </w:p>
    <w:p w14:paraId="3D7802BD" w14:textId="31C831E5" w:rsidR="00E920A3" w:rsidRDefault="00E920A3" w:rsidP="004606D1">
      <w:pPr>
        <w:spacing w:line="360" w:lineRule="auto"/>
        <w:jc w:val="both"/>
        <w:rPr>
          <w:b/>
          <w:bCs/>
        </w:rPr>
      </w:pPr>
      <w:r w:rsidRPr="00D654BE">
        <w:rPr>
          <w:b/>
          <w:bCs/>
        </w:rPr>
        <w:t xml:space="preserve">3.1. </w:t>
      </w:r>
      <w:del w:id="830" w:author="abahl02@student.ubc.ca" w:date="2023-07-16T11:12:00Z">
        <w:r w:rsidRPr="00D654BE" w:rsidDel="00383EBB">
          <w:rPr>
            <w:b/>
            <w:bCs/>
          </w:rPr>
          <w:delText xml:space="preserve">The dataset </w:delText>
        </w:r>
      </w:del>
      <w:del w:id="831" w:author="abahl02@student.ubc.ca" w:date="2023-07-16T10:36:00Z">
        <w:r w:rsidRPr="00D654BE" w:rsidDel="00027B00">
          <w:rPr>
            <w:b/>
            <w:bCs/>
          </w:rPr>
          <w:delText>ob</w:delText>
        </w:r>
      </w:del>
      <w:del w:id="832" w:author="abahl02@student.ubc.ca" w:date="2023-07-16T11:12:00Z">
        <w:r w:rsidRPr="00D654BE" w:rsidDel="00383EBB">
          <w:rPr>
            <w:b/>
            <w:bCs/>
          </w:rPr>
          <w:delText xml:space="preserve">tained from the </w:delText>
        </w:r>
      </w:del>
      <w:ins w:id="833" w:author="abahl02@student.ubc.ca" w:date="2023-07-16T11:12:00Z">
        <w:r w:rsidR="00383EBB">
          <w:rPr>
            <w:b/>
            <w:bCs/>
          </w:rPr>
          <w:t>S</w:t>
        </w:r>
      </w:ins>
      <w:del w:id="834" w:author="abahl02@student.ubc.ca" w:date="2023-07-16T11:12:00Z">
        <w:r w:rsidRPr="00D654BE" w:rsidDel="00383EBB">
          <w:rPr>
            <w:b/>
            <w:bCs/>
          </w:rPr>
          <w:delText>s</w:delText>
        </w:r>
      </w:del>
      <w:r w:rsidRPr="00D654BE">
        <w:rPr>
          <w:b/>
          <w:bCs/>
        </w:rPr>
        <w:t>ystematic literature review</w:t>
      </w:r>
      <w:ins w:id="835" w:author="abahl02@student.ubc.ca" w:date="2023-07-16T11:12:00Z">
        <w:r w:rsidR="00383EBB">
          <w:rPr>
            <w:b/>
            <w:bCs/>
          </w:rPr>
          <w:t xml:space="preserve"> dataset overview</w:t>
        </w:r>
      </w:ins>
    </w:p>
    <w:p w14:paraId="66DC0087" w14:textId="315A7F06" w:rsidR="00851218" w:rsidRPr="00E13406" w:rsidRDefault="00F53D71" w:rsidP="00851218">
      <w:pPr>
        <w:spacing w:line="360" w:lineRule="auto"/>
        <w:jc w:val="both"/>
        <w:rPr>
          <w:rPrChange w:id="836" w:author="abahl02@student.ubc.ca" w:date="2023-07-16T11:00:00Z">
            <w:rPr>
              <w:b/>
            </w:rPr>
          </w:rPrChange>
        </w:rPr>
      </w:pPr>
      <w:ins w:id="837" w:author="abahl02@student.ubc.ca" w:date="2023-07-20T08:05:00Z">
        <w:r>
          <w:t>The 2,883 unique entries generated from th</w:t>
        </w:r>
      </w:ins>
      <w:ins w:id="838" w:author="abahl02@student.ubc.ca" w:date="2023-07-20T08:06:00Z">
        <w:r>
          <w:t xml:space="preserve">e systematic review of 233 studies related to Antarctic krill recruitment </w:t>
        </w:r>
      </w:ins>
      <w:ins w:id="839" w:author="abahl02@student.ubc.ca" w:date="2023-07-20T08:07:00Z">
        <w:r>
          <w:t xml:space="preserve">provided a broad overview of </w:t>
        </w:r>
      </w:ins>
      <w:ins w:id="840" w:author="abahl02@student.ubc.ca" w:date="2023-07-20T08:08:00Z">
        <w:r>
          <w:t xml:space="preserve">the information available. </w:t>
        </w:r>
      </w:ins>
      <w:ins w:id="841" w:author="abahl02@student.ubc.ca" w:date="2023-07-20T10:24:00Z">
        <w:r w:rsidR="004564EF">
          <w:t>A</w:t>
        </w:r>
      </w:ins>
      <w:ins w:id="842" w:author="abahl02@student.ubc.ca" w:date="2023-07-16T10:39:00Z">
        <w:r w:rsidR="00027B00">
          <w:t xml:space="preserve"> recording of where </w:t>
        </w:r>
      </w:ins>
      <w:ins w:id="843" w:author="abahl02@student.ubc.ca" w:date="2023-07-16T10:40:00Z">
        <w:r w:rsidR="00027B00">
          <w:t>each</w:t>
        </w:r>
      </w:ins>
      <w:ins w:id="844" w:author="abahl02@student.ubc.ca" w:date="2023-07-16T10:39:00Z">
        <w:r w:rsidR="00027B00">
          <w:t xml:space="preserve"> study </w:t>
        </w:r>
      </w:ins>
      <w:ins w:id="845" w:author="abahl02@student.ubc.ca" w:date="2023-07-16T10:40:00Z">
        <w:r w:rsidR="00027B00">
          <w:t>had either collected data, or reused p</w:t>
        </w:r>
      </w:ins>
      <w:ins w:id="846" w:author="abahl02@student.ubc.ca" w:date="2023-07-16T10:41:00Z">
        <w:r w:rsidR="00027B00">
          <w:t xml:space="preserve">reviously collected data, demonstrated a spatial bias. Such that, </w:t>
        </w:r>
      </w:ins>
      <w:ins w:id="847" w:author="abahl02@student.ubc.ca" w:date="2023-07-16T10:43:00Z">
        <w:r w:rsidR="00027B00">
          <w:t>72%, o</w:t>
        </w:r>
      </w:ins>
      <w:ins w:id="848" w:author="abahl02@student.ubc.ca" w:date="2023-07-16T10:44:00Z">
        <w:r w:rsidR="00027B00">
          <w:t>r</w:t>
        </w:r>
      </w:ins>
      <w:ins w:id="849" w:author="abahl02@student.ubc.ca" w:date="2023-07-16T10:43:00Z">
        <w:r w:rsidR="00027B00">
          <w:t xml:space="preserve"> </w:t>
        </w:r>
      </w:ins>
      <w:ins w:id="850" w:author="abahl02@student.ubc.ca" w:date="2023-07-16T10:41:00Z">
        <w:r w:rsidR="00027B00">
          <w:t>167 of the 233</w:t>
        </w:r>
      </w:ins>
      <w:ins w:id="851" w:author="abahl02@student.ubc.ca" w:date="2023-07-16T10:43:00Z">
        <w:r w:rsidR="00027B00">
          <w:t xml:space="preserve"> studies, </w:t>
        </w:r>
      </w:ins>
      <w:del w:id="852" w:author="abahl02@student.ubc.ca" w:date="2023-07-16T10:43:00Z">
        <w:r w:rsidR="00851218" w:rsidDel="00027B00">
          <w:delText xml:space="preserve">The majority of the 233 studies </w:delText>
        </w:r>
      </w:del>
      <w:r w:rsidR="00851218">
        <w:t xml:space="preserve">came from the </w:t>
      </w:r>
      <w:del w:id="853" w:author="abahl02@student.ubc.ca" w:date="2023-07-16T10:45:00Z">
        <w:r w:rsidR="00851218" w:rsidDel="00F13716">
          <w:delText>Antarctic Peninsula</w:delText>
        </w:r>
      </w:del>
      <w:ins w:id="854" w:author="abahl02@student.ubc.ca" w:date="2023-07-16T10:45:00Z">
        <w:r w:rsidR="00F13716">
          <w:t>East P</w:t>
        </w:r>
      </w:ins>
      <w:ins w:id="855" w:author="abahl02@student.ubc.ca" w:date="2023-07-16T10:46:00Z">
        <w:r w:rsidR="00F13716">
          <w:t>acific</w:t>
        </w:r>
      </w:ins>
      <w:r w:rsidR="00851218">
        <w:t xml:space="preserve"> </w:t>
      </w:r>
      <w:ins w:id="856" w:author="abahl02@student.ubc.ca" w:date="2023-07-16T10:46:00Z">
        <w:r w:rsidR="00F13716">
          <w:t>and</w:t>
        </w:r>
      </w:ins>
      <w:del w:id="857" w:author="abahl02@student.ubc.ca" w:date="2023-07-16T10:46:00Z">
        <w:r w:rsidR="00851218" w:rsidDel="00F13716">
          <w:delText>or</w:delText>
        </w:r>
      </w:del>
      <w:r w:rsidR="00851218">
        <w:t xml:space="preserve"> Atlantic sector</w:t>
      </w:r>
      <w:ins w:id="858" w:author="abahl02@student.ubc.ca" w:date="2023-07-16T10:46:00Z">
        <w:r w:rsidR="00F13716">
          <w:t>s</w:t>
        </w:r>
      </w:ins>
      <w:r w:rsidR="00851218">
        <w:t xml:space="preserve"> of the Southern Ocean</w:t>
      </w:r>
      <w:ins w:id="859" w:author="abahl02@student.ubc.ca" w:date="2023-07-16T10:44:00Z">
        <w:r w:rsidR="00F13716">
          <w:t xml:space="preserve"> (Figure 2). </w:t>
        </w:r>
      </w:ins>
      <w:ins w:id="860" w:author="abahl02@student.ubc.ca" w:date="2023-07-16T10:46:00Z">
        <w:r w:rsidR="00F13716">
          <w:t xml:space="preserve">Of which, 87 studies were </w:t>
        </w:r>
      </w:ins>
      <w:ins w:id="861" w:author="abahl02@student.ubc.ca" w:date="2023-07-16T10:47:00Z">
        <w:r w:rsidR="00F13716">
          <w:t>focused on the Antarctic Peninsula</w:t>
        </w:r>
      </w:ins>
      <w:ins w:id="862" w:author="abahl02@student.ubc.ca" w:date="2023-07-16T10:48:00Z">
        <w:r w:rsidR="00F13716">
          <w:t>, thereby accounting for the</w:t>
        </w:r>
      </w:ins>
      <w:ins w:id="863" w:author="abahl02@student.ubc.ca" w:date="2023-07-16T10:50:00Z">
        <w:r w:rsidR="00F13716">
          <w:t xml:space="preserve"> top</w:t>
        </w:r>
      </w:ins>
      <w:ins w:id="864" w:author="abahl02@student.ubc.ca" w:date="2023-07-16T10:48:00Z">
        <w:r w:rsidR="00F13716">
          <w:t xml:space="preserve"> location that krill data</w:t>
        </w:r>
      </w:ins>
      <w:ins w:id="865" w:author="abahl02@student.ubc.ca" w:date="2023-07-16T11:06:00Z">
        <w:r w:rsidR="00BA459E">
          <w:t>, and thus our understanding,</w:t>
        </w:r>
      </w:ins>
      <w:ins w:id="866" w:author="abahl02@student.ubc.ca" w:date="2023-07-16T10:48:00Z">
        <w:r w:rsidR="00F13716">
          <w:t xml:space="preserve"> is derived.</w:t>
        </w:r>
      </w:ins>
      <w:r w:rsidR="00851218">
        <w:t xml:space="preserve"> </w:t>
      </w:r>
      <w:del w:id="867" w:author="abahl02@student.ubc.ca" w:date="2023-07-16T10:53:00Z">
        <w:r w:rsidR="00851218" w:rsidDel="00B61C3A">
          <w:delText>(167 out of 233 studies)</w:delText>
        </w:r>
      </w:del>
      <w:del w:id="868" w:author="abahl02@student.ubc.ca" w:date="2023-07-16T10:52:00Z">
        <w:r w:rsidR="00851218" w:rsidDel="00B61C3A">
          <w:delText>,</w:delText>
        </w:r>
      </w:del>
      <w:del w:id="869" w:author="abahl02@student.ubc.ca" w:date="2023-07-16T10:53:00Z">
        <w:r w:rsidR="00851218" w:rsidDel="00B61C3A">
          <w:delText xml:space="preserve"> </w:delText>
        </w:r>
      </w:del>
      <w:ins w:id="870" w:author="abahl02@student.ubc.ca" w:date="2023-07-16T10:53:00Z">
        <w:r w:rsidR="00B61C3A">
          <w:t xml:space="preserve">The </w:t>
        </w:r>
      </w:ins>
      <w:del w:id="871" w:author="abahl02@student.ubc.ca" w:date="2023-07-16T10:53:00Z">
        <w:r w:rsidR="00851218" w:rsidDel="00B61C3A">
          <w:delText xml:space="preserve">followed by the </w:delText>
        </w:r>
      </w:del>
      <w:r w:rsidR="00851218">
        <w:t>Central (16 studies) and Eastern Indian sectors (7 studies</w:t>
      </w:r>
      <w:del w:id="872" w:author="abahl02@student.ubc.ca" w:date="2023-07-16T10:53:00Z">
        <w:r w:rsidR="00851218" w:rsidDel="00B61C3A">
          <w:delText>, Figure 2</w:delText>
        </w:r>
      </w:del>
      <w:r w:rsidR="00851218">
        <w:t>)</w:t>
      </w:r>
      <w:ins w:id="873" w:author="abahl02@student.ubc.ca" w:date="2023-07-16T10:54:00Z">
        <w:r w:rsidR="00E13406">
          <w:t xml:space="preserve"> made up 9% of </w:t>
        </w:r>
      </w:ins>
      <w:ins w:id="874" w:author="abahl02@student.ubc.ca" w:date="2023-07-16T10:55:00Z">
        <w:r w:rsidR="00E13406">
          <w:t>the</w:t>
        </w:r>
      </w:ins>
      <w:ins w:id="875" w:author="abahl02@student.ubc.ca" w:date="2023-07-16T10:54:00Z">
        <w:r w:rsidR="00E13406">
          <w:t xml:space="preserve"> </w:t>
        </w:r>
      </w:ins>
      <w:ins w:id="876" w:author="abahl02@student.ubc.ca" w:date="2023-07-16T10:56:00Z">
        <w:r w:rsidR="00E13406">
          <w:t xml:space="preserve">total </w:t>
        </w:r>
      </w:ins>
      <w:ins w:id="877" w:author="abahl02@student.ubc.ca" w:date="2023-07-16T10:54:00Z">
        <w:r w:rsidR="00E13406">
          <w:t xml:space="preserve">studies, </w:t>
        </w:r>
      </w:ins>
      <w:ins w:id="878" w:author="abahl02@student.ubc.ca" w:date="2023-07-16T10:55:00Z">
        <w:r w:rsidR="00E13406">
          <w:t xml:space="preserve">and </w:t>
        </w:r>
      </w:ins>
      <w:ins w:id="879" w:author="abahl02@student.ubc.ca" w:date="2023-07-16T10:56:00Z">
        <w:r w:rsidR="00E13406">
          <w:t>the Western Pacific was accounted for by a</w:t>
        </w:r>
      </w:ins>
      <w:ins w:id="880" w:author="abahl02@student.ubc.ca" w:date="2023-07-16T10:55:00Z">
        <w:r w:rsidR="00E13406">
          <w:t xml:space="preserve"> single study</w:t>
        </w:r>
      </w:ins>
      <w:r w:rsidR="00851218">
        <w:t xml:space="preserve">. </w:t>
      </w:r>
      <w:ins w:id="881" w:author="abahl02@student.ubc.ca" w:date="2023-07-16T10:56:00Z">
        <w:r w:rsidR="00E13406">
          <w:t>Despite 10 of the 233 studies</w:t>
        </w:r>
      </w:ins>
      <w:ins w:id="882" w:author="abahl02@student.ubc.ca" w:date="2023-07-16T10:57:00Z">
        <w:r w:rsidR="00E13406">
          <w:t xml:space="preserve"> encompassing a circumpolar focus, the results of the literature review </w:t>
        </w:r>
      </w:ins>
      <w:ins w:id="883" w:author="abahl02@student.ubc.ca" w:date="2023-07-16T10:58:00Z">
        <w:r w:rsidR="00E13406">
          <w:t xml:space="preserve">illustrate the defining geographic </w:t>
        </w:r>
      </w:ins>
      <w:ins w:id="884" w:author="abahl02@student.ubc.ca" w:date="2023-07-16T10:59:00Z">
        <w:r w:rsidR="00E13406">
          <w:t>boundaries that make up our current knowledge of Antarctic krill. A temporal bias also emerged from the</w:t>
        </w:r>
      </w:ins>
      <w:ins w:id="885" w:author="abahl02@student.ubc.ca" w:date="2023-07-16T11:00:00Z">
        <w:r w:rsidR="00E13406">
          <w:t xml:space="preserve"> review. </w:t>
        </w:r>
      </w:ins>
      <w:del w:id="886" w:author="abahl02@student.ubc.ca" w:date="2023-07-16T11:00:00Z">
        <w:r w:rsidR="00851218" w:rsidDel="00E13406">
          <w:delText xml:space="preserve">In addition, </w:delText>
        </w:r>
      </w:del>
      <w:ins w:id="887" w:author="abahl02@student.ubc.ca" w:date="2023-07-16T11:00:00Z">
        <w:r w:rsidR="00E13406">
          <w:t>M</w:t>
        </w:r>
      </w:ins>
      <w:del w:id="888" w:author="abahl02@student.ubc.ca" w:date="2023-07-16T11:00:00Z">
        <w:r w:rsidR="00851218" w:rsidDel="00E13406">
          <w:delText>m</w:delText>
        </w:r>
      </w:del>
      <w:r w:rsidR="00851218">
        <w:t>ost of the studies</w:t>
      </w:r>
      <w:ins w:id="889" w:author="abahl02@student.ubc.ca" w:date="2023-07-16T11:02:00Z">
        <w:r w:rsidR="00E13406">
          <w:t xml:space="preserve"> (110)</w:t>
        </w:r>
      </w:ins>
      <w:r w:rsidR="00851218">
        <w:t xml:space="preserve"> presented data from </w:t>
      </w:r>
      <w:ins w:id="890" w:author="abahl02@student.ubc.ca" w:date="2023-07-16T11:02:00Z">
        <w:r w:rsidR="00E13406">
          <w:t xml:space="preserve">the </w:t>
        </w:r>
      </w:ins>
      <w:r w:rsidR="00851218">
        <w:t>summer</w:t>
      </w:r>
      <w:ins w:id="891" w:author="abahl02@student.ubc.ca" w:date="2023-07-16T11:02:00Z">
        <w:r w:rsidR="00E13406">
          <w:t xml:space="preserve"> season</w:t>
        </w:r>
      </w:ins>
      <w:r w:rsidR="00851218">
        <w:t xml:space="preserve"> (</w:t>
      </w:r>
      <w:del w:id="892" w:author="abahl02@student.ubc.ca" w:date="2023-07-16T11:02:00Z">
        <w:r w:rsidR="00851218" w:rsidDel="00E13406">
          <w:delText>110 studies</w:delText>
        </w:r>
      </w:del>
      <w:r w:rsidR="00851218">
        <w:t>)</w:t>
      </w:r>
      <w:ins w:id="893" w:author="abahl02@student.ubc.ca" w:date="2023-07-20T07:33:00Z">
        <w:r w:rsidR="00B578CD">
          <w:t>,</w:t>
        </w:r>
      </w:ins>
      <w:r w:rsidR="00851218">
        <w:t xml:space="preserve"> followed by fall (60 studies), winter (51 studies)</w:t>
      </w:r>
      <w:ins w:id="894" w:author="abahl02@student.ubc.ca" w:date="2023-07-20T07:33:00Z">
        <w:r w:rsidR="00B578CD">
          <w:t>,</w:t>
        </w:r>
      </w:ins>
      <w:r w:rsidR="00851218">
        <w:t xml:space="preserve"> and spring (33 studies).</w:t>
      </w:r>
      <w:ins w:id="895" w:author="abahl02@student.ubc.ca" w:date="2023-07-16T11:01:00Z">
        <w:r w:rsidR="00E13406">
          <w:t xml:space="preserve"> </w:t>
        </w:r>
      </w:ins>
    </w:p>
    <w:p w14:paraId="210D19E8" w14:textId="09045F2A" w:rsidR="00851218" w:rsidRDefault="00851218" w:rsidP="00851218">
      <w:pPr>
        <w:spacing w:line="360" w:lineRule="auto"/>
        <w:jc w:val="both"/>
        <w:rPr>
          <w:b/>
        </w:rPr>
      </w:pPr>
    </w:p>
    <w:p w14:paraId="0EA78B1D" w14:textId="6BCEFB0F" w:rsidR="00851218" w:rsidRDefault="00851218" w:rsidP="00D654BE">
      <w:pPr>
        <w:spacing w:line="360" w:lineRule="auto"/>
        <w:jc w:val="both"/>
        <w:rPr>
          <w:u w:val="single"/>
        </w:rPr>
      </w:pPr>
      <w:commentRangeStart w:id="896"/>
      <w:commentRangeEnd w:id="896"/>
      <w:r>
        <w:rPr>
          <w:rStyle w:val="CommentReference"/>
        </w:rPr>
        <w:commentReference w:id="896"/>
      </w:r>
      <w:commentRangeStart w:id="897"/>
      <w:commentRangeEnd w:id="897"/>
      <w:r>
        <w:rPr>
          <w:rStyle w:val="CommentReference"/>
        </w:rPr>
        <w:commentReference w:id="897"/>
      </w:r>
      <w:r w:rsidR="002C2AFC">
        <w:rPr>
          <w:noProof/>
          <w:u w:val="single"/>
        </w:rPr>
        <w:drawing>
          <wp:inline distT="0" distB="0" distL="0" distR="0" wp14:anchorId="7E824C1B" wp14:editId="32586AD3">
            <wp:extent cx="5733415" cy="2980055"/>
            <wp:effectExtent l="0" t="0" r="0" b="4445"/>
            <wp:docPr id="44645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604" name="Picture 446456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3415" cy="2980055"/>
                    </a:xfrm>
                    <a:prstGeom prst="rect">
                      <a:avLst/>
                    </a:prstGeom>
                  </pic:spPr>
                </pic:pic>
              </a:graphicData>
            </a:graphic>
          </wp:inline>
        </w:drawing>
      </w:r>
    </w:p>
    <w:p w14:paraId="4C9082FE" w14:textId="0481A465" w:rsidR="00851218" w:rsidRPr="00D654BE" w:rsidRDefault="00851218" w:rsidP="00D654BE">
      <w:pPr>
        <w:spacing w:line="240" w:lineRule="auto"/>
        <w:jc w:val="both"/>
        <w:rPr>
          <w:bCs/>
          <w:i/>
          <w:iCs/>
          <w:sz w:val="20"/>
          <w:szCs w:val="20"/>
        </w:rPr>
      </w:pPr>
      <w:r w:rsidRPr="00D654BE">
        <w:rPr>
          <w:b/>
          <w:sz w:val="20"/>
          <w:szCs w:val="20"/>
        </w:rPr>
        <w:t xml:space="preserve">Figure </w:t>
      </w:r>
      <w:r w:rsidR="00ED60CB" w:rsidRPr="00D654BE">
        <w:rPr>
          <w:b/>
          <w:sz w:val="20"/>
          <w:szCs w:val="20"/>
        </w:rPr>
        <w:t>2</w:t>
      </w:r>
      <w:r w:rsidRPr="00D654BE">
        <w:rPr>
          <w:bCs/>
          <w:i/>
          <w:iCs/>
          <w:sz w:val="20"/>
          <w:szCs w:val="20"/>
        </w:rPr>
        <w:t xml:space="preserve"> Left panel: Spatial distribution by ocean sector of the 233 studies that were assessed in the systematic literature review. </w:t>
      </w:r>
      <w:ins w:id="898" w:author="abahl02@student.ubc.ca" w:date="2023-07-20T10:25:00Z">
        <w:r w:rsidR="004564EF">
          <w:rPr>
            <w:bCs/>
            <w:i/>
            <w:iCs/>
            <w:sz w:val="20"/>
            <w:szCs w:val="20"/>
          </w:rPr>
          <w:t>White shading indicates sectors with the highest number of studies and g</w:t>
        </w:r>
      </w:ins>
      <w:ins w:id="899" w:author="abahl02@student.ubc.ca" w:date="2023-07-20T09:18:00Z">
        <w:r w:rsidR="00473892">
          <w:rPr>
            <w:bCs/>
            <w:i/>
            <w:iCs/>
            <w:sz w:val="20"/>
            <w:szCs w:val="20"/>
          </w:rPr>
          <w:t xml:space="preserve">rey shading indicates sectors with </w:t>
        </w:r>
      </w:ins>
      <w:ins w:id="900" w:author="abahl02@student.ubc.ca" w:date="2023-07-20T10:25:00Z">
        <w:r w:rsidR="004564EF">
          <w:rPr>
            <w:bCs/>
            <w:i/>
            <w:iCs/>
            <w:sz w:val="20"/>
            <w:szCs w:val="20"/>
          </w:rPr>
          <w:t xml:space="preserve">a </w:t>
        </w:r>
      </w:ins>
      <w:ins w:id="901" w:author="abahl02@student.ubc.ca" w:date="2023-07-20T09:18:00Z">
        <w:r w:rsidR="00473892">
          <w:rPr>
            <w:bCs/>
            <w:i/>
            <w:iCs/>
            <w:sz w:val="20"/>
            <w:szCs w:val="20"/>
          </w:rPr>
          <w:t>l</w:t>
        </w:r>
      </w:ins>
      <w:ins w:id="902" w:author="abahl02@student.ubc.ca" w:date="2023-07-20T10:25:00Z">
        <w:r w:rsidR="004564EF">
          <w:rPr>
            <w:bCs/>
            <w:i/>
            <w:iCs/>
            <w:sz w:val="20"/>
            <w:szCs w:val="20"/>
          </w:rPr>
          <w:t>ower</w:t>
        </w:r>
      </w:ins>
      <w:ins w:id="903" w:author="abahl02@student.ubc.ca" w:date="2023-07-20T09:18:00Z">
        <w:r w:rsidR="00473892">
          <w:rPr>
            <w:bCs/>
            <w:i/>
            <w:iCs/>
            <w:sz w:val="20"/>
            <w:szCs w:val="20"/>
          </w:rPr>
          <w:t xml:space="preserve"> number of studies. </w:t>
        </w:r>
      </w:ins>
      <w:r w:rsidRPr="00D654BE">
        <w:rPr>
          <w:bCs/>
          <w:i/>
          <w:iCs/>
          <w:sz w:val="20"/>
          <w:szCs w:val="20"/>
        </w:rPr>
        <w:t>Right panel: Seasonal distribution of the 233 studies.</w:t>
      </w:r>
      <w:ins w:id="904" w:author="abahl02@student.ubc.ca" w:date="2023-07-18T12:39:00Z">
        <w:r w:rsidR="00575551">
          <w:rPr>
            <w:bCs/>
            <w:i/>
            <w:iCs/>
            <w:sz w:val="20"/>
            <w:szCs w:val="20"/>
          </w:rPr>
          <w:t xml:space="preserve"> </w:t>
        </w:r>
      </w:ins>
      <w:ins w:id="905" w:author="abahl02@student.ubc.ca" w:date="2023-07-18T12:40:00Z">
        <w:r w:rsidR="00575551">
          <w:rPr>
            <w:bCs/>
            <w:i/>
            <w:iCs/>
            <w:sz w:val="20"/>
            <w:szCs w:val="20"/>
          </w:rPr>
          <w:t>The spring season was defined as the months between August and October, summer as the months between November and January, fall as</w:t>
        </w:r>
      </w:ins>
      <w:ins w:id="906" w:author="abahl02@student.ubc.ca" w:date="2023-07-18T12:41:00Z">
        <w:r w:rsidR="00575551">
          <w:rPr>
            <w:bCs/>
            <w:i/>
            <w:iCs/>
            <w:sz w:val="20"/>
            <w:szCs w:val="20"/>
          </w:rPr>
          <w:t xml:space="preserve"> the months between February and March, and winter was defined as the months between May and July</w:t>
        </w:r>
      </w:ins>
      <w:ins w:id="907" w:author="abahl02@student.ubc.ca" w:date="2023-07-18T14:05:00Z">
        <w:r w:rsidR="00600114">
          <w:rPr>
            <w:bCs/>
            <w:i/>
            <w:iCs/>
            <w:sz w:val="20"/>
            <w:szCs w:val="20"/>
          </w:rPr>
          <w:t>.</w:t>
        </w:r>
      </w:ins>
    </w:p>
    <w:p w14:paraId="11EEB83D" w14:textId="77777777" w:rsidR="00851218" w:rsidRPr="00D654BE" w:rsidRDefault="00851218" w:rsidP="00D654BE">
      <w:pPr>
        <w:spacing w:line="360" w:lineRule="auto"/>
        <w:jc w:val="both"/>
        <w:rPr>
          <w:b/>
          <w:bCs/>
        </w:rPr>
      </w:pPr>
    </w:p>
    <w:p w14:paraId="3CC78F21" w14:textId="435FDA0A" w:rsidR="00404B58" w:rsidRDefault="00F370CE" w:rsidP="00D654BE">
      <w:pPr>
        <w:spacing w:line="360" w:lineRule="auto"/>
        <w:jc w:val="both"/>
        <w:rPr>
          <w:ins w:id="908" w:author="abahl02@student.ubc.ca" w:date="2023-07-16T11:05:00Z"/>
          <w:bCs/>
        </w:rPr>
      </w:pPr>
      <w:del w:id="909" w:author="abahl02@student.ubc.ca" w:date="2023-07-19T11:38:00Z">
        <w:r w:rsidDel="00100600">
          <w:delText>Each of the 233 papers w</w:delText>
        </w:r>
      </w:del>
      <w:del w:id="910" w:author="abahl02@student.ubc.ca" w:date="2023-07-18T12:44:00Z">
        <w:r w:rsidDel="00B010F4">
          <w:delText>as</w:delText>
        </w:r>
      </w:del>
      <w:del w:id="911" w:author="abahl02@student.ubc.ca" w:date="2023-07-19T11:38:00Z">
        <w:r w:rsidDel="00100600">
          <w:delText xml:space="preserve"> reviewed for datapoints relevant for describing/quantifying the applicable conceptual models and a</w:delText>
        </w:r>
        <w:r w:rsidR="000D46E4" w:rsidDel="00100600">
          <w:delText xml:space="preserve"> total of </w:delText>
        </w:r>
        <w:r w:rsidR="00E920A3" w:rsidDel="00100600">
          <w:delText>2883 datapoints were extracted from the</w:delText>
        </w:r>
        <w:r w:rsidDel="00100600">
          <w:delText>se</w:delText>
        </w:r>
        <w:r w:rsidR="00E920A3" w:rsidDel="00100600">
          <w:delText xml:space="preserve"> </w:delText>
        </w:r>
        <w:r w:rsidR="00767F02" w:rsidDel="00100600">
          <w:lastRenderedPageBreak/>
          <w:delText>studies</w:delText>
        </w:r>
        <w:r w:rsidR="00F5235D" w:rsidDel="00100600">
          <w:delText>.</w:delText>
        </w:r>
        <w:r w:rsidR="00087AA2" w:rsidDel="00100600">
          <w:delText xml:space="preserve"> </w:delText>
        </w:r>
        <w:r w:rsidR="000F20E3" w:rsidDel="00100600">
          <w:delText xml:space="preserve">Since some of </w:delText>
        </w:r>
        <w:r w:rsidR="007B5436" w:rsidDel="00100600">
          <w:delText>the datapoints</w:delText>
        </w:r>
        <w:r w:rsidR="000F20E3" w:rsidDel="00100600">
          <w:delText xml:space="preserve"> were assigned to multiple sub-units of the conceptual models and mortality, the total number of sub-unit assignments was 3515. </w:delText>
        </w:r>
      </w:del>
      <w:r w:rsidR="00192528" w:rsidRPr="004606D1">
        <w:rPr>
          <w:bCs/>
        </w:rPr>
        <w:t xml:space="preserve">About 48% of the </w:t>
      </w:r>
      <w:r w:rsidR="00192528">
        <w:rPr>
          <w:bCs/>
        </w:rPr>
        <w:t>almost 3</w:t>
      </w:r>
      <w:ins w:id="912" w:author="abahl02@student.ubc.ca" w:date="2023-07-19T16:09:00Z">
        <w:r w:rsidR="003519ED">
          <w:rPr>
            <w:bCs/>
          </w:rPr>
          <w:t>,</w:t>
        </w:r>
      </w:ins>
      <w:r w:rsidR="00192528">
        <w:rPr>
          <w:bCs/>
        </w:rPr>
        <w:t>5</w:t>
      </w:r>
      <w:r w:rsidR="00192528" w:rsidRPr="004606D1">
        <w:rPr>
          <w:bCs/>
        </w:rPr>
        <w:t xml:space="preserve">00 </w:t>
      </w:r>
      <w:r w:rsidR="00192528">
        <w:rPr>
          <w:bCs/>
        </w:rPr>
        <w:t>assignments</w:t>
      </w:r>
      <w:r w:rsidR="00192528" w:rsidRPr="004606D1">
        <w:rPr>
          <w:bCs/>
        </w:rPr>
        <w:t xml:space="preserve"> were not related to any of the conceptual models</w:t>
      </w:r>
      <w:r w:rsidR="00192528">
        <w:rPr>
          <w:bCs/>
        </w:rPr>
        <w:t xml:space="preserve"> (Figure </w:t>
      </w:r>
      <w:r w:rsidR="00ED60CB">
        <w:rPr>
          <w:bCs/>
        </w:rPr>
        <w:t>3</w:t>
      </w:r>
      <w:r w:rsidR="00192528">
        <w:rPr>
          <w:bCs/>
        </w:rPr>
        <w:t>)</w:t>
      </w:r>
      <w:r w:rsidR="00192528" w:rsidRPr="004606D1">
        <w:rPr>
          <w:bCs/>
        </w:rPr>
        <w:t>. Of these 1</w:t>
      </w:r>
      <w:ins w:id="913" w:author="abahl02@student.ubc.ca" w:date="2023-07-20T07:34:00Z">
        <w:r w:rsidR="00B578CD">
          <w:rPr>
            <w:bCs/>
          </w:rPr>
          <w:t>,</w:t>
        </w:r>
      </w:ins>
      <w:r w:rsidR="00192528" w:rsidRPr="004606D1">
        <w:rPr>
          <w:bCs/>
        </w:rPr>
        <w:t>669 data points, about two-thirds were classified as</w:t>
      </w:r>
      <w:ins w:id="914" w:author="abahl02@student.ubc.ca" w:date="2023-07-20T07:34:00Z">
        <w:r w:rsidR="00B578CD">
          <w:rPr>
            <w:bCs/>
          </w:rPr>
          <w:t xml:space="preserve"> being relevant for</w:t>
        </w:r>
      </w:ins>
      <w:r w:rsidR="00192528" w:rsidRPr="004606D1">
        <w:rPr>
          <w:bCs/>
        </w:rPr>
        <w:t xml:space="preserve"> "validation" </w:t>
      </w:r>
      <w:del w:id="915" w:author="abahl02@student.ubc.ca" w:date="2023-07-20T07:34:00Z">
        <w:r w:rsidR="00192528" w:rsidRPr="004606D1" w:rsidDel="00B578CD">
          <w:rPr>
            <w:bCs/>
          </w:rPr>
          <w:delText>data</w:delText>
        </w:r>
      </w:del>
      <w:ins w:id="916" w:author="abahl02@student.ubc.ca" w:date="2023-07-20T07:34:00Z">
        <w:r w:rsidR="00B578CD">
          <w:rPr>
            <w:bCs/>
          </w:rPr>
          <w:t>=</w:t>
        </w:r>
      </w:ins>
      <w:r w:rsidR="00192528" w:rsidRPr="004606D1">
        <w:rPr>
          <w:bCs/>
        </w:rPr>
        <w:t xml:space="preserve">, meaning </w:t>
      </w:r>
      <w:del w:id="917" w:author="abahl02@student.ubc.ca" w:date="2023-07-20T07:34:00Z">
        <w:r w:rsidR="00192528" w:rsidRPr="004606D1" w:rsidDel="00B578CD">
          <w:rPr>
            <w:bCs/>
          </w:rPr>
          <w:delText>that they</w:delText>
        </w:r>
      </w:del>
      <w:ins w:id="918" w:author="abahl02@student.ubc.ca" w:date="2023-07-20T07:34:00Z">
        <w:r w:rsidR="00B578CD">
          <w:rPr>
            <w:bCs/>
          </w:rPr>
          <w:t xml:space="preserve">the </w:t>
        </w:r>
      </w:ins>
      <w:ins w:id="919" w:author="abahl02@student.ubc.ca" w:date="2023-07-20T10:25:00Z">
        <w:r w:rsidR="004564EF">
          <w:rPr>
            <w:bCs/>
          </w:rPr>
          <w:t xml:space="preserve">data </w:t>
        </w:r>
        <w:proofErr w:type="spellStart"/>
        <w:r w:rsidR="004564EF">
          <w:rPr>
            <w:bCs/>
          </w:rPr>
          <w:t>point</w:t>
        </w:r>
      </w:ins>
      <w:del w:id="920" w:author="abahl02@student.ubc.ca" w:date="2023-07-20T10:25:00Z">
        <w:r w:rsidR="00192528" w:rsidRPr="004606D1" w:rsidDel="004564EF">
          <w:rPr>
            <w:bCs/>
          </w:rPr>
          <w:delText xml:space="preserve"> </w:delText>
        </w:r>
      </w:del>
      <w:r w:rsidR="00192528" w:rsidRPr="004606D1">
        <w:rPr>
          <w:bCs/>
        </w:rPr>
        <w:t>may</w:t>
      </w:r>
      <w:proofErr w:type="spellEnd"/>
      <w:r w:rsidR="00192528" w:rsidRPr="004606D1">
        <w:rPr>
          <w:bCs/>
        </w:rPr>
        <w:t xml:space="preserve"> </w:t>
      </w:r>
      <w:del w:id="921" w:author="abahl02@student.ubc.ca" w:date="2023-07-20T07:35:00Z">
        <w:r w:rsidR="00192528" w:rsidRPr="004606D1" w:rsidDel="00B578CD">
          <w:rPr>
            <w:bCs/>
          </w:rPr>
          <w:delText xml:space="preserve">still </w:delText>
        </w:r>
      </w:del>
      <w:r w:rsidR="00192528" w:rsidRPr="004606D1">
        <w:rPr>
          <w:bCs/>
        </w:rPr>
        <w:t xml:space="preserve">be useful for validating model predictions, but </w:t>
      </w:r>
      <w:del w:id="922" w:author="abahl02@student.ubc.ca" w:date="2023-07-20T07:35:00Z">
        <w:r w:rsidR="00192528" w:rsidRPr="004606D1" w:rsidDel="00B578CD">
          <w:rPr>
            <w:bCs/>
          </w:rPr>
          <w:delText>do</w:delText>
        </w:r>
      </w:del>
      <w:ins w:id="923" w:author="abahl02@student.ubc.ca" w:date="2023-07-20T07:35:00Z">
        <w:r w:rsidR="00B578CD">
          <w:rPr>
            <w:bCs/>
          </w:rPr>
          <w:t>does</w:t>
        </w:r>
      </w:ins>
      <w:r w:rsidR="00192528" w:rsidRPr="004606D1">
        <w:rPr>
          <w:bCs/>
        </w:rPr>
        <w:t xml:space="preserve"> not directly contribute to </w:t>
      </w:r>
      <w:ins w:id="924" w:author="abahl02@student.ubc.ca" w:date="2023-07-19T16:10:00Z">
        <w:r w:rsidR="003519ED">
          <w:rPr>
            <w:bCs/>
          </w:rPr>
          <w:t>model</w:t>
        </w:r>
      </w:ins>
      <w:del w:id="925" w:author="abahl02@student.ubc.ca" w:date="2023-07-19T16:10:00Z">
        <w:r w:rsidR="00192528" w:rsidRPr="004606D1" w:rsidDel="003519ED">
          <w:rPr>
            <w:bCs/>
          </w:rPr>
          <w:delText>their</w:delText>
        </w:r>
      </w:del>
      <w:r w:rsidR="00192528" w:rsidRPr="004606D1">
        <w:rPr>
          <w:bCs/>
        </w:rPr>
        <w:t xml:space="preserve"> development. </w:t>
      </w:r>
      <w:proofErr w:type="gramStart"/>
      <w:r w:rsidR="005136D6">
        <w:rPr>
          <w:bCs/>
        </w:rPr>
        <w:t>The majority of</w:t>
      </w:r>
      <w:proofErr w:type="gramEnd"/>
      <w:r w:rsidR="005136D6">
        <w:rPr>
          <w:bCs/>
        </w:rPr>
        <w:t xml:space="preserve"> these</w:t>
      </w:r>
      <w:r w:rsidR="00192528" w:rsidRPr="004606D1">
        <w:rPr>
          <w:bCs/>
        </w:rPr>
        <w:t xml:space="preserve"> data were </w:t>
      </w:r>
      <w:r w:rsidR="005136D6">
        <w:rPr>
          <w:bCs/>
        </w:rPr>
        <w:t xml:space="preserve">krill abundance </w:t>
      </w:r>
      <w:r w:rsidR="00192528" w:rsidRPr="004606D1">
        <w:rPr>
          <w:bCs/>
        </w:rPr>
        <w:t>data</w:t>
      </w:r>
      <w:r w:rsidR="005136D6">
        <w:rPr>
          <w:bCs/>
        </w:rPr>
        <w:t xml:space="preserve"> from different habitats or regions</w:t>
      </w:r>
      <w:r w:rsidR="00192528" w:rsidRPr="004606D1">
        <w:rPr>
          <w:bCs/>
        </w:rPr>
        <w:t>.</w:t>
      </w:r>
      <w:r w:rsidR="00192528">
        <w:rPr>
          <w:bCs/>
        </w:rPr>
        <w:t xml:space="preserve"> </w:t>
      </w:r>
    </w:p>
    <w:p w14:paraId="4CDE340B" w14:textId="77777777" w:rsidR="00404B58" w:rsidRDefault="00404B58" w:rsidP="00D654BE">
      <w:pPr>
        <w:spacing w:line="360" w:lineRule="auto"/>
        <w:jc w:val="both"/>
        <w:rPr>
          <w:ins w:id="926" w:author="abahl02@student.ubc.ca" w:date="2023-07-16T11:05:00Z"/>
          <w:bCs/>
        </w:rPr>
      </w:pPr>
    </w:p>
    <w:p w14:paraId="4E05C9E1" w14:textId="12882DC0" w:rsidR="0075749E" w:rsidRDefault="00192528" w:rsidP="00D654BE">
      <w:pPr>
        <w:spacing w:line="360" w:lineRule="auto"/>
        <w:jc w:val="both"/>
      </w:pPr>
      <w:r w:rsidRPr="008800BC">
        <w:rPr>
          <w:bCs/>
        </w:rPr>
        <w:t xml:space="preserve">Of the conceptual models and mortality information, most </w:t>
      </w:r>
      <w:r w:rsidR="00BA50A4">
        <w:rPr>
          <w:bCs/>
        </w:rPr>
        <w:t>assignments</w:t>
      </w:r>
      <w:r w:rsidRPr="008800BC">
        <w:rPr>
          <w:bCs/>
        </w:rPr>
        <w:t xml:space="preserve"> were </w:t>
      </w:r>
      <w:r w:rsidR="001910D7">
        <w:rPr>
          <w:bCs/>
        </w:rPr>
        <w:t>made</w:t>
      </w:r>
      <w:r w:rsidRPr="008800BC">
        <w:rPr>
          <w:bCs/>
        </w:rPr>
        <w:t xml:space="preserve"> to</w:t>
      </w:r>
      <w:ins w:id="927" w:author="abahl02@student.ubc.ca" w:date="2023-07-20T07:36:00Z">
        <w:r w:rsidR="00B578CD">
          <w:rPr>
            <w:bCs/>
          </w:rPr>
          <w:t xml:space="preserve"> the</w:t>
        </w:r>
      </w:ins>
      <w:r w:rsidRPr="008800BC">
        <w:rPr>
          <w:bCs/>
        </w:rPr>
        <w:t xml:space="preserve"> "spawning"</w:t>
      </w:r>
      <w:ins w:id="928" w:author="abahl02@student.ubc.ca" w:date="2023-07-20T07:36:00Z">
        <w:r w:rsidR="00B578CD">
          <w:rPr>
            <w:bCs/>
          </w:rPr>
          <w:t xml:space="preserve"> mechanism</w:t>
        </w:r>
      </w:ins>
      <w:r w:rsidRPr="008800BC">
        <w:rPr>
          <w:bCs/>
        </w:rPr>
        <w:t xml:space="preserve">, followed by "egg and larval development", "overwintering", and "mortality" (Figure 3). </w:t>
      </w:r>
      <w:del w:id="929" w:author="abahl02@student.ubc.ca" w:date="2023-07-20T07:43:00Z">
        <w:r w:rsidRPr="008800BC" w:rsidDel="008F7679">
          <w:rPr>
            <w:bCs/>
          </w:rPr>
          <w:delText>In each of these</w:delText>
        </w:r>
      </w:del>
      <w:ins w:id="930" w:author="abahl02@student.ubc.ca" w:date="2023-07-20T07:43:00Z">
        <w:r w:rsidR="008F7679">
          <w:rPr>
            <w:bCs/>
          </w:rPr>
          <w:t>Across the information categories</w:t>
        </w:r>
      </w:ins>
      <w:r w:rsidRPr="008800BC">
        <w:rPr>
          <w:bCs/>
        </w:rPr>
        <w:t xml:space="preserve"> </w:t>
      </w:r>
      <w:r w:rsidR="00E20DCB">
        <w:rPr>
          <w:bCs/>
        </w:rPr>
        <w:t>groups</w:t>
      </w:r>
      <w:r w:rsidRPr="008800BC">
        <w:rPr>
          <w:bCs/>
        </w:rPr>
        <w:t>, the majority of data points were classified as "parameter, validation</w:t>
      </w:r>
      <w:ins w:id="931" w:author="abahl02@student.ubc.ca" w:date="2023-07-20T07:53:00Z">
        <w:r w:rsidR="008F7679">
          <w:rPr>
            <w:bCs/>
          </w:rPr>
          <w:t>”</w:t>
        </w:r>
      </w:ins>
      <w:del w:id="932" w:author="abahl02@student.ubc.ca" w:date="2023-07-20T07:53:00Z">
        <w:r w:rsidRPr="008800BC" w:rsidDel="008F7679">
          <w:rPr>
            <w:bCs/>
          </w:rPr>
          <w:delText>", meaning that they typically provided information that could be used either as a model parameter or as</w:delText>
        </w:r>
      </w:del>
      <w:r w:rsidRPr="008800BC">
        <w:rPr>
          <w:bCs/>
        </w:rPr>
        <w:t xml:space="preserve"> </w:t>
      </w:r>
      <w:del w:id="933" w:author="abahl02@student.ubc.ca" w:date="2023-07-20T07:53:00Z">
        <w:r w:rsidRPr="008800BC" w:rsidDel="008F7679">
          <w:rPr>
            <w:bCs/>
          </w:rPr>
          <w:delText xml:space="preserve">validation data of a model submechanism, depending on the model structure. </w:delText>
        </w:r>
      </w:del>
      <w:r w:rsidRPr="008800BC">
        <w:rPr>
          <w:bCs/>
        </w:rPr>
        <w:t>Such data points typically provided information</w:t>
      </w:r>
      <w:r w:rsidR="00546B77">
        <w:rPr>
          <w:bCs/>
        </w:rPr>
        <w:t xml:space="preserve"> </w:t>
      </w:r>
      <w:r w:rsidR="00472101">
        <w:rPr>
          <w:bCs/>
        </w:rPr>
        <w:t>such as</w:t>
      </w:r>
      <w:r w:rsidRPr="008800BC">
        <w:rPr>
          <w:bCs/>
        </w:rPr>
        <w:t xml:space="preserve"> observations of growth rates that were </w:t>
      </w:r>
      <w:r w:rsidR="00472101">
        <w:rPr>
          <w:bCs/>
        </w:rPr>
        <w:t>reported</w:t>
      </w:r>
      <w:r w:rsidRPr="008800BC">
        <w:rPr>
          <w:bCs/>
        </w:rPr>
        <w:t xml:space="preserve"> in </w:t>
      </w:r>
      <w:r w:rsidR="00472101">
        <w:rPr>
          <w:bCs/>
        </w:rPr>
        <w:t xml:space="preserve">no functional relationship </w:t>
      </w:r>
      <w:r w:rsidRPr="008800BC">
        <w:rPr>
          <w:bCs/>
        </w:rPr>
        <w:t>to other factors such as food availability or</w:t>
      </w:r>
      <w:r w:rsidR="00BD1DC4">
        <w:rPr>
          <w:bCs/>
        </w:rPr>
        <w:t xml:space="preserve"> </w:t>
      </w:r>
      <w:r w:rsidRPr="008800BC">
        <w:rPr>
          <w:bCs/>
        </w:rPr>
        <w:t>temperature</w:t>
      </w:r>
      <w:r w:rsidR="00472101">
        <w:rPr>
          <w:bCs/>
        </w:rPr>
        <w:t xml:space="preserve">. </w:t>
      </w:r>
      <w:r>
        <w:rPr>
          <w:bCs/>
        </w:rPr>
        <w:t xml:space="preserve">In </w:t>
      </w:r>
      <w:del w:id="934" w:author="abahl02@student.ubc.ca" w:date="2023-07-19T16:12:00Z">
        <w:r w:rsidDel="003519ED">
          <w:rPr>
            <w:bCs/>
          </w:rPr>
          <w:delText>addition</w:delText>
        </w:r>
      </w:del>
      <w:ins w:id="935" w:author="abahl02@student.ubc.ca" w:date="2023-07-19T16:12:00Z">
        <w:r w:rsidR="003519ED">
          <w:rPr>
            <w:bCs/>
          </w:rPr>
          <w:t>theory</w:t>
        </w:r>
      </w:ins>
      <w:r>
        <w:rPr>
          <w:bCs/>
        </w:rPr>
        <w:t>, g</w:t>
      </w:r>
      <w:r w:rsidRPr="008800BC">
        <w:rPr>
          <w:bCs/>
        </w:rPr>
        <w:t xml:space="preserve">rowth rates can be related </w:t>
      </w:r>
      <w:r w:rsidR="00546B77">
        <w:rPr>
          <w:noProof/>
        </w:rPr>
        <mc:AlternateContent>
          <mc:Choice Requires="wps">
            <w:drawing>
              <wp:anchor distT="0" distB="0" distL="114300" distR="114300" simplePos="0" relativeHeight="251660288" behindDoc="0" locked="0" layoutInCell="1" allowOverlap="1" wp14:anchorId="6F583974" wp14:editId="5D800416">
                <wp:simplePos x="0" y="0"/>
                <wp:positionH relativeFrom="column">
                  <wp:posOffset>0</wp:posOffset>
                </wp:positionH>
                <wp:positionV relativeFrom="paragraph">
                  <wp:posOffset>3432175</wp:posOffset>
                </wp:positionV>
                <wp:extent cx="5781040" cy="635"/>
                <wp:effectExtent l="0" t="0" r="0" b="0"/>
                <wp:wrapTopAndBottom/>
                <wp:docPr id="1693393109" name="Text Box 1"/>
                <wp:cNvGraphicFramePr/>
                <a:graphic xmlns:a="http://schemas.openxmlformats.org/drawingml/2006/main">
                  <a:graphicData uri="http://schemas.microsoft.com/office/word/2010/wordprocessingShape">
                    <wps:wsp>
                      <wps:cNvSpPr txBox="1"/>
                      <wps:spPr>
                        <a:xfrm>
                          <a:off x="0" y="0"/>
                          <a:ext cx="5781040" cy="635"/>
                        </a:xfrm>
                        <a:prstGeom prst="rect">
                          <a:avLst/>
                        </a:prstGeom>
                        <a:solidFill>
                          <a:prstClr val="white"/>
                        </a:solidFill>
                        <a:ln>
                          <a:noFill/>
                        </a:ln>
                      </wps:spPr>
                      <wps:txbx>
                        <w:txbxContent>
                          <w:p w14:paraId="71F8535A" w14:textId="77777777" w:rsidR="00192528" w:rsidRPr="00D654BE" w:rsidRDefault="00192528" w:rsidP="00192528">
                            <w:pPr>
                              <w:pStyle w:val="Caption"/>
                              <w:rPr>
                                <w:bCs/>
                                <w:sz w:val="20"/>
                                <w:szCs w:val="20"/>
                              </w:rPr>
                            </w:pPr>
                            <w:r w:rsidRPr="00D654BE">
                              <w:rPr>
                                <w:b/>
                                <w:bCs/>
                                <w:i w:val="0"/>
                                <w:iCs w:val="0"/>
                                <w:sz w:val="20"/>
                                <w:szCs w:val="20"/>
                              </w:rPr>
                              <w:t>Figure 3</w:t>
                            </w:r>
                            <w:r w:rsidRPr="00D654BE">
                              <w:rPr>
                                <w:sz w:val="20"/>
                                <w:szCs w:val="20"/>
                              </w:rPr>
                              <w:t xml:space="preserve"> Number of datapoints that were assigned to each of the three conceptual models or to mortality.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F583974" id="_x0000_t202" coordsize="21600,21600" o:spt="202" path="m,l,21600r21600,l21600,xe">
                <v:stroke joinstyle="miter"/>
                <v:path gradientshapeok="t" o:connecttype="rect"/>
              </v:shapetype>
              <v:shape id="Text Box 1" o:spid="_x0000_s1026" type="#_x0000_t202" style="position:absolute;left:0;text-align:left;margin-left:0;margin-top:270.25pt;width:455.2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" stroked="f">
                <v:textbox style="mso-fit-shape-to-text:t" inset="0,0,0,0">
                  <w:txbxContent>
                    <w:p w14:paraId="71F8535A" w14:textId="77777777" w:rsidR="00192528" w:rsidRPr="00D654BE" w:rsidRDefault="00192528" w:rsidP="00192528">
                      <w:pPr>
                        <w:pStyle w:val="Caption"/>
                        <w:rPr>
                          <w:bCs/>
                          <w:sz w:val="20"/>
                          <w:szCs w:val="20"/>
                        </w:rPr>
                      </w:pPr>
                      <w:r w:rsidRPr="00D654BE">
                        <w:rPr>
                          <w:b/>
                          <w:bCs/>
                          <w:i w:val="0"/>
                          <w:iCs w:val="0"/>
                          <w:sz w:val="20"/>
                          <w:szCs w:val="20"/>
                        </w:rPr>
                        <w:t>Figure 3</w:t>
                      </w:r>
                      <w:r w:rsidRPr="00D654BE">
                        <w:rPr>
                          <w:sz w:val="20"/>
                          <w:szCs w:val="20"/>
                        </w:rPr>
                        <w:t xml:space="preserve"> Number of datapoints that were assigned to each of the three conceptual models or to mortality. </w:t>
                      </w:r>
                    </w:p>
                  </w:txbxContent>
                </v:textbox>
                <w10:wrap type="topAndBottom"/>
              </v:shape>
            </w:pict>
          </mc:Fallback>
        </mc:AlternateContent>
      </w:r>
      <w:r w:rsidRPr="008800BC">
        <w:rPr>
          <w:bCs/>
        </w:rPr>
        <w:t xml:space="preserve">not </w:t>
      </w:r>
      <w:r w:rsidR="0075749E">
        <w:rPr>
          <w:noProof/>
          <w:sz w:val="20"/>
          <w:szCs w:val="20"/>
        </w:rPr>
        <w:drawing>
          <wp:anchor distT="180340" distB="180340" distL="114300" distR="114300" simplePos="0" relativeHeight="251659264" behindDoc="0" locked="0" layoutInCell="1" allowOverlap="1" wp14:anchorId="0B20B2B4" wp14:editId="60125E65">
            <wp:simplePos x="0" y="0"/>
            <wp:positionH relativeFrom="margin">
              <wp:align>center</wp:align>
            </wp:positionH>
            <wp:positionV relativeFrom="paragraph">
              <wp:posOffset>1312545</wp:posOffset>
            </wp:positionV>
            <wp:extent cx="4211955" cy="2105660"/>
            <wp:effectExtent l="0" t="0" r="4445" b="2540"/>
            <wp:wrapTopAndBottom/>
            <wp:docPr id="79903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33045"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11955" cy="2105660"/>
                    </a:xfrm>
                    <a:prstGeom prst="rect">
                      <a:avLst/>
                    </a:prstGeom>
                  </pic:spPr>
                </pic:pic>
              </a:graphicData>
            </a:graphic>
            <wp14:sizeRelH relativeFrom="page">
              <wp14:pctWidth>0</wp14:pctWidth>
            </wp14:sizeRelH>
            <wp14:sizeRelV relativeFrom="page">
              <wp14:pctHeight>0</wp14:pctHeight>
            </wp14:sizeRelV>
          </wp:anchor>
        </w:drawing>
      </w:r>
      <w:r w:rsidRPr="008800BC">
        <w:rPr>
          <w:bCs/>
        </w:rPr>
        <w:t xml:space="preserve">only to environmental conditions, but </w:t>
      </w:r>
      <w:del w:id="936" w:author="abahl02@student.ubc.ca" w:date="2023-07-19T16:12:00Z">
        <w:r w:rsidR="00472101" w:rsidDel="003519ED">
          <w:rPr>
            <w:bCs/>
          </w:rPr>
          <w:delText>are the</w:delText>
        </w:r>
      </w:del>
      <w:ins w:id="937" w:author="abahl02@student.ubc.ca" w:date="2023-07-19T16:12:00Z">
        <w:r w:rsidR="003519ED">
          <w:rPr>
            <w:bCs/>
          </w:rPr>
          <w:t>to the</w:t>
        </w:r>
      </w:ins>
      <w:r w:rsidR="00472101">
        <w:rPr>
          <w:bCs/>
        </w:rPr>
        <w:t xml:space="preserve"> net outcome of</w:t>
      </w:r>
      <w:r w:rsidRPr="008800BC">
        <w:rPr>
          <w:bCs/>
        </w:rPr>
        <w:t xml:space="preserve"> </w:t>
      </w:r>
      <w:del w:id="938" w:author="abahl02@student.ubc.ca" w:date="2023-07-19T16:12:00Z">
        <w:r w:rsidRPr="008800BC" w:rsidDel="003519ED">
          <w:rPr>
            <w:bCs/>
          </w:rPr>
          <w:delText xml:space="preserve">the </w:delText>
        </w:r>
      </w:del>
      <w:ins w:id="939" w:author="abahl02@student.ubc.ca" w:date="2023-07-19T16:12:00Z">
        <w:r w:rsidR="003519ED">
          <w:rPr>
            <w:bCs/>
          </w:rPr>
          <w:t>an individual’s</w:t>
        </w:r>
        <w:r w:rsidR="003519ED" w:rsidRPr="008800BC">
          <w:rPr>
            <w:bCs/>
          </w:rPr>
          <w:t xml:space="preserve"> </w:t>
        </w:r>
      </w:ins>
      <w:r w:rsidRPr="008800BC">
        <w:rPr>
          <w:bCs/>
        </w:rPr>
        <w:t xml:space="preserve">energy budget, </w:t>
      </w:r>
      <w:ins w:id="940" w:author="abahl02@student.ubc.ca" w:date="2023-07-19T16:12:00Z">
        <w:r w:rsidR="003519ED">
          <w:rPr>
            <w:bCs/>
          </w:rPr>
          <w:t>however</w:t>
        </w:r>
      </w:ins>
      <w:del w:id="941" w:author="abahl02@student.ubc.ca" w:date="2023-07-19T16:12:00Z">
        <w:r w:rsidRPr="008800BC" w:rsidDel="003519ED">
          <w:rPr>
            <w:bCs/>
          </w:rPr>
          <w:delText>and</w:delText>
        </w:r>
      </w:del>
      <w:r w:rsidRPr="008800BC">
        <w:rPr>
          <w:bCs/>
        </w:rPr>
        <w:t xml:space="preserve"> </w:t>
      </w:r>
      <w:ins w:id="942" w:author="abahl02@student.ubc.ca" w:date="2023-07-19T16:13:00Z">
        <w:r w:rsidR="003519ED">
          <w:rPr>
            <w:bCs/>
          </w:rPr>
          <w:t xml:space="preserve">this </w:t>
        </w:r>
      </w:ins>
      <w:r w:rsidR="00472101">
        <w:rPr>
          <w:bCs/>
        </w:rPr>
        <w:t xml:space="preserve">information </w:t>
      </w:r>
      <w:del w:id="943" w:author="abahl02@student.ubc.ca" w:date="2023-07-19T16:13:00Z">
        <w:r w:rsidR="00472101" w:rsidDel="003519ED">
          <w:rPr>
            <w:bCs/>
          </w:rPr>
          <w:delText xml:space="preserve">at </w:delText>
        </w:r>
        <w:r w:rsidRPr="008800BC" w:rsidDel="003519ED">
          <w:rPr>
            <w:bCs/>
          </w:rPr>
          <w:delText xml:space="preserve">this level of </w:delText>
        </w:r>
        <w:r w:rsidR="00472101" w:rsidDel="003519ED">
          <w:rPr>
            <w:bCs/>
          </w:rPr>
          <w:delText>detail (energy budgets)</w:delText>
        </w:r>
        <w:r w:rsidRPr="008800BC" w:rsidDel="003519ED">
          <w:rPr>
            <w:bCs/>
          </w:rPr>
          <w:delText xml:space="preserve"> </w:delText>
        </w:r>
      </w:del>
      <w:r w:rsidRPr="008800BC">
        <w:rPr>
          <w:bCs/>
        </w:rPr>
        <w:t>was rarely found</w:t>
      </w:r>
      <w:ins w:id="944" w:author="abahl02@student.ubc.ca" w:date="2023-07-19T16:13:00Z">
        <w:r w:rsidR="003519ED">
          <w:rPr>
            <w:bCs/>
          </w:rPr>
          <w:t xml:space="preserve"> </w:t>
        </w:r>
      </w:ins>
      <w:ins w:id="945" w:author="abahl02@student.ubc.ca" w:date="2023-07-20T07:54:00Z">
        <w:r w:rsidR="00EE5DEF">
          <w:rPr>
            <w:bCs/>
          </w:rPr>
          <w:t>among</w:t>
        </w:r>
      </w:ins>
      <w:ins w:id="946" w:author="abahl02@student.ubc.ca" w:date="2023-07-19T16:13:00Z">
        <w:r w:rsidR="003519ED">
          <w:rPr>
            <w:bCs/>
          </w:rPr>
          <w:t xml:space="preserve"> the studies reviewed</w:t>
        </w:r>
      </w:ins>
      <w:r w:rsidRPr="008800BC">
        <w:rPr>
          <w:bCs/>
        </w:rPr>
        <w:t>.</w:t>
      </w:r>
      <w:r>
        <w:rPr>
          <w:bCs/>
        </w:rPr>
        <w:t xml:space="preserve"> </w:t>
      </w:r>
      <w:r w:rsidR="004C3902">
        <w:rPr>
          <w:bCs/>
        </w:rPr>
        <w:t>In summary</w:t>
      </w:r>
      <w:r w:rsidRPr="00BC648C">
        <w:rPr>
          <w:bCs/>
        </w:rPr>
        <w:t xml:space="preserve">, less than half of the data points were directly related to the </w:t>
      </w:r>
      <w:r w:rsidR="00C230C8">
        <w:rPr>
          <w:bCs/>
        </w:rPr>
        <w:t xml:space="preserve">sub-units of the three conceptual </w:t>
      </w:r>
      <w:r w:rsidRPr="00BC648C">
        <w:rPr>
          <w:bCs/>
        </w:rPr>
        <w:t>models and mortality</w:t>
      </w:r>
      <w:ins w:id="947" w:author="abahl02@student.ubc.ca" w:date="2023-07-20T07:54:00Z">
        <w:r w:rsidR="00EE5DEF">
          <w:rPr>
            <w:bCs/>
          </w:rPr>
          <w:t>. Thu</w:t>
        </w:r>
      </w:ins>
      <w:ins w:id="948" w:author="abahl02@student.ubc.ca" w:date="2023-07-20T07:55:00Z">
        <w:r w:rsidR="00EE5DEF">
          <w:rPr>
            <w:bCs/>
          </w:rPr>
          <w:t>s,</w:t>
        </w:r>
      </w:ins>
      <w:del w:id="949" w:author="abahl02@student.ubc.ca" w:date="2023-07-20T07:54:00Z">
        <w:r w:rsidRPr="00BC648C" w:rsidDel="00EE5DEF">
          <w:rPr>
            <w:bCs/>
          </w:rPr>
          <w:delText>,</w:delText>
        </w:r>
      </w:del>
      <w:r w:rsidRPr="00BC648C">
        <w:rPr>
          <w:bCs/>
        </w:rPr>
        <w:t xml:space="preserve"> </w:t>
      </w:r>
      <w:del w:id="950" w:author="abahl02@student.ubc.ca" w:date="2023-07-19T16:14:00Z">
        <w:r w:rsidRPr="00BC648C" w:rsidDel="003519ED">
          <w:rPr>
            <w:bCs/>
          </w:rPr>
          <w:delText xml:space="preserve">and </w:delText>
        </w:r>
      </w:del>
      <w:proofErr w:type="gramStart"/>
      <w:ins w:id="951" w:author="abahl02@student.ubc.ca" w:date="2023-07-19T16:14:00Z">
        <w:r w:rsidR="003519ED">
          <w:rPr>
            <w:bCs/>
          </w:rPr>
          <w:t>the majority</w:t>
        </w:r>
      </w:ins>
      <w:ins w:id="952" w:author="abahl02@student.ubc.ca" w:date="2023-07-20T07:55:00Z">
        <w:r w:rsidR="00EE5DEF">
          <w:rPr>
            <w:bCs/>
          </w:rPr>
          <w:t xml:space="preserve"> of</w:t>
        </w:r>
        <w:proofErr w:type="gramEnd"/>
        <w:r w:rsidR="00EE5DEF">
          <w:rPr>
            <w:bCs/>
          </w:rPr>
          <w:t xml:space="preserve"> information included in the literature</w:t>
        </w:r>
      </w:ins>
      <w:ins w:id="953" w:author="abahl02@student.ubc.ca" w:date="2023-07-19T16:14:00Z">
        <w:r w:rsidR="003519ED">
          <w:rPr>
            <w:bCs/>
          </w:rPr>
          <w:t xml:space="preserve"> </w:t>
        </w:r>
      </w:ins>
      <w:ins w:id="954" w:author="abahl02@student.ubc.ca" w:date="2023-07-20T07:55:00Z">
        <w:r w:rsidR="00EE5DEF">
          <w:rPr>
            <w:bCs/>
          </w:rPr>
          <w:t>comprised</w:t>
        </w:r>
      </w:ins>
      <w:ins w:id="955" w:author="abahl02@student.ubc.ca" w:date="2023-07-19T16:14:00Z">
        <w:r w:rsidR="003519ED" w:rsidRPr="00BC648C">
          <w:rPr>
            <w:bCs/>
          </w:rPr>
          <w:t xml:space="preserve"> </w:t>
        </w:r>
      </w:ins>
      <w:del w:id="956" w:author="abahl02@student.ubc.ca" w:date="2023-07-19T16:15:00Z">
        <w:r w:rsidRPr="00BC648C" w:rsidDel="003519ED">
          <w:rPr>
            <w:bCs/>
          </w:rPr>
          <w:delText>most of those that were provided</w:delText>
        </w:r>
      </w:del>
      <w:ins w:id="957" w:author="abahl02@student.ubc.ca" w:date="2023-07-19T16:15:00Z">
        <w:r w:rsidR="003519ED">
          <w:rPr>
            <w:bCs/>
          </w:rPr>
          <w:t>a level of</w:t>
        </w:r>
      </w:ins>
      <w:r w:rsidRPr="00BC648C">
        <w:rPr>
          <w:bCs/>
        </w:rPr>
        <w:t xml:space="preserve"> information that was not specific enough to act as stand-alone model parameter</w:t>
      </w:r>
      <w:ins w:id="958" w:author="abahl02@student.ubc.ca" w:date="2023-07-20T07:55:00Z">
        <w:r w:rsidR="00EE5DEF">
          <w:rPr>
            <w:bCs/>
          </w:rPr>
          <w:t>s</w:t>
        </w:r>
      </w:ins>
      <w:del w:id="959" w:author="abahl02@student.ubc.ca" w:date="2023-07-19T16:15:00Z">
        <w:r w:rsidR="00A53330" w:rsidDel="003519ED">
          <w:rPr>
            <w:bCs/>
          </w:rPr>
          <w:delText>s</w:delText>
        </w:r>
      </w:del>
      <w:r w:rsidR="004E01F2">
        <w:rPr>
          <w:bCs/>
        </w:rPr>
        <w:t>.</w:t>
      </w:r>
    </w:p>
    <w:p w14:paraId="14925085" w14:textId="77777777" w:rsidR="0020691C" w:rsidRDefault="0020691C" w:rsidP="004606D1">
      <w:pPr>
        <w:spacing w:line="360" w:lineRule="auto"/>
        <w:jc w:val="both"/>
      </w:pPr>
    </w:p>
    <w:p w14:paraId="49CC5F76" w14:textId="35B5676C" w:rsidR="00C46B4C" w:rsidRDefault="0020691C" w:rsidP="00D654BE">
      <w:pPr>
        <w:spacing w:line="360" w:lineRule="auto"/>
        <w:jc w:val="both"/>
        <w:rPr>
          <w:b/>
          <w:highlight w:val="yellow"/>
        </w:rPr>
      </w:pPr>
      <w:r>
        <w:rPr>
          <w:b/>
        </w:rPr>
        <w:t xml:space="preserve">3.2 </w:t>
      </w:r>
      <w:proofErr w:type="spellStart"/>
      <w:r>
        <w:rPr>
          <w:b/>
        </w:rPr>
        <w:t>Analyzing</w:t>
      </w:r>
      <w:proofErr w:type="spellEnd"/>
      <w:r>
        <w:rPr>
          <w:b/>
        </w:rPr>
        <w:t xml:space="preserve"> the data points assigned to each </w:t>
      </w:r>
      <w:del w:id="960" w:author="abahl02@student.ubc.ca" w:date="2023-07-16T11:12:00Z">
        <w:r w:rsidDel="00383EBB">
          <w:rPr>
            <w:b/>
          </w:rPr>
          <w:delText xml:space="preserve">of the </w:delText>
        </w:r>
      </w:del>
      <w:r>
        <w:rPr>
          <w:b/>
        </w:rPr>
        <w:t>conceptual model</w:t>
      </w:r>
      <w:del w:id="961" w:author="abahl02@student.ubc.ca" w:date="2023-07-16T11:12:00Z">
        <w:r w:rsidDel="00383EBB">
          <w:rPr>
            <w:b/>
          </w:rPr>
          <w:delText>s</w:delText>
        </w:r>
      </w:del>
    </w:p>
    <w:p w14:paraId="4077045D" w14:textId="2E71D75F" w:rsidR="00C46B4C" w:rsidRDefault="00000000" w:rsidP="00D654BE">
      <w:pPr>
        <w:spacing w:line="360" w:lineRule="auto"/>
        <w:jc w:val="both"/>
        <w:rPr>
          <w:b/>
        </w:rPr>
      </w:pPr>
      <w:r>
        <w:rPr>
          <w:b/>
        </w:rPr>
        <w:t>3.</w:t>
      </w:r>
      <w:r w:rsidR="00B03C8F">
        <w:rPr>
          <w:b/>
        </w:rPr>
        <w:t>2.1</w:t>
      </w:r>
      <w:r>
        <w:rPr>
          <w:b/>
        </w:rPr>
        <w:t xml:space="preserve"> Spawning</w:t>
      </w:r>
    </w:p>
    <w:p w14:paraId="136D9BD1" w14:textId="12CBD1E4" w:rsidR="00A06F82" w:rsidRDefault="00434B60" w:rsidP="004606D1">
      <w:pPr>
        <w:spacing w:line="360" w:lineRule="auto"/>
        <w:jc w:val="both"/>
      </w:pPr>
      <w:r w:rsidRPr="00434B60">
        <w:lastRenderedPageBreak/>
        <w:t xml:space="preserve">The </w:t>
      </w:r>
      <w:ins w:id="962" w:author="abahl02@student.ubc.ca" w:date="2023-07-19T11:37:00Z">
        <w:r w:rsidR="00100600">
          <w:t xml:space="preserve">spawning </w:t>
        </w:r>
      </w:ins>
      <w:r w:rsidRPr="00434B60">
        <w:t xml:space="preserve">conceptual model </w:t>
      </w:r>
      <w:del w:id="963" w:author="abahl02@student.ubc.ca" w:date="2023-07-19T11:37:00Z">
        <w:r w:rsidRPr="00434B60" w:rsidDel="00100600">
          <w:delText xml:space="preserve">of spawning </w:delText>
        </w:r>
      </w:del>
      <w:r w:rsidRPr="00434B60">
        <w:t xml:space="preserve">provides an overview of the key mechanisms that drive egg production and release (Figure </w:t>
      </w:r>
      <w:r w:rsidR="00A06F82">
        <w:t>4</w:t>
      </w:r>
      <w:r w:rsidRPr="00434B60">
        <w:t xml:space="preserve">). The box represents an individual </w:t>
      </w:r>
      <w:proofErr w:type="gramStart"/>
      <w:r w:rsidRPr="00434B60">
        <w:t>krill, but</w:t>
      </w:r>
      <w:proofErr w:type="gramEnd"/>
      <w:r w:rsidRPr="00434B60">
        <w:t xml:space="preserve"> could be scaled up to a population of adult female krill. In this conceptual model, the female krill is represented by its reserves, which are partitioned into lipids, proteins</w:t>
      </w:r>
      <w:ins w:id="964" w:author="abahl02@student.ubc.ca" w:date="2023-07-20T07:56:00Z">
        <w:r w:rsidR="00EE5DEF">
          <w:t>,</w:t>
        </w:r>
      </w:ins>
      <w:r w:rsidRPr="00434B60">
        <w:t xml:space="preserve"> and carbohydrates, and its gonads, which are characterised by their size (or mass) and developmental stage. </w:t>
      </w:r>
      <w:ins w:id="965" w:author="abahl02@student.ubc.ca" w:date="2023-07-19T16:18:00Z">
        <w:r w:rsidR="00724DB0">
          <w:t xml:space="preserve">If </w:t>
        </w:r>
      </w:ins>
      <w:ins w:id="966" w:author="abahl02@student.ubc.ca" w:date="2023-07-19T16:16:00Z">
        <w:r w:rsidR="00724DB0">
          <w:t>one</w:t>
        </w:r>
      </w:ins>
      <w:ins w:id="967" w:author="abahl02@student.ubc.ca" w:date="2023-07-19T16:18:00Z">
        <w:r w:rsidR="00724DB0">
          <w:t xml:space="preserve"> were to</w:t>
        </w:r>
      </w:ins>
      <w:ins w:id="968" w:author="abahl02@student.ubc.ca" w:date="2023-07-19T16:16:00Z">
        <w:r w:rsidR="00724DB0">
          <w:t xml:space="preserve"> u</w:t>
        </w:r>
      </w:ins>
      <w:ins w:id="969" w:author="abahl02@student.ubc.ca" w:date="2023-07-19T16:19:00Z">
        <w:r w:rsidR="00724DB0">
          <w:t>tilize this conceptual model</w:t>
        </w:r>
      </w:ins>
      <w:ins w:id="970" w:author="abahl02@student.ubc.ca" w:date="2023-07-19T16:16:00Z">
        <w:r w:rsidR="00724DB0">
          <w:t xml:space="preserve"> </w:t>
        </w:r>
      </w:ins>
      <w:ins w:id="971" w:author="abahl02@student.ubc.ca" w:date="2023-07-19T16:18:00Z">
        <w:r w:rsidR="00724DB0">
          <w:t>a</w:t>
        </w:r>
      </w:ins>
      <w:ins w:id="972" w:author="abahl02@student.ubc.ca" w:date="2023-07-19T16:16:00Z">
        <w:r w:rsidR="00724DB0">
          <w:t xml:space="preserve">s a starting </w:t>
        </w:r>
      </w:ins>
      <w:ins w:id="973" w:author="abahl02@student.ubc.ca" w:date="2023-07-19T16:19:00Z">
        <w:r w:rsidR="00724DB0">
          <w:t>point but required</w:t>
        </w:r>
      </w:ins>
      <w:ins w:id="974" w:author="abahl02@student.ubc.ca" w:date="2023-07-19T16:16:00Z">
        <w:r w:rsidR="00724DB0">
          <w:t xml:space="preserve"> </w:t>
        </w:r>
      </w:ins>
      <w:del w:id="975" w:author="abahl02@student.ubc.ca" w:date="2023-07-19T16:16:00Z">
        <w:r w:rsidRPr="00434B60" w:rsidDel="00724DB0">
          <w:delText xml:space="preserve">If </w:delText>
        </w:r>
      </w:del>
      <w:r w:rsidRPr="00434B60">
        <w:t>other morphological information</w:t>
      </w:r>
      <w:ins w:id="976" w:author="abahl02@student.ubc.ca" w:date="2023-07-19T16:20:00Z">
        <w:r w:rsidR="00EC63A0">
          <w:t>,</w:t>
        </w:r>
      </w:ins>
      <w:r w:rsidRPr="00434B60">
        <w:t xml:space="preserve"> such as body length</w:t>
      </w:r>
      <w:ins w:id="977" w:author="abahl02@student.ubc.ca" w:date="2023-07-19T16:16:00Z">
        <w:r w:rsidR="00724DB0">
          <w:t>,</w:t>
        </w:r>
      </w:ins>
      <w:r w:rsidRPr="00434B60">
        <w:t xml:space="preserve"> </w:t>
      </w:r>
      <w:del w:id="978" w:author="abahl02@student.ubc.ca" w:date="2023-07-19T16:19:00Z">
        <w:r w:rsidR="00817537" w:rsidDel="00724DB0">
          <w:delText>was</w:delText>
        </w:r>
        <w:r w:rsidRPr="00434B60" w:rsidDel="00724DB0">
          <w:delText xml:space="preserve"> required, </w:delText>
        </w:r>
      </w:del>
      <w:r w:rsidRPr="00434B60">
        <w:t xml:space="preserve">it could be </w:t>
      </w:r>
      <w:r w:rsidR="006302E8">
        <w:t>approximated</w:t>
      </w:r>
      <w:r w:rsidRPr="00434B60">
        <w:t xml:space="preserve"> </w:t>
      </w:r>
      <w:del w:id="979" w:author="abahl02@student.ubc.ca" w:date="2023-07-19T16:16:00Z">
        <w:r w:rsidRPr="00434B60" w:rsidDel="00724DB0">
          <w:delText xml:space="preserve">using </w:delText>
        </w:r>
      </w:del>
      <w:ins w:id="980" w:author="abahl02@student.ubc.ca" w:date="2023-07-19T16:16:00Z">
        <w:r w:rsidR="00724DB0">
          <w:t>with</w:t>
        </w:r>
        <w:r w:rsidR="00724DB0" w:rsidRPr="00434B60">
          <w:t xml:space="preserve"> </w:t>
        </w:r>
      </w:ins>
      <w:r w:rsidRPr="00434B60">
        <w:t>some of the many regression functions</w:t>
      </w:r>
      <w:ins w:id="981" w:author="abahl02@student.ubc.ca" w:date="2023-07-19T16:17:00Z">
        <w:r w:rsidR="00724DB0">
          <w:t xml:space="preserve"> we catalogued that</w:t>
        </w:r>
      </w:ins>
      <w:r w:rsidRPr="00434B60">
        <w:t xml:space="preserve"> relat</w:t>
      </w:r>
      <w:ins w:id="982" w:author="abahl02@student.ubc.ca" w:date="2023-07-19T16:17:00Z">
        <w:r w:rsidR="00724DB0">
          <w:t>ed</w:t>
        </w:r>
      </w:ins>
      <w:del w:id="983" w:author="abahl02@student.ubc.ca" w:date="2023-07-19T16:17:00Z">
        <w:r w:rsidRPr="00434B60" w:rsidDel="00724DB0">
          <w:delText>ing</w:delText>
        </w:r>
      </w:del>
      <w:r w:rsidRPr="00434B60">
        <w:t xml:space="preserve"> </w:t>
      </w:r>
      <w:r w:rsidRPr="00434B60">
        <w:lastRenderedPageBreak/>
        <w:t>body length to carbon weight or total body weight. The partitioning of</w:t>
      </w:r>
      <w:r w:rsidR="000907B4">
        <w:rPr>
          <w:noProof/>
        </w:rPr>
        <mc:AlternateContent>
          <mc:Choice Requires="wps">
            <w:drawing>
              <wp:anchor distT="0" distB="0" distL="114300" distR="114300" simplePos="0" relativeHeight="251664384" behindDoc="0" locked="0" layoutInCell="1" allowOverlap="1" wp14:anchorId="1FC1BF82" wp14:editId="27340C9F">
                <wp:simplePos x="0" y="0"/>
                <wp:positionH relativeFrom="column">
                  <wp:posOffset>0</wp:posOffset>
                </wp:positionH>
                <wp:positionV relativeFrom="paragraph">
                  <wp:posOffset>6029325</wp:posOffset>
                </wp:positionV>
                <wp:extent cx="5734685" cy="635"/>
                <wp:effectExtent l="0" t="0" r="5715" b="12065"/>
                <wp:wrapTopAndBottom/>
                <wp:docPr id="378729469" name="Text Box 1"/>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14:paraId="6D346447" w14:textId="195DDE9C" w:rsidR="000907B4" w:rsidRDefault="000907B4" w:rsidP="00D9605F">
                            <w:pPr>
                              <w:spacing w:line="240" w:lineRule="auto"/>
                              <w:jc w:val="both"/>
                              <w:rPr>
                                <w:i/>
                                <w:iCs/>
                                <w:sz w:val="20"/>
                                <w:szCs w:val="20"/>
                              </w:rPr>
                            </w:pPr>
                            <w:r w:rsidRPr="00D654BE">
                              <w:rPr>
                                <w:b/>
                                <w:bCs/>
                                <w:sz w:val="20"/>
                                <w:szCs w:val="20"/>
                              </w:rPr>
                              <w:t>Figure 4</w:t>
                            </w:r>
                            <w:r w:rsidRPr="00D654BE">
                              <w:rPr>
                                <w:sz w:val="20"/>
                                <w:szCs w:val="20"/>
                              </w:rPr>
                              <w:t xml:space="preserve"> </w:t>
                            </w:r>
                            <w:r w:rsidRPr="00D654BE">
                              <w:rPr>
                                <w:i/>
                                <w:iCs/>
                                <w:sz w:val="20"/>
                                <w:szCs w:val="20"/>
                              </w:rPr>
                              <w:t xml:space="preserve">Top left panel: Conceptual model for spawning. Bottom left panel: information categories of data points assigned to model sub-units that did not relate to environmental conditions. Right panel: information categories of data points assigned to model sub-units that related to environmental conditions. </w:t>
                            </w:r>
                            <w:r w:rsidR="003E3B66" w:rsidRPr="00D654BE">
                              <w:rPr>
                                <w:i/>
                                <w:iCs/>
                                <w:sz w:val="20"/>
                                <w:szCs w:val="20"/>
                              </w:rPr>
                              <w:t>Abbreviations</w:t>
                            </w:r>
                            <w:r w:rsidRPr="00D654BE">
                              <w:rPr>
                                <w:i/>
                                <w:iCs/>
                                <w:sz w:val="20"/>
                                <w:szCs w:val="20"/>
                              </w:rPr>
                              <w:t xml:space="preserve">: temp – temperature, POC – particulate organic carbon, photo – photoperiod, FA – fatty acid composition food, </w:t>
                            </w:r>
                            <w:proofErr w:type="spellStart"/>
                            <w:r w:rsidRPr="00D654BE">
                              <w:rPr>
                                <w:i/>
                                <w:iCs/>
                                <w:sz w:val="20"/>
                                <w:szCs w:val="20"/>
                              </w:rPr>
                              <w:t>chla</w:t>
                            </w:r>
                            <w:proofErr w:type="spellEnd"/>
                            <w:r w:rsidRPr="00D654BE">
                              <w:rPr>
                                <w:i/>
                                <w:iCs/>
                                <w:sz w:val="20"/>
                                <w:szCs w:val="20"/>
                              </w:rPr>
                              <w:t xml:space="preserve"> – chlorophyll a</w:t>
                            </w:r>
                          </w:p>
                          <w:p w14:paraId="597D6269" w14:textId="77777777" w:rsidR="00D9605F" w:rsidRPr="00D654BE" w:rsidRDefault="00D9605F" w:rsidP="00D654BE">
                            <w:pPr>
                              <w:spacing w:line="240" w:lineRule="auto"/>
                              <w:jc w:val="both"/>
                              <w:rPr>
                                <w:i/>
                                <w:i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C1BF82" id="_x0000_s1027" type="#_x0000_t202" style="position:absolute;left:0;text-align:left;margin-left:0;margin-top:474.75pt;width:451.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" stroked="f">
                <v:textbox style="mso-fit-shape-to-text:t" inset="0,0,0,0">
                  <w:txbxContent>
                    <w:p w14:paraId="6D346447" w14:textId="195DDE9C" w:rsidR="000907B4" w:rsidRDefault="000907B4" w:rsidP="00D9605F">
                      <w:pPr>
                        <w:spacing w:line="240" w:lineRule="auto"/>
                        <w:jc w:val="both"/>
                        <w:rPr>
                          <w:i/>
                          <w:iCs/>
                          <w:sz w:val="20"/>
                          <w:szCs w:val="20"/>
                        </w:rPr>
                      </w:pPr>
                      <w:r w:rsidRPr="00D654BE">
                        <w:rPr>
                          <w:b/>
                          <w:bCs/>
                          <w:sz w:val="20"/>
                          <w:szCs w:val="20"/>
                        </w:rPr>
                        <w:t>Figure 4</w:t>
                      </w:r>
                      <w:r w:rsidRPr="00D654BE">
                        <w:rPr>
                          <w:sz w:val="20"/>
                          <w:szCs w:val="20"/>
                        </w:rPr>
                        <w:t xml:space="preserve"> </w:t>
                      </w:r>
                      <w:r w:rsidRPr="00D654BE">
                        <w:rPr>
                          <w:i/>
                          <w:iCs/>
                          <w:sz w:val="20"/>
                          <w:szCs w:val="20"/>
                        </w:rPr>
                        <w:t xml:space="preserve">Top left panel: Conceptual model for spawning. Bottom left panel: information categories of data points assigned to model sub-units that did not relate to environmental conditions. Right panel: information categories of data points assigned to model sub-units that related to environmental conditions. </w:t>
                      </w:r>
                      <w:r w:rsidR="003E3B66" w:rsidRPr="00D654BE">
                        <w:rPr>
                          <w:i/>
                          <w:iCs/>
                          <w:sz w:val="20"/>
                          <w:szCs w:val="20"/>
                        </w:rPr>
                        <w:t>Abbreviations</w:t>
                      </w:r>
                      <w:r w:rsidRPr="00D654BE">
                        <w:rPr>
                          <w:i/>
                          <w:iCs/>
                          <w:sz w:val="20"/>
                          <w:szCs w:val="20"/>
                        </w:rPr>
                        <w:t xml:space="preserve">: temp – temperature, POC – particulate organic carbon, photo – photoperiod, FA – fatty acid composition food, </w:t>
                      </w:r>
                      <w:proofErr w:type="spellStart"/>
                      <w:r w:rsidRPr="00D654BE">
                        <w:rPr>
                          <w:i/>
                          <w:iCs/>
                          <w:sz w:val="20"/>
                          <w:szCs w:val="20"/>
                        </w:rPr>
                        <w:t>chla</w:t>
                      </w:r>
                      <w:proofErr w:type="spellEnd"/>
                      <w:r w:rsidRPr="00D654BE">
                        <w:rPr>
                          <w:i/>
                          <w:iCs/>
                          <w:sz w:val="20"/>
                          <w:szCs w:val="20"/>
                        </w:rPr>
                        <w:t xml:space="preserve"> – chlorophyll a</w:t>
                      </w:r>
                    </w:p>
                    <w:p w14:paraId="597D6269" w14:textId="77777777" w:rsidR="00D9605F" w:rsidRPr="00D654BE" w:rsidRDefault="00D9605F" w:rsidP="00D654BE">
                      <w:pPr>
                        <w:spacing w:line="240" w:lineRule="auto"/>
                        <w:jc w:val="both"/>
                        <w:rPr>
                          <w:i/>
                          <w:iCs/>
                          <w:sz w:val="20"/>
                          <w:szCs w:val="20"/>
                        </w:rPr>
                      </w:pPr>
                    </w:p>
                  </w:txbxContent>
                </v:textbox>
                <w10:wrap type="topAndBottom"/>
              </v:shape>
            </w:pict>
          </mc:Fallback>
        </mc:AlternateContent>
      </w:r>
      <w:r w:rsidR="000907B4">
        <w:rPr>
          <w:noProof/>
        </w:rPr>
        <w:drawing>
          <wp:anchor distT="107950" distB="107950" distL="114300" distR="114300" simplePos="0" relativeHeight="251662336" behindDoc="0" locked="0" layoutInCell="1" allowOverlap="1" wp14:anchorId="1A1116A3" wp14:editId="53019053">
            <wp:simplePos x="0" y="0"/>
            <wp:positionH relativeFrom="column">
              <wp:posOffset>0</wp:posOffset>
            </wp:positionH>
            <wp:positionV relativeFrom="paragraph">
              <wp:posOffset>237490</wp:posOffset>
            </wp:positionV>
            <wp:extent cx="5734800" cy="5734800"/>
            <wp:effectExtent l="0" t="0" r="5715" b="5715"/>
            <wp:wrapTopAndBottom/>
            <wp:docPr id="1694490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90967" name="Picture 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4800" cy="5734800"/>
                    </a:xfrm>
                    <a:prstGeom prst="rect">
                      <a:avLst/>
                    </a:prstGeom>
                  </pic:spPr>
                </pic:pic>
              </a:graphicData>
            </a:graphic>
            <wp14:sizeRelH relativeFrom="page">
              <wp14:pctWidth>0</wp14:pctWidth>
            </wp14:sizeRelH>
            <wp14:sizeRelV relativeFrom="page">
              <wp14:pctHeight>0</wp14:pctHeight>
            </wp14:sizeRelV>
          </wp:anchor>
        </w:drawing>
      </w:r>
      <w:r w:rsidRPr="00434B60">
        <w:t xml:space="preserve"> body reserves into lipids, proteins and carbohydrates recognises the importance of these components for gonadal and ovarian development. Essential fatty acids, often found in large diatoms, are essential for female krill to develop their gonads in spring and deficiencies can limit successful spawning. Female krill gonads follow a</w:t>
      </w:r>
      <w:r w:rsidR="00535C1F">
        <w:t>n</w:t>
      </w:r>
      <w:r w:rsidRPr="00434B60">
        <w:t xml:space="preserve"> </w:t>
      </w:r>
      <w:r w:rsidR="00535C1F">
        <w:t>ovarian</w:t>
      </w:r>
      <w:r w:rsidRPr="00434B60">
        <w:t xml:space="preserve"> cycle, which was conceptualized by Kawaguchi et al. (200</w:t>
      </w:r>
      <w:r w:rsidR="00BA6EF4">
        <w:t>7</w:t>
      </w:r>
      <w:r w:rsidRPr="00434B60">
        <w:t>). Depending on the stage of maturity within this cycle, there may be specific energetic requirements for gonad development that deplete krill reserves in different ways.</w:t>
      </w:r>
      <w:r w:rsidR="00B80217" w:rsidRPr="00B80217">
        <w:t xml:space="preserve"> The total number of </w:t>
      </w:r>
      <w:r w:rsidR="00B80217">
        <w:t>released</w:t>
      </w:r>
      <w:r w:rsidR="00B80217" w:rsidRPr="00B80217">
        <w:t xml:space="preserve"> embryos is ultimately determined by the size</w:t>
      </w:r>
      <w:r w:rsidR="0006484B">
        <w:t>/mass</w:t>
      </w:r>
      <w:r w:rsidR="00B80217" w:rsidRPr="00B80217">
        <w:t xml:space="preserve"> of the gonads at </w:t>
      </w:r>
      <w:r w:rsidR="00B80217" w:rsidRPr="00B80217">
        <w:lastRenderedPageBreak/>
        <w:t xml:space="preserve">spawning and the number of </w:t>
      </w:r>
      <w:proofErr w:type="spellStart"/>
      <w:r w:rsidR="00B80217" w:rsidRPr="00B80217">
        <w:t>spawnings</w:t>
      </w:r>
      <w:proofErr w:type="spellEnd"/>
      <w:r w:rsidR="00B80217" w:rsidRPr="00B80217">
        <w:t xml:space="preserve"> the female </w:t>
      </w:r>
      <w:del w:id="984" w:author="abahl02@student.ubc.ca" w:date="2023-07-19T16:18:00Z">
        <w:r w:rsidR="00B80217" w:rsidRPr="00B80217" w:rsidDel="00724DB0">
          <w:delText>is able to</w:delText>
        </w:r>
      </w:del>
      <w:ins w:id="985" w:author="abahl02@student.ubc.ca" w:date="2023-07-19T16:18:00Z">
        <w:r w:rsidR="00724DB0" w:rsidRPr="00B80217">
          <w:t>can</w:t>
        </w:r>
      </w:ins>
      <w:r w:rsidR="00B80217" w:rsidRPr="00B80217">
        <w:t xml:space="preserve"> complete during the reproductive season.</w:t>
      </w:r>
      <w:r w:rsidR="00B80217">
        <w:t xml:space="preserve"> </w:t>
      </w:r>
    </w:p>
    <w:p w14:paraId="54135081" w14:textId="7993CE19" w:rsidR="00B2247B" w:rsidRDefault="00CE1355" w:rsidP="00D654BE">
      <w:pPr>
        <w:spacing w:line="360" w:lineRule="auto"/>
        <w:jc w:val="both"/>
      </w:pPr>
      <w:r>
        <w:t>The r</w:t>
      </w:r>
      <w:r w:rsidR="00434B60" w:rsidRPr="00434B60">
        <w:t xml:space="preserve">eserves (lipids, proteins, carbohydrates) </w:t>
      </w:r>
      <w:r w:rsidR="00FC2F69">
        <w:t xml:space="preserve">available </w:t>
      </w:r>
      <w:r>
        <w:t>to</w:t>
      </w:r>
      <w:r w:rsidR="00FC2F69">
        <w:t xml:space="preserve"> </w:t>
      </w:r>
      <w:r>
        <w:t>meet</w:t>
      </w:r>
      <w:r w:rsidR="00FC2F69">
        <w:t xml:space="preserve"> the energetic costs of spawning and </w:t>
      </w:r>
      <w:r w:rsidR="00891F85">
        <w:t>maintenance</w:t>
      </w:r>
      <w:r w:rsidR="00FC2F69">
        <w:t xml:space="preserve"> </w:t>
      </w:r>
      <w:r w:rsidR="00FC1F74">
        <w:t>are</w:t>
      </w:r>
      <w:r w:rsidR="00434B60" w:rsidRPr="00434B60">
        <w:t xml:space="preserve"> replenished by ingestion and assimilation of food and depleted by </w:t>
      </w:r>
      <w:r w:rsidR="007866FF">
        <w:t xml:space="preserve">the </w:t>
      </w:r>
      <w:r w:rsidR="00964047">
        <w:t>amount</w:t>
      </w:r>
      <w:r w:rsidR="00434B60" w:rsidRPr="00434B60">
        <w:t xml:space="preserve"> allocated to gonad development, maintenance (respiration, moulting) and excretion. </w:t>
      </w:r>
      <w:r w:rsidR="00A433C0" w:rsidRPr="00A433C0">
        <w:t>Metabolic rates such as ingestion, respiration or moulting often interact directly with environmental factors such as temperature</w:t>
      </w:r>
      <w:ins w:id="986" w:author="abahl02@student.ubc.ca" w:date="2023-07-20T07:59:00Z">
        <w:r w:rsidR="00EE5DEF">
          <w:t>.</w:t>
        </w:r>
      </w:ins>
      <w:del w:id="987" w:author="abahl02@student.ubc.ca" w:date="2023-07-20T07:59:00Z">
        <w:r w:rsidR="00A433C0" w:rsidRPr="00A433C0" w:rsidDel="00EE5DEF">
          <w:delText>, so we also screened the compiled dataset for data that could provide information on potential functional relationships.</w:delText>
        </w:r>
      </w:del>
      <w:r w:rsidR="00257F4C">
        <w:t xml:space="preserve"> </w:t>
      </w:r>
    </w:p>
    <w:p w14:paraId="61984BF6" w14:textId="77A813BD" w:rsidR="00776DC4" w:rsidRDefault="00000000" w:rsidP="004606D1">
      <w:pPr>
        <w:spacing w:line="360" w:lineRule="auto"/>
        <w:jc w:val="both"/>
      </w:pPr>
      <w:commentRangeStart w:id="988"/>
      <w:commentRangeEnd w:id="988"/>
      <w:r>
        <w:commentReference w:id="988"/>
      </w:r>
      <w:r w:rsidR="00C81881">
        <w:t xml:space="preserve">A total of </w:t>
      </w:r>
      <w:r w:rsidR="00984F4A">
        <w:t>905</w:t>
      </w:r>
      <w:r w:rsidR="00C81881">
        <w:t xml:space="preserve"> data points were assigned to the </w:t>
      </w:r>
      <w:ins w:id="989" w:author="abahl02@student.ubc.ca" w:date="2023-07-20T08:00:00Z">
        <w:r w:rsidR="00EE5DEF">
          <w:t xml:space="preserve">spawning </w:t>
        </w:r>
      </w:ins>
      <w:r w:rsidR="00C81881">
        <w:t>conceptual model</w:t>
      </w:r>
      <w:del w:id="990" w:author="abahl02@student.ubc.ca" w:date="2023-07-20T08:00:00Z">
        <w:r w:rsidR="00C81881" w:rsidDel="00EE5DEF">
          <w:delText xml:space="preserve"> of spawning</w:delText>
        </w:r>
      </w:del>
      <w:r w:rsidR="00984F4A">
        <w:t xml:space="preserve">. </w:t>
      </w:r>
      <w:r w:rsidR="00D729B3">
        <w:t xml:space="preserve">Of those assigned to model sub-units that were not related to environmental factors, the majority related to lipid reserves of adult female krill during the spawning season. </w:t>
      </w:r>
      <w:r w:rsidR="00037715">
        <w:t>Eight times fewer data points were assigned to gonad development (27 data points for gonad development vs. 214 for lipid reserves)</w:t>
      </w:r>
      <w:r w:rsidR="00A16847">
        <w:t xml:space="preserve"> and slightly less than 100 data points related to protein and carbon reserves as well as gonad size (Figure 4)</w:t>
      </w:r>
      <w:r w:rsidR="00037715">
        <w:t>.</w:t>
      </w:r>
      <w:r w:rsidR="00A16847">
        <w:t xml:space="preserve"> The minority of these data points provided correlational </w:t>
      </w:r>
      <w:proofErr w:type="gramStart"/>
      <w:r w:rsidR="00A16847">
        <w:t>information</w:t>
      </w:r>
      <w:proofErr w:type="gramEnd"/>
      <w:r w:rsidR="00A16847">
        <w:t xml:space="preserve"> and most were classified as “parameter, validation”, </w:t>
      </w:r>
      <w:r w:rsidR="00AA5840" w:rsidRPr="00AA5840">
        <w:t>meaning that they typically did not provide information that could be used directly as parameters in functional relationships, but rather as reference values against which, for example, model predictions of krill lipid content could be validated.</w:t>
      </w:r>
    </w:p>
    <w:p w14:paraId="53761161" w14:textId="6A4B7D61" w:rsidR="00714ACB" w:rsidRDefault="0036669C" w:rsidP="00D654BE">
      <w:pPr>
        <w:spacing w:line="360" w:lineRule="auto"/>
        <w:jc w:val="both"/>
      </w:pPr>
      <w:r>
        <w:t>Of the model sub-units that directly relate</w:t>
      </w:r>
      <w:ins w:id="991" w:author="abahl02@student.ubc.ca" w:date="2023-07-20T08:02:00Z">
        <w:r w:rsidR="00EE5DEF">
          <w:t>d</w:t>
        </w:r>
      </w:ins>
      <w:r>
        <w:t xml:space="preserve"> to environmental conditions, </w:t>
      </w:r>
      <w:r w:rsidR="00696D2B">
        <w:t>the highest number of data points were assigned to respiration, ingestion</w:t>
      </w:r>
      <w:ins w:id="992" w:author="abahl02@student.ubc.ca" w:date="2023-07-20T08:01:00Z">
        <w:r w:rsidR="00EE5DEF">
          <w:t>,</w:t>
        </w:r>
      </w:ins>
      <w:r w:rsidR="00696D2B">
        <w:t xml:space="preserve"> and assimilation. In these three sub-units, there was a comparatively high coverage of the different environmental factors such as temperature, POC, photoperiod, fatty acid composition of the food and chlorophyll a (Figure 4), with &gt;20 datapoints assigned to </w:t>
      </w:r>
      <w:del w:id="993" w:author="abahl02@student.ubc.ca" w:date="2023-07-20T08:02:00Z">
        <w:r w:rsidR="00696D2B" w:rsidDel="00EE5DEF">
          <w:delText>most of them</w:delText>
        </w:r>
      </w:del>
      <w:ins w:id="994" w:author="abahl02@student.ubc.ca" w:date="2023-07-20T08:02:00Z">
        <w:r w:rsidR="00EE5DEF">
          <w:t>each</w:t>
        </w:r>
      </w:ins>
      <w:r w:rsidR="00696D2B">
        <w:t xml:space="preserve">, respectively. </w:t>
      </w:r>
      <w:del w:id="995" w:author="abahl02@student.ubc.ca" w:date="2023-07-20T08:03:00Z">
        <w:r w:rsidR="0030699D" w:rsidDel="00EE5DEF">
          <w:delText>Much less</w:delText>
        </w:r>
      </w:del>
      <w:ins w:id="996" w:author="abahl02@student.ubc.ca" w:date="2023-07-20T08:03:00Z">
        <w:r w:rsidR="00EE5DEF">
          <w:t>Fewer</w:t>
        </w:r>
      </w:ins>
      <w:r w:rsidR="0030699D">
        <w:t xml:space="preserve"> data points </w:t>
      </w:r>
      <w:del w:id="997" w:author="abahl02@student.ubc.ca" w:date="2023-07-20T08:04:00Z">
        <w:r w:rsidR="0030699D" w:rsidDel="00F53D71">
          <w:delText>could be</w:delText>
        </w:r>
      </w:del>
      <w:ins w:id="998" w:author="abahl02@student.ubc.ca" w:date="2023-07-20T08:04:00Z">
        <w:r w:rsidR="00F53D71">
          <w:t>were</w:t>
        </w:r>
      </w:ins>
      <w:r w:rsidR="0030699D">
        <w:t xml:space="preserve"> </w:t>
      </w:r>
      <w:del w:id="999" w:author="abahl02@student.ubc.ca" w:date="2023-07-20T08:04:00Z">
        <w:r w:rsidR="0030699D" w:rsidDel="00F53D71">
          <w:delText xml:space="preserve">assigned to </w:delText>
        </w:r>
        <w:r w:rsidR="00F91C69" w:rsidDel="00F53D71">
          <w:delText xml:space="preserve">the </w:delText>
        </w:r>
        <w:r w:rsidR="003E3B66" w:rsidDel="00F53D71">
          <w:delText>environmental drivers</w:delText>
        </w:r>
        <w:r w:rsidR="00F91C69" w:rsidDel="00F53D71">
          <w:delText xml:space="preserve"> </w:delText>
        </w:r>
      </w:del>
      <w:r w:rsidR="00F91C69">
        <w:t>of</w:t>
      </w:r>
      <w:ins w:id="1000" w:author="abahl02@student.ubc.ca" w:date="2023-07-20T08:04:00Z">
        <w:r w:rsidR="00F53D71">
          <w:t xml:space="preserve"> relevance to</w:t>
        </w:r>
      </w:ins>
      <w:r w:rsidR="00F91C69">
        <w:t xml:space="preserve"> spawning, </w:t>
      </w:r>
      <w:r w:rsidR="0030699D">
        <w:t xml:space="preserve">excretion, </w:t>
      </w:r>
      <w:r w:rsidR="00F91C69">
        <w:t xml:space="preserve">and especially </w:t>
      </w:r>
      <w:r w:rsidR="0030699D">
        <w:t>moulting</w:t>
      </w:r>
      <w:r w:rsidR="00D84DF6">
        <w:t xml:space="preserve"> in dependence of environmental conditions</w:t>
      </w:r>
      <w:r w:rsidR="00F91C69">
        <w:t xml:space="preserve">. </w:t>
      </w:r>
      <w:proofErr w:type="gramStart"/>
      <w:r w:rsidR="00DD4C53">
        <w:t>Similar to</w:t>
      </w:r>
      <w:proofErr w:type="gramEnd"/>
      <w:r w:rsidR="00DD4C53">
        <w:t xml:space="preserve"> the model sub-units that did not relate to environmental drivers, the majority of </w:t>
      </w:r>
      <w:r w:rsidR="00D156C2">
        <w:t xml:space="preserve">the </w:t>
      </w:r>
      <w:r w:rsidR="00DD4C53">
        <w:t xml:space="preserve">assigned data points </w:t>
      </w:r>
      <w:r w:rsidR="00D156C2">
        <w:t>had</w:t>
      </w:r>
      <w:r w:rsidR="00DD4C53">
        <w:t xml:space="preserve"> </w:t>
      </w:r>
      <w:r w:rsidR="00A90330">
        <w:t>the information category</w:t>
      </w:r>
      <w:r w:rsidR="00DD4C53">
        <w:t xml:space="preserve"> “parameter, validation”</w:t>
      </w:r>
      <w:r w:rsidR="00A90330">
        <w:t xml:space="preserve">, </w:t>
      </w:r>
      <w:r w:rsidR="007E1077">
        <w:t>meaning</w:t>
      </w:r>
      <w:r w:rsidR="00A90330">
        <w:t xml:space="preserve"> that they </w:t>
      </w:r>
      <w:r w:rsidR="008C02E4">
        <w:t xml:space="preserve">typically </w:t>
      </w:r>
      <w:r w:rsidR="00276A90">
        <w:t>c</w:t>
      </w:r>
      <w:r w:rsidR="00A90330">
        <w:t xml:space="preserve">ould not be used as </w:t>
      </w:r>
      <w:r w:rsidR="009657C9">
        <w:t>stand-alone</w:t>
      </w:r>
      <w:r w:rsidR="00A90330">
        <w:t xml:space="preserve"> model parameters</w:t>
      </w:r>
      <w:r w:rsidR="00DD4C53">
        <w:t>.</w:t>
      </w:r>
    </w:p>
    <w:p w14:paraId="17733146" w14:textId="77777777" w:rsidR="00C46B4C" w:rsidRDefault="00C46B4C" w:rsidP="00D654BE">
      <w:pPr>
        <w:spacing w:line="360" w:lineRule="auto"/>
        <w:jc w:val="both"/>
        <w:rPr>
          <w:b/>
          <w:highlight w:val="yellow"/>
        </w:rPr>
      </w:pPr>
    </w:p>
    <w:p w14:paraId="393614D6" w14:textId="2E1F0E80" w:rsidR="00C46B4C" w:rsidRPr="00D82D42" w:rsidRDefault="00000000" w:rsidP="00D654BE">
      <w:pPr>
        <w:spacing w:line="360" w:lineRule="auto"/>
        <w:jc w:val="both"/>
        <w:rPr>
          <w:b/>
        </w:rPr>
      </w:pPr>
      <w:r w:rsidRPr="00D82D42">
        <w:rPr>
          <w:b/>
        </w:rPr>
        <w:t>3.</w:t>
      </w:r>
      <w:r w:rsidR="008C18E5" w:rsidRPr="00D82D42">
        <w:rPr>
          <w:b/>
        </w:rPr>
        <w:t xml:space="preserve">2.2 </w:t>
      </w:r>
      <w:r w:rsidRPr="00D82D42">
        <w:rPr>
          <w:b/>
        </w:rPr>
        <w:t>Egg and larval</w:t>
      </w:r>
      <w:r w:rsidR="00717B4A" w:rsidRPr="00D82D42">
        <w:rPr>
          <w:b/>
        </w:rPr>
        <w:t xml:space="preserve"> development</w:t>
      </w:r>
    </w:p>
    <w:p w14:paraId="6FB62617" w14:textId="2DC7A41F" w:rsidR="009A67BF" w:rsidRDefault="0084088A" w:rsidP="004606D1">
      <w:pPr>
        <w:spacing w:line="360" w:lineRule="auto"/>
        <w:jc w:val="both"/>
      </w:pPr>
      <w:r w:rsidRPr="0084088A">
        <w:t>During spawning, mature female krill release embryos into the water column. These embryos do not yet feed, but instead metabolize internal reserves that were previously stored during the egg formation process</w:t>
      </w:r>
      <w:r w:rsidR="00591E34">
        <w:t xml:space="preserve"> (Figure 5)</w:t>
      </w:r>
      <w:r w:rsidRPr="0084088A">
        <w:t>. Immediately after spawning, the embryos begin to sink in the water column due to their negative buoyancy.</w:t>
      </w:r>
      <w:r>
        <w:t xml:space="preserve"> </w:t>
      </w:r>
      <w:r w:rsidR="0065284F">
        <w:t xml:space="preserve">The embryo diameter and density as well as the water density determine the </w:t>
      </w:r>
      <w:r w:rsidR="009212DF" w:rsidRPr="009212DF">
        <w:t xml:space="preserve">rate of sinking, and therefore the range of environmental conditions experienced, which in turn drive </w:t>
      </w:r>
      <w:r w:rsidR="005F0FDE">
        <w:t>developmental rate</w:t>
      </w:r>
      <w:r w:rsidR="009212DF" w:rsidRPr="009212DF">
        <w:t xml:space="preserve">. </w:t>
      </w:r>
      <w:r w:rsidR="00EE3EBA">
        <w:t>Once the embryo is fully developed, it hatches and starts a</w:t>
      </w:r>
      <w:r w:rsidR="00F85C68">
        <w:t>s</w:t>
      </w:r>
      <w:r w:rsidR="00EE3EBA">
        <w:t xml:space="preserve">cending the water column as a nauplius </w:t>
      </w:r>
      <w:r w:rsidR="00C51502">
        <w:t>I</w:t>
      </w:r>
      <w:r w:rsidR="00EE3EBA">
        <w:t xml:space="preserve"> larva. The </w:t>
      </w:r>
      <w:r w:rsidR="00EE3EBA">
        <w:lastRenderedPageBreak/>
        <w:t>nauplius I and its subsequent stages are non-feeding stages that still metabolize the energy reserves provided upon birth</w:t>
      </w:r>
      <w:r w:rsidR="00591E34">
        <w:t xml:space="preserve"> (Figure 5)</w:t>
      </w:r>
      <w:r w:rsidR="00EE3EBA">
        <w:t>. While developing through the different nauplius stages, the larvae undergo an ascent in the water column</w:t>
      </w:r>
      <w:r w:rsidR="00B15A00">
        <w:t>.</w:t>
      </w:r>
      <w:r w:rsidR="00D66833">
        <w:t xml:space="preserve"> </w:t>
      </w:r>
      <w:r w:rsidR="00E02014" w:rsidRPr="00E02014">
        <w:t xml:space="preserve">Mortality of non-feeding krill larvae is mainly determined by </w:t>
      </w:r>
      <w:r w:rsidR="009A67BF">
        <w:rPr>
          <w:noProof/>
        </w:rPr>
        <w:drawing>
          <wp:anchor distT="0" distB="0" distL="114300" distR="114300" simplePos="0" relativeHeight="251665408" behindDoc="0" locked="0" layoutInCell="1" allowOverlap="1" wp14:anchorId="06F44594" wp14:editId="1048D545">
            <wp:simplePos x="0" y="0"/>
            <wp:positionH relativeFrom="column">
              <wp:posOffset>0</wp:posOffset>
            </wp:positionH>
            <wp:positionV relativeFrom="paragraph">
              <wp:posOffset>914391</wp:posOffset>
            </wp:positionV>
            <wp:extent cx="5733415" cy="5733415"/>
            <wp:effectExtent l="0" t="0" r="0" b="0"/>
            <wp:wrapTopAndBottom/>
            <wp:docPr id="1263250016" name="Picture 126325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31" cstate="print">
                      <a:extLst>
                        <a:ext uri="{28A0092B-C50C-407E-A947-70E740481C1C}">
                          <a14:useLocalDpi xmlns:a14="http://schemas.microsoft.com/office/drawing/2010/main" val="0"/>
                        </a:ext>
                      </a:extLst>
                    </a:blip>
                    <a:stretch>
                      <a:fillRect/>
                    </a:stretch>
                  </pic:blipFill>
                  <pic:spPr>
                    <a:xfrm>
                      <a:off x="0" y="0"/>
                      <a:ext cx="5733415" cy="5733415"/>
                    </a:xfrm>
                    <a:prstGeom prst="rect">
                      <a:avLst/>
                    </a:prstGeom>
                    <a:ln/>
                  </pic:spPr>
                </pic:pic>
              </a:graphicData>
            </a:graphic>
            <wp14:sizeRelH relativeFrom="page">
              <wp14:pctWidth>0</wp14:pctWidth>
            </wp14:sizeRelH>
            <wp14:sizeRelV relativeFrom="page">
              <wp14:pctHeight>0</wp14:pctHeight>
            </wp14:sizeRelV>
          </wp:anchor>
        </w:drawing>
      </w:r>
      <w:r w:rsidR="00E02014" w:rsidRPr="00E02014">
        <w:t>environmental conditions (</w:t>
      </w:r>
      <w:proofErr w:type="gramStart"/>
      <w:r w:rsidR="00E02014" w:rsidRPr="00E02014">
        <w:t>e.g.</w:t>
      </w:r>
      <w:proofErr w:type="gramEnd"/>
      <w:r w:rsidR="00E02014" w:rsidRPr="00E02014">
        <w:t xml:space="preserve"> </w:t>
      </w:r>
      <w:proofErr w:type="spellStart"/>
      <w:r w:rsidR="00E02014" w:rsidRPr="00E02014">
        <w:t>unfavorable</w:t>
      </w:r>
      <w:proofErr w:type="spellEnd"/>
      <w:r w:rsidR="00E02014" w:rsidRPr="00E02014">
        <w:t xml:space="preserve"> temperatures), local </w:t>
      </w:r>
    </w:p>
    <w:p w14:paraId="0D2865BC" w14:textId="33AAD56C" w:rsidR="009A67BF" w:rsidRPr="00D654BE" w:rsidRDefault="009A67BF" w:rsidP="009A67BF">
      <w:pPr>
        <w:spacing w:line="240" w:lineRule="auto"/>
        <w:jc w:val="both"/>
        <w:rPr>
          <w:i/>
          <w:iCs/>
          <w:sz w:val="20"/>
          <w:szCs w:val="20"/>
        </w:rPr>
      </w:pPr>
      <w:r w:rsidRPr="00D654BE">
        <w:rPr>
          <w:b/>
          <w:sz w:val="20"/>
          <w:szCs w:val="20"/>
        </w:rPr>
        <w:t>Fig</w:t>
      </w:r>
      <w:r w:rsidR="00D9605F">
        <w:rPr>
          <w:b/>
          <w:sz w:val="20"/>
          <w:szCs w:val="20"/>
        </w:rPr>
        <w:t>ure</w:t>
      </w:r>
      <w:r w:rsidRPr="00D654BE">
        <w:rPr>
          <w:b/>
          <w:sz w:val="20"/>
          <w:szCs w:val="20"/>
        </w:rPr>
        <w:t xml:space="preserve"> </w:t>
      </w:r>
      <w:r w:rsidR="00D9605F" w:rsidRPr="00D654BE">
        <w:rPr>
          <w:b/>
          <w:sz w:val="20"/>
          <w:szCs w:val="20"/>
        </w:rPr>
        <w:t>5</w:t>
      </w:r>
      <w:r w:rsidRPr="00D654BE">
        <w:rPr>
          <w:sz w:val="20"/>
          <w:szCs w:val="20"/>
        </w:rPr>
        <w:t xml:space="preserve"> </w:t>
      </w:r>
      <w:r w:rsidRPr="00D654BE">
        <w:rPr>
          <w:i/>
          <w:iCs/>
          <w:sz w:val="20"/>
          <w:szCs w:val="20"/>
        </w:rPr>
        <w:t>Top left panel: conceptual model for egg and larval development</w:t>
      </w:r>
      <w:r w:rsidRPr="00D654BE">
        <w:rPr>
          <w:sz w:val="20"/>
          <w:szCs w:val="20"/>
        </w:rPr>
        <w:t xml:space="preserve">. </w:t>
      </w:r>
      <w:r w:rsidRPr="00D654BE">
        <w:rPr>
          <w:i/>
          <w:iCs/>
          <w:sz w:val="20"/>
          <w:szCs w:val="20"/>
        </w:rPr>
        <w:t>Bottom left panel: information categories of data points assigned to model sub-units that did not relate to environmental conditions. Right panel: information categories of data points assigned to model sub-units that related to environmental conditions. Abbreviations: temp – temperature</w:t>
      </w:r>
    </w:p>
    <w:p w14:paraId="1F228712" w14:textId="77777777" w:rsidR="00C52C3F" w:rsidRDefault="00C52C3F" w:rsidP="004606D1">
      <w:pPr>
        <w:spacing w:line="360" w:lineRule="auto"/>
        <w:jc w:val="both"/>
      </w:pPr>
    </w:p>
    <w:p w14:paraId="6ACA1761" w14:textId="298CB6EB" w:rsidR="00C46B4C" w:rsidRDefault="00C52C3F" w:rsidP="00D654BE">
      <w:pPr>
        <w:spacing w:line="360" w:lineRule="auto"/>
        <w:jc w:val="both"/>
      </w:pPr>
      <w:r w:rsidRPr="00E02014">
        <w:t>topography (increased</w:t>
      </w:r>
      <w:r>
        <w:t xml:space="preserve"> </w:t>
      </w:r>
      <w:r w:rsidR="00E02014" w:rsidRPr="00E02014">
        <w:t>mortality has been associated with shallow waters where the embryo reaches the sea floor before hatching), and predation.</w:t>
      </w:r>
      <w:r w:rsidR="00E02014">
        <w:t xml:space="preserve"> </w:t>
      </w:r>
      <w:r>
        <w:t xml:space="preserve">After reaching the </w:t>
      </w:r>
      <w:proofErr w:type="spellStart"/>
      <w:r>
        <w:t>metanauplius</w:t>
      </w:r>
      <w:proofErr w:type="spellEnd"/>
      <w:r>
        <w:t xml:space="preserve"> stage, the larvae </w:t>
      </w:r>
      <w:r w:rsidR="00D86D8F">
        <w:t xml:space="preserve">begin </w:t>
      </w:r>
      <w:r>
        <w:t xml:space="preserve">to assimilate food from the </w:t>
      </w:r>
      <w:r w:rsidR="00F47D76">
        <w:t xml:space="preserve">environment. Although the time of reaching the </w:t>
      </w:r>
      <w:proofErr w:type="spellStart"/>
      <w:r w:rsidR="00F47D76">
        <w:t>metanauplius</w:t>
      </w:r>
      <w:proofErr w:type="spellEnd"/>
      <w:r w:rsidR="00F47D76">
        <w:t xml:space="preserve"> stage can be </w:t>
      </w:r>
      <w:r w:rsidR="005C6E0A">
        <w:t>as early as summer</w:t>
      </w:r>
      <w:r w:rsidR="00F47D76">
        <w:t xml:space="preserve">, </w:t>
      </w:r>
      <w:r w:rsidR="007B675E">
        <w:t xml:space="preserve">depending on the timing of spawning, </w:t>
      </w:r>
      <w:r w:rsidR="00F47D76">
        <w:t xml:space="preserve">the processes </w:t>
      </w:r>
      <w:r w:rsidR="00520B9C">
        <w:t>that drive</w:t>
      </w:r>
      <w:r w:rsidR="00F47D76">
        <w:t xml:space="preserve"> growth and development of </w:t>
      </w:r>
      <w:r w:rsidR="00520B9C">
        <w:t>feeding</w:t>
      </w:r>
      <w:r w:rsidR="00F47D76">
        <w:t xml:space="preserve"> krill </w:t>
      </w:r>
      <w:r w:rsidR="00520B9C">
        <w:t>larvae</w:t>
      </w:r>
      <w:r w:rsidR="00B6118B">
        <w:t xml:space="preserve"> </w:t>
      </w:r>
      <w:r w:rsidR="00F47D76">
        <w:t>are covered in the conceptual model for overwintering</w:t>
      </w:r>
      <w:r w:rsidR="0075157F">
        <w:t xml:space="preserve"> (Figure 6)</w:t>
      </w:r>
      <w:r w:rsidR="00F47D76">
        <w:t>.</w:t>
      </w:r>
    </w:p>
    <w:p w14:paraId="65EFC292" w14:textId="62D45861" w:rsidR="00C46B4C" w:rsidRDefault="0075157F" w:rsidP="00D654BE">
      <w:pPr>
        <w:spacing w:line="360" w:lineRule="auto"/>
        <w:jc w:val="both"/>
      </w:pPr>
      <w:r>
        <w:lastRenderedPageBreak/>
        <w:t xml:space="preserve">In total, </w:t>
      </w:r>
      <w:r w:rsidR="00E3334C">
        <w:t xml:space="preserve">575 data points were assigned to the conceptual model for egg and larval development. </w:t>
      </w:r>
      <w:proofErr w:type="gramStart"/>
      <w:r w:rsidR="008301AD">
        <w:t>Similar to</w:t>
      </w:r>
      <w:proofErr w:type="gramEnd"/>
      <w:r w:rsidR="008301AD">
        <w:t xml:space="preserve"> </w:t>
      </w:r>
      <w:r w:rsidR="00F72774">
        <w:t>the</w:t>
      </w:r>
      <w:r w:rsidR="008301AD">
        <w:t xml:space="preserve"> other conceptual models, most of these data points were classified as “parameter, validation” although some sub-units such as time and temperature dependent growth</w:t>
      </w:r>
      <w:r w:rsidR="00F72774">
        <w:t xml:space="preserve"> or tissues had comparatively higher proportions of data points that had the highest information category “parameter”</w:t>
      </w:r>
      <w:r w:rsidR="008A3DAE">
        <w:t xml:space="preserve"> (</w:t>
      </w:r>
      <w:r w:rsidR="00B636A9">
        <w:t>up to 4</w:t>
      </w:r>
      <w:r w:rsidR="00964CBC">
        <w:t>2</w:t>
      </w:r>
      <w:r w:rsidR="00B636A9">
        <w:t xml:space="preserve">% in case of time-dependent growth, </w:t>
      </w:r>
      <w:r w:rsidR="008A3DAE">
        <w:t>Figure 5)</w:t>
      </w:r>
      <w:r w:rsidR="00F72774">
        <w:t>.</w:t>
      </w:r>
      <w:r w:rsidR="00964CBC">
        <w:t xml:space="preserve"> </w:t>
      </w:r>
    </w:p>
    <w:p w14:paraId="500580C4" w14:textId="0033DE19" w:rsidR="001E1404" w:rsidRDefault="003E631E" w:rsidP="00D654BE">
      <w:pPr>
        <w:spacing w:line="360" w:lineRule="auto"/>
        <w:jc w:val="both"/>
      </w:pPr>
      <w:r>
        <w:t xml:space="preserve">Less than 50 datapoints were assigned to vertical position of the embryo, its reserves as well as the embryo diameter. </w:t>
      </w:r>
      <w:r w:rsidR="000435EC">
        <w:t>Only one data</w:t>
      </w:r>
      <w:r>
        <w:t xml:space="preserve"> point</w:t>
      </w:r>
      <w:r w:rsidR="000435EC">
        <w:t xml:space="preserve"> was found that</w:t>
      </w:r>
      <w:r>
        <w:t xml:space="preserve"> relat</w:t>
      </w:r>
      <w:r w:rsidR="000435EC">
        <w:t>ed</w:t>
      </w:r>
      <w:r>
        <w:t xml:space="preserve"> to the density of embryos, which in combination with embryo diameter is important to determine sinking rates</w:t>
      </w:r>
      <w:r w:rsidR="000435EC">
        <w:t xml:space="preserve"> (Figure 5).</w:t>
      </w:r>
      <w:r w:rsidR="00947A4A">
        <w:t xml:space="preserve"> Analogously, only 2 data points were assigned to the temperature, and time-dependent ascent of the nauplius I larva after hatching. 21 data points informing sinking rates could be found in the compiled dataset although 20 of them only reported sinking rates with no </w:t>
      </w:r>
      <w:r w:rsidR="009C3E61">
        <w:t>direct relation to</w:t>
      </w:r>
      <w:r w:rsidR="00947A4A">
        <w:t xml:space="preserve"> embryo diameter, embryo density and water temperature. </w:t>
      </w:r>
      <w:r w:rsidR="002B2A16">
        <w:t xml:space="preserve">Whereas over 200 datapoints could be assigned to growth of the embryo, only 22 related to moulting, which is an important component </w:t>
      </w:r>
      <w:r w:rsidR="00165798">
        <w:t>in the</w:t>
      </w:r>
      <w:r w:rsidR="002B2A16">
        <w:t xml:space="preserve"> growth </w:t>
      </w:r>
      <w:r w:rsidR="00165798">
        <w:t>of</w:t>
      </w:r>
      <w:r w:rsidR="002B2A16">
        <w:t xml:space="preserve"> </w:t>
      </w:r>
      <w:r w:rsidR="00165798">
        <w:t>crustaceans</w:t>
      </w:r>
      <w:r w:rsidR="002B2A16">
        <w:t xml:space="preserve">. </w:t>
      </w:r>
      <w:r w:rsidR="00081CF9">
        <w:t xml:space="preserve">Time- and temperature dependent respiration rates </w:t>
      </w:r>
      <w:proofErr w:type="spellStart"/>
      <w:r w:rsidR="00081CF9">
        <w:t>were</w:t>
      </w:r>
      <w:del w:id="1001" w:author="abahl02@student.ubc.ca" w:date="2023-07-16T11:13:00Z">
        <w:r w:rsidR="00081CF9" w:rsidDel="00711A3E">
          <w:delText xml:space="preserve"> could be </w:delText>
        </w:r>
      </w:del>
      <w:r w:rsidR="00081CF9">
        <w:t>extracted</w:t>
      </w:r>
      <w:proofErr w:type="spellEnd"/>
      <w:r w:rsidR="00081CF9">
        <w:t xml:space="preserve"> from 42 and 33 data points, respectively, with the majority of datapoints being closely related to actual model parameters (“parameter” information category). </w:t>
      </w:r>
    </w:p>
    <w:p w14:paraId="6F00C80B" w14:textId="77777777" w:rsidR="00C46B4C" w:rsidRDefault="00C46B4C" w:rsidP="00D654BE">
      <w:pPr>
        <w:spacing w:line="360" w:lineRule="auto"/>
        <w:jc w:val="both"/>
        <w:rPr>
          <w:b/>
          <w:highlight w:val="yellow"/>
        </w:rPr>
      </w:pPr>
    </w:p>
    <w:p w14:paraId="0C075372" w14:textId="2DDFD2A5" w:rsidR="00C46B4C" w:rsidRDefault="00000000" w:rsidP="00D654BE">
      <w:pPr>
        <w:spacing w:line="360" w:lineRule="auto"/>
        <w:jc w:val="both"/>
        <w:rPr>
          <w:b/>
          <w:highlight w:val="yellow"/>
        </w:rPr>
      </w:pPr>
      <w:r>
        <w:rPr>
          <w:b/>
        </w:rPr>
        <w:t>3.</w:t>
      </w:r>
      <w:r w:rsidR="000A280D">
        <w:rPr>
          <w:b/>
        </w:rPr>
        <w:t>2.3</w:t>
      </w:r>
      <w:r>
        <w:rPr>
          <w:b/>
        </w:rPr>
        <w:t xml:space="preserve"> Overwintering</w:t>
      </w:r>
    </w:p>
    <w:p w14:paraId="13DD30FB" w14:textId="1531426B" w:rsidR="00805D0E" w:rsidRDefault="0068230E" w:rsidP="004606D1">
      <w:pPr>
        <w:spacing w:line="360" w:lineRule="auto"/>
        <w:jc w:val="both"/>
      </w:pPr>
      <w:r>
        <w:t>In contrast to adult krill, larval and juvenile</w:t>
      </w:r>
      <w:r w:rsidR="008413C0">
        <w:t>s</w:t>
      </w:r>
      <w:r>
        <w:t xml:space="preserve"> do not accumulate significant amount of lipids </w:t>
      </w:r>
      <w:r w:rsidR="00320936">
        <w:t>in fall</w:t>
      </w:r>
      <w:r>
        <w:t xml:space="preserve"> and rely on the uptake of food to meet maintenance costs throughout the winter. </w:t>
      </w:r>
      <w:r w:rsidR="00C660EA">
        <w:t>Th</w:t>
      </w:r>
      <w:r w:rsidR="008413C0">
        <w:t xml:space="preserve">erefore, the overwintering model includes similar mechanisms required for maintenance as the adult female spawning model in spring/summer. </w:t>
      </w:r>
      <w:r w:rsidR="0076603C" w:rsidRPr="0076603C">
        <w:t>Maintenance functions such as respiration, mo</w:t>
      </w:r>
      <w:r w:rsidR="00CB6EAD">
        <w:t>u</w:t>
      </w:r>
      <w:r w:rsidR="0076603C" w:rsidRPr="0076603C">
        <w:t>lting, and excretion imply energetic costs that are covered by assimilated food and available body reserves.</w:t>
      </w:r>
      <w:r w:rsidR="0076603C">
        <w:t xml:space="preserve"> </w:t>
      </w:r>
      <w:proofErr w:type="gramStart"/>
      <w:r w:rsidR="0076603C">
        <w:t>Similar to</w:t>
      </w:r>
      <w:proofErr w:type="gramEnd"/>
      <w:r w:rsidR="0076603C">
        <w:t xml:space="preserve"> the spawning conceptual model, reserves are partitioned into lipids, proteins and carbohydrates. </w:t>
      </w:r>
      <w:r w:rsidR="00391F88">
        <w:t xml:space="preserve">The conceptual model structure is relatively simple, and it hides the complex interactions of </w:t>
      </w:r>
      <w:r w:rsidR="00CB6EAD">
        <w:t>the &gt;1 year</w:t>
      </w:r>
      <w:r w:rsidR="00391F88">
        <w:t xml:space="preserve"> krill and the physical environment during winter.</w:t>
      </w:r>
      <w:r w:rsidR="00070527">
        <w:t xml:space="preserve"> </w:t>
      </w:r>
      <w:r w:rsidR="001017B3">
        <w:t>T</w:t>
      </w:r>
      <w:r w:rsidR="00070527">
        <w:t xml:space="preserve">hese interactions are considered in </w:t>
      </w:r>
      <w:r w:rsidR="00A913B8">
        <w:t xml:space="preserve">the physiological rates such as assimilation, </w:t>
      </w:r>
      <w:proofErr w:type="gramStart"/>
      <w:r w:rsidR="00A913B8">
        <w:t>ingestion</w:t>
      </w:r>
      <w:proofErr w:type="gramEnd"/>
      <w:r w:rsidR="00A913B8">
        <w:t xml:space="preserve"> and respiration, </w:t>
      </w:r>
      <w:r w:rsidR="009C0BDF">
        <w:t>which</w:t>
      </w:r>
      <w:r w:rsidR="00A913B8">
        <w:t xml:space="preserve"> were related to different environmental drivers</w:t>
      </w:r>
      <w:r w:rsidR="001017B3">
        <w:t xml:space="preserve"> </w:t>
      </w:r>
      <w:r w:rsidR="009C0BDF">
        <w:t>such as the availability of sea ice biota or heterotrophic carbon as food sources</w:t>
      </w:r>
      <w:r w:rsidR="00D60190">
        <w:t xml:space="preserve"> (Figure 6)</w:t>
      </w:r>
      <w:r w:rsidR="009C0BDF">
        <w:t>.</w:t>
      </w:r>
      <w:r w:rsidR="00D60190">
        <w:t xml:space="preserve"> </w:t>
      </w:r>
    </w:p>
    <w:p w14:paraId="509EE659" w14:textId="77777777" w:rsidR="00415AB0" w:rsidRDefault="002E018A" w:rsidP="00415AB0">
      <w:pPr>
        <w:spacing w:line="360" w:lineRule="auto"/>
        <w:jc w:val="both"/>
      </w:pPr>
      <w:r>
        <w:t>Of the 258 data points that were assigned to overwintering, most (around 60) related to the lipid reserves of subadult krill during winter</w:t>
      </w:r>
      <w:r w:rsidR="000F3DF0">
        <w:t xml:space="preserve"> (Figure 6)</w:t>
      </w:r>
      <w:r>
        <w:t>. Of th</w:t>
      </w:r>
      <w:r w:rsidR="000F3DF0">
        <w:t>e</w:t>
      </w:r>
      <w:r>
        <w:t xml:space="preserve">se, most were </w:t>
      </w:r>
      <w:r w:rsidR="006C7BEE">
        <w:t xml:space="preserve">classified as “parameter, validation”, meaning that </w:t>
      </w:r>
      <w:r w:rsidR="0073413A">
        <w:t>many</w:t>
      </w:r>
      <w:r w:rsidR="001F3419">
        <w:t xml:space="preserve"> of the data</w:t>
      </w:r>
      <w:r w:rsidR="006C7BEE">
        <w:t xml:space="preserve"> were</w:t>
      </w:r>
      <w:r>
        <w:t xml:space="preserve"> primarily useful for model validation </w:t>
      </w:r>
      <w:r w:rsidR="00E15C2D">
        <w:t xml:space="preserve">but </w:t>
      </w:r>
      <w:r w:rsidR="00747124">
        <w:t xml:space="preserve">could </w:t>
      </w:r>
      <w:r w:rsidR="00E15C2D">
        <w:t>not direct</w:t>
      </w:r>
      <w:r w:rsidR="00747124">
        <w:t>ly be</w:t>
      </w:r>
      <w:r w:rsidR="00E15C2D">
        <w:t xml:space="preserve"> use</w:t>
      </w:r>
      <w:r w:rsidR="00747124">
        <w:t>d</w:t>
      </w:r>
      <w:r w:rsidR="00E15C2D">
        <w:t xml:space="preserve"> for the parameterization of lipid reserve dynamics</w:t>
      </w:r>
      <w:r w:rsidR="00251D35">
        <w:t>.</w:t>
      </w:r>
      <w:r w:rsidR="006E3625">
        <w:t xml:space="preserve"> </w:t>
      </w:r>
      <w:r w:rsidR="00415AB0">
        <w:t xml:space="preserve">Less than half as many data points could be assigned to protein and carbon reserves (Figure 6). </w:t>
      </w:r>
    </w:p>
    <w:p w14:paraId="62FA9E78" w14:textId="701823BA" w:rsidR="00A229EC" w:rsidRDefault="00415AB0" w:rsidP="00D654BE">
      <w:pPr>
        <w:spacing w:line="360" w:lineRule="auto"/>
        <w:jc w:val="both"/>
      </w:pPr>
      <w:r>
        <w:lastRenderedPageBreak/>
        <w:t>A relatively similar number of data points related to physiological rates such as assimilation, ingestion, and respiration (42-58 data points). No data points were found related to moulting and excretion, which are listed in the conceptual model. Data related to assimilation, ingestion, and respiration were relatively common in the context of food availability in the form of particulate organic carbon, ice algae, or heterotrophic carbon. Physiological rates in direct relation to photoperiod, a potentially important factor in the physiological activity of adult krill, were reported in increased numbers for respiration (n = 13, Figure 2), but less so for ingestion or assimilation (n = 5, n = 0, respectively).</w:t>
      </w:r>
    </w:p>
    <w:p w14:paraId="7496F2AD" w14:textId="50C41499" w:rsidR="00C46B4C" w:rsidRDefault="00326A75" w:rsidP="00D654BE">
      <w:pPr>
        <w:spacing w:line="360" w:lineRule="auto"/>
        <w:jc w:val="both"/>
        <w:rPr>
          <w:b/>
          <w:color w:val="6AA84F"/>
        </w:rPr>
      </w:pPr>
      <w:r>
        <w:rPr>
          <w:b/>
          <w:noProof/>
          <w:color w:val="6AA84F"/>
        </w:rPr>
        <w:drawing>
          <wp:anchor distT="0" distB="0" distL="114300" distR="114300" simplePos="0" relativeHeight="251666432" behindDoc="0" locked="0" layoutInCell="1" allowOverlap="1" wp14:anchorId="636CCB28" wp14:editId="6B3355DB">
            <wp:simplePos x="0" y="0"/>
            <wp:positionH relativeFrom="column">
              <wp:posOffset>-635</wp:posOffset>
            </wp:positionH>
            <wp:positionV relativeFrom="paragraph">
              <wp:posOffset>238125</wp:posOffset>
            </wp:positionV>
            <wp:extent cx="5807075" cy="5347335"/>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32" cstate="print">
                      <a:extLst>
                        <a:ext uri="{28A0092B-C50C-407E-A947-70E740481C1C}">
                          <a14:useLocalDpi xmlns:a14="http://schemas.microsoft.com/office/drawing/2010/main" val="0"/>
                        </a:ext>
                      </a:extLst>
                    </a:blip>
                    <a:stretch>
                      <a:fillRect/>
                    </a:stretch>
                  </pic:blipFill>
                  <pic:spPr>
                    <a:xfrm>
                      <a:off x="0" y="0"/>
                      <a:ext cx="5807075" cy="5347335"/>
                    </a:xfrm>
                    <a:prstGeom prst="rect">
                      <a:avLst/>
                    </a:prstGeom>
                    <a:ln/>
                  </pic:spPr>
                </pic:pic>
              </a:graphicData>
            </a:graphic>
            <wp14:sizeRelH relativeFrom="page">
              <wp14:pctWidth>0</wp14:pctWidth>
            </wp14:sizeRelH>
            <wp14:sizeRelV relativeFrom="page">
              <wp14:pctHeight>0</wp14:pctHeight>
            </wp14:sizeRelV>
          </wp:anchor>
        </w:drawing>
      </w:r>
    </w:p>
    <w:p w14:paraId="4E5F927F" w14:textId="527EB4A7" w:rsidR="00326A75" w:rsidRPr="00D654BE" w:rsidRDefault="00000000" w:rsidP="00326A75">
      <w:pPr>
        <w:spacing w:line="240" w:lineRule="auto"/>
        <w:jc w:val="both"/>
        <w:rPr>
          <w:i/>
          <w:iCs/>
          <w:sz w:val="20"/>
          <w:szCs w:val="20"/>
        </w:rPr>
      </w:pPr>
      <w:r w:rsidRPr="00D654BE">
        <w:rPr>
          <w:b/>
          <w:sz w:val="20"/>
          <w:szCs w:val="20"/>
        </w:rPr>
        <w:t>Fig</w:t>
      </w:r>
      <w:r w:rsidR="00D9605F" w:rsidRPr="00D654BE">
        <w:rPr>
          <w:b/>
          <w:sz w:val="20"/>
          <w:szCs w:val="20"/>
        </w:rPr>
        <w:t xml:space="preserve">ure </w:t>
      </w:r>
      <w:proofErr w:type="gramStart"/>
      <w:r w:rsidR="00326A75" w:rsidRPr="00D654BE">
        <w:rPr>
          <w:b/>
          <w:sz w:val="20"/>
          <w:szCs w:val="20"/>
        </w:rPr>
        <w:t>6</w:t>
      </w:r>
      <w:r w:rsidRPr="00D654BE">
        <w:rPr>
          <w:sz w:val="20"/>
          <w:szCs w:val="20"/>
        </w:rPr>
        <w:t xml:space="preserve"> </w:t>
      </w:r>
      <w:r w:rsidR="00326A75" w:rsidRPr="00D654BE">
        <w:rPr>
          <w:i/>
          <w:iCs/>
          <w:sz w:val="20"/>
          <w:szCs w:val="20"/>
        </w:rPr>
        <w:t xml:space="preserve"> Top</w:t>
      </w:r>
      <w:proofErr w:type="gramEnd"/>
      <w:r w:rsidR="00326A75" w:rsidRPr="00D654BE">
        <w:rPr>
          <w:i/>
          <w:iCs/>
          <w:sz w:val="20"/>
          <w:szCs w:val="20"/>
        </w:rPr>
        <w:t xml:space="preserve"> left panel: conceptual model for the overwintering of the &lt;1 year age class</w:t>
      </w:r>
      <w:r w:rsidR="00326A75" w:rsidRPr="00D654BE">
        <w:rPr>
          <w:sz w:val="20"/>
          <w:szCs w:val="20"/>
        </w:rPr>
        <w:t xml:space="preserve">. </w:t>
      </w:r>
      <w:r w:rsidR="00326A75" w:rsidRPr="00D654BE">
        <w:rPr>
          <w:i/>
          <w:iCs/>
          <w:sz w:val="20"/>
          <w:szCs w:val="20"/>
        </w:rPr>
        <w:t>Bottom left panel: information categories of data points assigned to model sub-units that did not relate to environmental conditions. Right panel: information categories of data points assigned to model sub-units that related to environmental conditions. Abbreviations: POC – particulate organic carbon, het carbon – heterotrophic carbon</w:t>
      </w:r>
    </w:p>
    <w:p w14:paraId="49CDF10A" w14:textId="77777777" w:rsidR="00C46B4C" w:rsidRDefault="00C46B4C" w:rsidP="00D654BE">
      <w:pPr>
        <w:spacing w:line="360" w:lineRule="auto"/>
        <w:jc w:val="both"/>
        <w:rPr>
          <w:b/>
          <w:color w:val="6AA84F"/>
        </w:rPr>
      </w:pPr>
    </w:p>
    <w:p w14:paraId="5B0CBC76" w14:textId="320971D7" w:rsidR="00EA4BB1" w:rsidRPr="00D654BE" w:rsidRDefault="00000000" w:rsidP="00D654BE">
      <w:pPr>
        <w:spacing w:line="360" w:lineRule="auto"/>
        <w:jc w:val="both"/>
        <w:rPr>
          <w:b/>
        </w:rPr>
      </w:pPr>
      <w:r>
        <w:rPr>
          <w:b/>
        </w:rPr>
        <w:t>3.</w:t>
      </w:r>
      <w:r w:rsidR="00630342">
        <w:rPr>
          <w:b/>
        </w:rPr>
        <w:t>2.4</w:t>
      </w:r>
      <w:r>
        <w:rPr>
          <w:b/>
        </w:rPr>
        <w:t xml:space="preserve"> Mortality</w:t>
      </w:r>
    </w:p>
    <w:p w14:paraId="79EE473E" w14:textId="1FD42376" w:rsidR="00811927" w:rsidRPr="000F59B1" w:rsidRDefault="00EA4BB1" w:rsidP="00811927">
      <w:pPr>
        <w:spacing w:line="360" w:lineRule="auto"/>
        <w:jc w:val="both"/>
      </w:pPr>
      <w:r>
        <w:rPr>
          <w:b/>
          <w:noProof/>
          <w:color w:val="6AA84F"/>
        </w:rPr>
        <w:lastRenderedPageBreak/>
        <w:drawing>
          <wp:anchor distT="0" distB="0" distL="114300" distR="114300" simplePos="0" relativeHeight="251667456" behindDoc="0" locked="0" layoutInCell="1" allowOverlap="1" wp14:anchorId="5248390B" wp14:editId="65CB143D">
            <wp:simplePos x="0" y="0"/>
            <wp:positionH relativeFrom="margin">
              <wp:posOffset>53340</wp:posOffset>
            </wp:positionH>
            <wp:positionV relativeFrom="paragraph">
              <wp:posOffset>1054100</wp:posOffset>
            </wp:positionV>
            <wp:extent cx="4513580" cy="2256790"/>
            <wp:effectExtent l="0" t="0" r="0" b="3810"/>
            <wp:wrapTopAndBottom/>
            <wp:docPr id="571299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99015" name="Picture 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13580" cy="2256790"/>
                    </a:xfrm>
                    <a:prstGeom prst="rect">
                      <a:avLst/>
                    </a:prstGeom>
                  </pic:spPr>
                </pic:pic>
              </a:graphicData>
            </a:graphic>
            <wp14:sizeRelH relativeFrom="page">
              <wp14:pctWidth>0</wp14:pctWidth>
            </wp14:sizeRelH>
            <wp14:sizeRelV relativeFrom="page">
              <wp14:pctHeight>0</wp14:pctHeight>
            </wp14:sizeRelV>
          </wp:anchor>
        </w:drawing>
      </w:r>
      <w:r>
        <w:t xml:space="preserve">The </w:t>
      </w:r>
      <w:r w:rsidR="006C6E2C">
        <w:t xml:space="preserve">conceptual </w:t>
      </w:r>
      <w:r>
        <w:t xml:space="preserve">models </w:t>
      </w:r>
      <w:proofErr w:type="spellStart"/>
      <w:r w:rsidR="006C6E2C">
        <w:t>analyzed</w:t>
      </w:r>
      <w:proofErr w:type="spellEnd"/>
      <w:r w:rsidR="006C6E2C">
        <w:t xml:space="preserve"> in the previous subsections </w:t>
      </w:r>
      <w:r w:rsidR="00340635">
        <w:t>included</w:t>
      </w:r>
      <w:r w:rsidR="009D6D8D">
        <w:t xml:space="preserve"> mechanisms responsible for maintenance and reproduction in different life-history stages of krill. </w:t>
      </w:r>
      <w:r w:rsidR="00811927" w:rsidRPr="00811927">
        <w:t xml:space="preserve">However, population dynamics are a result of the balance between reproduction, </w:t>
      </w:r>
      <w:proofErr w:type="gramStart"/>
      <w:r w:rsidR="00811927" w:rsidRPr="00811927">
        <w:t>survival</w:t>
      </w:r>
      <w:proofErr w:type="gramEnd"/>
      <w:r w:rsidR="00811927" w:rsidRPr="00811927">
        <w:t xml:space="preserve"> and mortality, and therefore we also examined the compiled dataset for data points that could be related to </w:t>
      </w:r>
    </w:p>
    <w:p w14:paraId="4530107B" w14:textId="77777777" w:rsidR="00811927" w:rsidRPr="000F59B1" w:rsidRDefault="00811927" w:rsidP="00811927">
      <w:pPr>
        <w:spacing w:line="240" w:lineRule="auto"/>
        <w:jc w:val="both"/>
        <w:rPr>
          <w:i/>
          <w:iCs/>
          <w:sz w:val="20"/>
          <w:szCs w:val="20"/>
        </w:rPr>
      </w:pPr>
      <w:r w:rsidRPr="000F59B1">
        <w:rPr>
          <w:b/>
          <w:sz w:val="20"/>
          <w:szCs w:val="20"/>
        </w:rPr>
        <w:t xml:space="preserve">Figure </w:t>
      </w:r>
      <w:proofErr w:type="gramStart"/>
      <w:r>
        <w:rPr>
          <w:b/>
          <w:sz w:val="20"/>
          <w:szCs w:val="20"/>
        </w:rPr>
        <w:t>7</w:t>
      </w:r>
      <w:r w:rsidRPr="000F59B1">
        <w:rPr>
          <w:sz w:val="20"/>
          <w:szCs w:val="20"/>
        </w:rPr>
        <w:t xml:space="preserve"> </w:t>
      </w:r>
      <w:r w:rsidRPr="000F59B1">
        <w:rPr>
          <w:i/>
          <w:iCs/>
          <w:sz w:val="20"/>
          <w:szCs w:val="20"/>
        </w:rPr>
        <w:t xml:space="preserve"> </w:t>
      </w:r>
      <w:r>
        <w:rPr>
          <w:i/>
          <w:iCs/>
          <w:sz w:val="20"/>
          <w:szCs w:val="20"/>
        </w:rPr>
        <w:t>Data</w:t>
      </w:r>
      <w:proofErr w:type="gramEnd"/>
      <w:r>
        <w:rPr>
          <w:i/>
          <w:iCs/>
          <w:sz w:val="20"/>
          <w:szCs w:val="20"/>
        </w:rPr>
        <w:t xml:space="preserve"> points assigned to different drivers of mortality for adult and larval krill</w:t>
      </w:r>
    </w:p>
    <w:p w14:paraId="67B5FF2F" w14:textId="77777777" w:rsidR="00811927" w:rsidRDefault="00811927" w:rsidP="00811927">
      <w:pPr>
        <w:spacing w:line="360" w:lineRule="auto"/>
        <w:jc w:val="both"/>
      </w:pPr>
    </w:p>
    <w:p w14:paraId="5A552E01" w14:textId="7A7DCC7A" w:rsidR="00C46B4C" w:rsidRPr="00D654BE" w:rsidRDefault="00811927" w:rsidP="00D654BE">
      <w:pPr>
        <w:spacing w:line="360" w:lineRule="auto"/>
        <w:jc w:val="both"/>
        <w:rPr>
          <w:i/>
          <w:iCs/>
          <w:sz w:val="20"/>
          <w:szCs w:val="20"/>
        </w:rPr>
      </w:pPr>
      <w:r w:rsidRPr="00811927">
        <w:t xml:space="preserve">the drivers of mortality for adult and larval krill. parameterization of stage-specific drivers of krill mortality (Figure 7). Within the compiled dataset, no data points informed thermal tolerance, predation mortality, or parasitism mortality in adult krill. The dataset yielded four data points related to estimates of natural mortality rates in adults, and starvation mortality was the </w:t>
      </w:r>
      <w:del w:id="1002" w:author="abahl02@student.ubc.ca" w:date="2023-07-19T16:27:00Z">
        <w:r w:rsidRPr="00811927" w:rsidDel="00461E6D">
          <w:delText>most commonly studied</w:delText>
        </w:r>
      </w:del>
      <w:ins w:id="1003" w:author="abahl02@student.ubc.ca" w:date="2023-07-19T16:27:00Z">
        <w:r w:rsidR="00461E6D" w:rsidRPr="00811927">
          <w:t>most studied</w:t>
        </w:r>
      </w:ins>
      <w:r w:rsidRPr="00811927">
        <w:t xml:space="preserve"> mechanism with a total of 38 data points. For larvae, most data points could be assigned to starvation and other mortality, which included information on mortality risks from UV radiation or critical partial pressure.</w:t>
      </w:r>
      <w:r>
        <w:t xml:space="preserve"> </w:t>
      </w:r>
      <w:r w:rsidR="00167595">
        <w:t xml:space="preserve">About 5 data points could be assigned to the thermal tolerance of larval krill as well as predation risk, </w:t>
      </w:r>
      <w:proofErr w:type="gramStart"/>
      <w:r w:rsidR="00167595">
        <w:t>parasitism</w:t>
      </w:r>
      <w:proofErr w:type="gramEnd"/>
      <w:r w:rsidR="00167595">
        <w:t xml:space="preserve"> and natural mortality.</w:t>
      </w:r>
    </w:p>
    <w:p w14:paraId="049115CA" w14:textId="7912BDF7" w:rsidR="00C46B4C" w:rsidRDefault="00000000" w:rsidP="00D654BE">
      <w:pPr>
        <w:pStyle w:val="Heading1"/>
        <w:spacing w:line="360" w:lineRule="auto"/>
        <w:jc w:val="both"/>
      </w:pPr>
      <w:bookmarkStart w:id="1004" w:name="_44ggkxn3pwoq" w:colFirst="0" w:colLast="0"/>
      <w:bookmarkEnd w:id="1004"/>
      <w:r w:rsidRPr="00D654BE">
        <w:rPr>
          <w:b/>
          <w:bCs/>
          <w:sz w:val="22"/>
          <w:szCs w:val="22"/>
        </w:rPr>
        <w:t>4. Discussion</w:t>
      </w:r>
    </w:p>
    <w:p w14:paraId="2A324A19" w14:textId="25883C64" w:rsidR="007F2D3C" w:rsidRDefault="007F2D3C" w:rsidP="004606D1">
      <w:pPr>
        <w:spacing w:line="360" w:lineRule="auto"/>
        <w:jc w:val="both"/>
        <w:rPr>
          <w:bCs/>
        </w:rPr>
      </w:pPr>
      <w:r w:rsidRPr="007F2D3C">
        <w:rPr>
          <w:bCs/>
        </w:rPr>
        <w:t>In our study, we developed three conceptual models that incorporate important mechanisms of stage-dependent maintenance, reproduction</w:t>
      </w:r>
      <w:ins w:id="1005" w:author="abahl02@student.ubc.ca" w:date="2023-07-21T12:41:00Z">
        <w:r w:rsidR="00830F56">
          <w:rPr>
            <w:bCs/>
          </w:rPr>
          <w:t>,</w:t>
        </w:r>
      </w:ins>
      <w:r w:rsidRPr="007F2D3C">
        <w:rPr>
          <w:bCs/>
        </w:rPr>
        <w:t xml:space="preserve"> and mortality of krill, which are key drivers of recruitment and population dynamics. In addition, we conducted a systematic literature review to extract nearly 2900 data points from 233 studies that could be used to inform the practical development of krill growth, recruitment</w:t>
      </w:r>
      <w:ins w:id="1006" w:author="abahl02@student.ubc.ca" w:date="2023-07-21T12:41:00Z">
        <w:r w:rsidR="00830F56">
          <w:rPr>
            <w:bCs/>
          </w:rPr>
          <w:t>,</w:t>
        </w:r>
      </w:ins>
      <w:r w:rsidRPr="007F2D3C">
        <w:rPr>
          <w:bCs/>
        </w:rPr>
        <w:t xml:space="preserve"> and population dynamics models. These data points were then mapped to the sub-units of the three conceptual models and to different sources of mortality to identify important mechanisms with sparse information.</w:t>
      </w:r>
    </w:p>
    <w:p w14:paraId="3AC6E34F" w14:textId="519CD81B" w:rsidR="000158B7" w:rsidRDefault="00372FC9" w:rsidP="004606D1">
      <w:pPr>
        <w:spacing w:line="360" w:lineRule="auto"/>
        <w:jc w:val="both"/>
        <w:rPr>
          <w:bCs/>
        </w:rPr>
      </w:pPr>
      <w:r w:rsidRPr="00372FC9">
        <w:rPr>
          <w:bCs/>
        </w:rPr>
        <w:t xml:space="preserve">Before discussing the results of our analysis, it is important to note some of the caveats associated with </w:t>
      </w:r>
      <w:r w:rsidR="00D035A6">
        <w:rPr>
          <w:bCs/>
        </w:rPr>
        <w:t>our</w:t>
      </w:r>
      <w:r w:rsidRPr="00372FC9">
        <w:rPr>
          <w:bCs/>
        </w:rPr>
        <w:t xml:space="preserve"> approach. Most importantly, the number of data points that can be attributed to individual model mechanisms is certainly an imperfect measure of </w:t>
      </w:r>
      <w:r>
        <w:rPr>
          <w:bCs/>
        </w:rPr>
        <w:t>uncertainty</w:t>
      </w:r>
      <w:r w:rsidR="009E1CAC">
        <w:rPr>
          <w:bCs/>
        </w:rPr>
        <w:t xml:space="preserve"> or </w:t>
      </w:r>
      <w:r w:rsidR="009E1CAC">
        <w:rPr>
          <w:bCs/>
        </w:rPr>
        <w:lastRenderedPageBreak/>
        <w:t>state of knowledge</w:t>
      </w:r>
      <w:r w:rsidRPr="00372FC9">
        <w:rPr>
          <w:bCs/>
        </w:rPr>
        <w:t xml:space="preserve">. Some data points may be more informative than others, and some may represent single observations while others </w:t>
      </w:r>
      <w:r w:rsidR="00C939FC">
        <w:rPr>
          <w:bCs/>
        </w:rPr>
        <w:t>represent summary statistics</w:t>
      </w:r>
      <w:r w:rsidRPr="00372FC9">
        <w:rPr>
          <w:bCs/>
        </w:rPr>
        <w:t xml:space="preserve"> of many samples. </w:t>
      </w:r>
      <w:r w:rsidR="00061289" w:rsidRPr="00061289">
        <w:rPr>
          <w:bCs/>
        </w:rPr>
        <w:t xml:space="preserve">Nevertheless, the number of available data points is indicative of the </w:t>
      </w:r>
      <w:r w:rsidR="00A84987">
        <w:rPr>
          <w:bCs/>
        </w:rPr>
        <w:t xml:space="preserve">empirical </w:t>
      </w:r>
      <w:r w:rsidR="00061289" w:rsidRPr="00061289">
        <w:rPr>
          <w:bCs/>
        </w:rPr>
        <w:t xml:space="preserve">effort that has been made to investigate specific model mechanisms, and we have attempted to address the information value problem by introducing </w:t>
      </w:r>
      <w:r w:rsidR="00C939FC">
        <w:rPr>
          <w:bCs/>
        </w:rPr>
        <w:t xml:space="preserve">additional </w:t>
      </w:r>
      <w:r w:rsidR="00061289" w:rsidRPr="00061289">
        <w:rPr>
          <w:bCs/>
        </w:rPr>
        <w:t>criteria that give some indication of the information quality of different data points.</w:t>
      </w:r>
      <w:r w:rsidR="003F06BC">
        <w:rPr>
          <w:bCs/>
        </w:rPr>
        <w:t xml:space="preserve"> </w:t>
      </w:r>
      <w:r w:rsidR="00055AB1" w:rsidRPr="00055AB1">
        <w:rPr>
          <w:bCs/>
        </w:rPr>
        <w:t>In addition, having many observations to parameterize different model mechanisms helps to obtain uncertainty estimates, which are critical for robust model predictions</w:t>
      </w:r>
      <w:r w:rsidR="003F06BC">
        <w:rPr>
          <w:bCs/>
        </w:rPr>
        <w:t xml:space="preserve"> (</w:t>
      </w:r>
      <w:commentRangeStart w:id="1007"/>
      <w:proofErr w:type="spellStart"/>
      <w:r w:rsidR="003971AA">
        <w:rPr>
          <w:bCs/>
        </w:rPr>
        <w:fldChar w:fldCharType="begin"/>
      </w:r>
      <w:r w:rsidR="003971AA">
        <w:rPr>
          <w:bCs/>
        </w:rPr>
        <w:instrText xml:space="preserve"> ADDIN ZOTERO_ITEM CSL_CITATION {"citationID":"MpguVD7W","properties":{"formattedCitation":"(Bahlburg et al. 2023)","plainCitation":"(Bahlburg et al. 2023)","noteIndex":0},"citationItems":[{"id":2275,"uris":["http://zotero.org/users/10191175/items/WF4HHRF2"],"itemData":{"id":2275,"type":"report","abstract":"Abstract\n          Antarctic krill is a key species of the Southern Ocean, impacted by climate change and human exploitation. Understanding how these changes affect the distribution and abundance of krill is crucial for generating projections of change for Southern Ocean ecosystems. Krill growth is an important indicator of habitat suitability and a series of models have been developed and used to examine krill growth potential at different spatial and temporal scales. The available models have been developed using a range of empirical and mechanistic approaches, which provide alternative perspectives and cross-validation of analyses of the key processes influencing krill growth. Here we undertake an intercomparison of a suite of the available models to understand their sensitivities to major driving variables. This illustrates that the results are strongly determined by the model structure and technical characteristics, and the data on which they were developed and validated. Our results emphasize the importance of assessing the constraints and requirements of individual krill growth models to ensure their appropriate application. The study also demonstrates the value of the development of alternative modelling approaches to identify key processes affecting the dynamics of krill. Of critical importance for modelling the growth of krill is appropriately assessing and accounting for differences in estimates of food availability resulting from alternative methods of observation. We suggest that an intercomparison approach is particularly valuable in the development and application of models for the assessment of krill growth potential at circumpolar scales and for future projections. As another result of the intercomparison, the implementations of the models used in this study are now publicly available for future use and analyses.","genre":"preprint","language":"en","note":"DOI: 10.1101/2023.05.09.540012","publisher":"Ecology","source":"DOI.org (Crossref)","title":"Intercomparison of growth models for Antarctic krill ( &lt;i&gt;Euphausia superba&lt;/i&gt; ): towards a generalised understanding","title-short":"Intercomparison of growth models for Antarctic krill ( &lt;i&gt;Euphausia superba&lt;/i&gt; )","URL":"http://biorxiv.org/lookup/doi/10.1101/2023.05.09.540012","author":[{"family":"Bahlburg","given":"Dominik"},{"family":"Thorpe","given":"Sally"},{"family":"Meyer","given":"Bettina"},{"family":"Berger","given":"Uta"},{"family":"Murphy","given":"Eugene"}],"accessed":{"date-parts":[["2023",7,14]]},"issued":{"date-parts":[["2023",5,12]]}}}],"schema":"https://github.com/citation-style-language/schema/raw/master/csl-citation.json"} </w:instrText>
      </w:r>
      <w:r w:rsidR="003971AA">
        <w:rPr>
          <w:bCs/>
        </w:rPr>
        <w:fldChar w:fldCharType="separate"/>
      </w:r>
      <w:r w:rsidR="003971AA">
        <w:rPr>
          <w:bCs/>
          <w:noProof/>
        </w:rPr>
        <w:t>Bahlburg</w:t>
      </w:r>
      <w:proofErr w:type="spellEnd"/>
      <w:r w:rsidR="003971AA">
        <w:rPr>
          <w:bCs/>
          <w:noProof/>
        </w:rPr>
        <w:t xml:space="preserve"> et al. 2023</w:t>
      </w:r>
      <w:r w:rsidR="003971AA">
        <w:rPr>
          <w:bCs/>
        </w:rPr>
        <w:fldChar w:fldCharType="end"/>
      </w:r>
      <w:commentRangeEnd w:id="1007"/>
      <w:r w:rsidR="003971AA">
        <w:rPr>
          <w:rStyle w:val="CommentReference"/>
        </w:rPr>
        <w:commentReference w:id="1007"/>
      </w:r>
      <w:r w:rsidR="003F06BC">
        <w:rPr>
          <w:bCs/>
        </w:rPr>
        <w:t>)</w:t>
      </w:r>
      <w:r w:rsidR="00CF2CA4">
        <w:rPr>
          <w:bCs/>
        </w:rPr>
        <w:t>.</w:t>
      </w:r>
    </w:p>
    <w:p w14:paraId="2FACAF0F" w14:textId="2DA9692F" w:rsidR="00E821E8" w:rsidRDefault="00E1304A" w:rsidP="004606D1">
      <w:pPr>
        <w:spacing w:line="360" w:lineRule="auto"/>
        <w:jc w:val="both"/>
        <w:rPr>
          <w:bCs/>
        </w:rPr>
      </w:pPr>
      <w:r w:rsidRPr="00E1304A">
        <w:rPr>
          <w:bCs/>
        </w:rPr>
        <w:t xml:space="preserve">Another issue was the manual assignment of data points to model subunits. This process was done independently by the two corresponding authors to account for individual biases, and a comparison of the initial assignments revealed considerable differences in the interpretation of the data points. </w:t>
      </w:r>
      <w:commentRangeStart w:id="1008"/>
      <w:r w:rsidR="00D26716">
        <w:rPr>
          <w:bCs/>
        </w:rPr>
        <w:t xml:space="preserve">While </w:t>
      </w:r>
      <w:ins w:id="1009" w:author="abahl02@student.ubc.ca" w:date="2023-07-21T13:46:00Z">
        <w:r w:rsidR="00906FB8">
          <w:rPr>
            <w:bCs/>
          </w:rPr>
          <w:t xml:space="preserve">thus </w:t>
        </w:r>
      </w:ins>
      <w:r w:rsidR="0083059B">
        <w:rPr>
          <w:bCs/>
        </w:rPr>
        <w:t>might be</w:t>
      </w:r>
      <w:r w:rsidR="00D26716" w:rsidRPr="00D26716">
        <w:rPr>
          <w:bCs/>
        </w:rPr>
        <w:t xml:space="preserve"> an indication that there is often no direct link between empirical data and model mechanisms</w:t>
      </w:r>
      <w:commentRangeEnd w:id="1008"/>
      <w:r w:rsidR="00C768DD">
        <w:rPr>
          <w:rStyle w:val="CommentReference"/>
        </w:rPr>
        <w:commentReference w:id="1008"/>
      </w:r>
      <w:r w:rsidRPr="00E1304A">
        <w:rPr>
          <w:bCs/>
        </w:rPr>
        <w:t xml:space="preserve">, it also means that the results are likely to </w:t>
      </w:r>
      <w:r w:rsidR="00D26716">
        <w:rPr>
          <w:bCs/>
        </w:rPr>
        <w:t>contain</w:t>
      </w:r>
      <w:r w:rsidRPr="00E1304A">
        <w:rPr>
          <w:bCs/>
        </w:rPr>
        <w:t xml:space="preserve"> some bias. We attempted to address this issue by iterating through the </w:t>
      </w:r>
      <w:r w:rsidR="00F652C4">
        <w:rPr>
          <w:bCs/>
        </w:rPr>
        <w:t>data point assignments</w:t>
      </w:r>
      <w:r w:rsidRPr="00E1304A">
        <w:rPr>
          <w:bCs/>
        </w:rPr>
        <w:t xml:space="preserve"> after several consultations to reach consensus.</w:t>
      </w:r>
      <w:r w:rsidR="00FD5C37">
        <w:rPr>
          <w:bCs/>
        </w:rPr>
        <w:t xml:space="preserve"> </w:t>
      </w:r>
      <w:r w:rsidR="00A85CBA" w:rsidRPr="00A85CBA">
        <w:rPr>
          <w:bCs/>
        </w:rPr>
        <w:t>Finally, agreeing on the three conceptual models and their structure was not straightforward. Depending on individual backgrounds, different mechanisms may be considered more relevant than others, and the models presented in this study represent one</w:t>
      </w:r>
      <w:r w:rsidR="00B962F0">
        <w:rPr>
          <w:bCs/>
        </w:rPr>
        <w:t>, arguably incomplete,</w:t>
      </w:r>
      <w:r w:rsidR="00A85CBA" w:rsidRPr="00A85CBA">
        <w:rPr>
          <w:bCs/>
        </w:rPr>
        <w:t xml:space="preserve"> option of how they might be structured. We acknowledge that different structures of the conceptual models are possible, but we have tried to include as many mechanisms as possible </w:t>
      </w:r>
      <w:r w:rsidR="00B05455">
        <w:rPr>
          <w:bCs/>
        </w:rPr>
        <w:t>to still</w:t>
      </w:r>
      <w:r w:rsidR="00A85CBA" w:rsidRPr="00A85CBA">
        <w:rPr>
          <w:bCs/>
        </w:rPr>
        <w:t xml:space="preserve"> allow for meaningful analysis within the scope of this study.</w:t>
      </w:r>
    </w:p>
    <w:p w14:paraId="0367A762" w14:textId="4C474931" w:rsidR="00F336B7" w:rsidRDefault="00B24C93" w:rsidP="00F336B7">
      <w:pPr>
        <w:spacing w:line="360" w:lineRule="auto"/>
        <w:jc w:val="both"/>
        <w:rPr>
          <w:bCs/>
        </w:rPr>
      </w:pPr>
      <w:r w:rsidRPr="00B24C93">
        <w:rPr>
          <w:bCs/>
        </w:rPr>
        <w:t xml:space="preserve">The most striking feature of the dataset was that </w:t>
      </w:r>
      <w:r w:rsidR="00E84BD4">
        <w:rPr>
          <w:bCs/>
        </w:rPr>
        <w:t>nearly</w:t>
      </w:r>
      <w:r w:rsidRPr="00B24C93">
        <w:rPr>
          <w:bCs/>
        </w:rPr>
        <w:t xml:space="preserve"> half of the extracted data points were not </w:t>
      </w:r>
      <w:r w:rsidR="009A701B">
        <w:rPr>
          <w:bCs/>
        </w:rPr>
        <w:t xml:space="preserve">related to any of the 120 model sub-units </w:t>
      </w:r>
      <w:r w:rsidRPr="00B24C93">
        <w:rPr>
          <w:bCs/>
        </w:rPr>
        <w:t xml:space="preserve">suitable for model development, and </w:t>
      </w:r>
      <w:proofErr w:type="gramStart"/>
      <w:r w:rsidRPr="00B24C93">
        <w:rPr>
          <w:bCs/>
        </w:rPr>
        <w:t>the majority of</w:t>
      </w:r>
      <w:proofErr w:type="gramEnd"/>
      <w:r w:rsidRPr="00B24C93">
        <w:rPr>
          <w:bCs/>
        </w:rPr>
        <w:t xml:space="preserve"> the data points would not be useful as stand-alone model parameters</w:t>
      </w:r>
      <w:r w:rsidR="004D739B" w:rsidRPr="004D739B">
        <w:rPr>
          <w:bCs/>
        </w:rPr>
        <w:t xml:space="preserve">. Although krill recruitment and population dynamics have always been important topics in krill research </w:t>
      </w:r>
      <w:r w:rsidR="00A268BB">
        <w:rPr>
          <w:bCs/>
        </w:rPr>
        <w:fldChar w:fldCharType="begin"/>
      </w:r>
      <w:r w:rsidR="00E90FAE">
        <w:rPr>
          <w:bCs/>
        </w:rPr>
        <w:instrText xml:space="preserve"> ADDIN ZOTERO_ITEM CSL_CITATION {"citationID":"JPatvM70","properties":{"formattedCitation":"(De La Mare 1994; Siegel and Loeb 1995; Murphy et al. 1998; Quetin and Ross 2003; Wiedenmann, Cresswell, and Mangel 2009; Meyer et al. 2020; Conroy et al. 2020)","plainCitation":"(De La Mare 1994; Siegel and Loeb 1995; Murphy et al. 1998; Quetin and Ross 2003; Wiedenmann, Cresswell, and Mangel 2009; Meyer et al. 2020; Conroy et al. 2020)","dontUpdate":true,"noteIndex":0},"citationItems":[{"id":2271,"uris":["http://zotero.org/users/10191175/items/H9J9MJBK"],"itemData":{"id":2271,"type":"article-journal","container-title":"CCAMLR Science","page":"49-54","title":"Modelling krill recruitment","volume":"1","author":[{"family":"De La Mare","given":"William K"}],"issued":{"date-parts":[["1994"]]}}},{"id":2053,"uris":["http://zotero.org/users/10191175/items/53FC9INT"],"itemData":{"id":2053,"type":"article-journal","container-title":"Marine Ecology Progress Series","DOI":"10.3354/meps123045","ISSN":"0171-8630, 1616-1599","journalAbbreviation":"Mar. Ecol. Prog. Ser.","language":"en","page":"45-56","source":"DOI.org (Crossref)","title":"Recruitment of Antarctic krill Euphausia superba and possible causes for its variability","volume":"123","author":[{"family":"Siegel","given":"V"},{"family":"Loeb","given":"V"}],"issued":{"date-parts":[["1995"]]}}},{"id":2272,"uris":["http://zotero.org/users/10191175/items/YPSTBNNP"],"itemData":{"id":2272,"type":"article-journal","abstract":"Interannual variability is a characteristic feature of the Southern Ocean ecosystem, yet the relative roles of biological and physical processes in generating these fluctuations are unknown. There is now extensive evidence that there are years when there is a very low abundance of Antarctic krill (Euphausia superba) in the South Georgia area, and that this variation affects much of the ecosystem, with the most obvious impacts on survival and breeding success of some of the major predators on krill. The open nature of the South Georgia ecosystem means this variability has large-scale relevance, but even though there are unique time series of data available, information on some key processes is limited. Fluctuations in year-class success in parts, or all, of the krill population across the Scotia Sea can generate large changes in the available biomass. The ocean transport pathways maintain the large-scale ecosystem structure by moving krill over large distances to areas where they are available to predator colonies. This large-scale physical system shows strong spatial and temporal coherence in the patterns of the interannual and subdecadal variability. This physical variability affects both the population dynamics of krill and the transport pathways, emphasizing that both the causes and the consequences of events at South Georgia are part of much larger-scale processes.","container-title":"Fisheries Oceanography","DOI":"10.1046/j.1365-2419.1998.00081.x","ISSN":"1365-2419","issue":"3-4","language":"en","note":"_eprint: https://onlinelibrary.wiley.com/doi/pdf/10.1046/j.1365-2419.1998.00081.x","page":"381-390","source":"Wiley Online Library","title":"Interannual variability of the South Georgia marine ecosystem: biological and physical sources of variation in the abundance of krill","title-short":"Interannual variability of the South Georgia marine ecosystem","volume":"7","author":[{"family":"Murphy","given":"E. J."},{"family":"Watkins","given":"J. L."},{"family":"Reid","given":"K."},{"family":"Trathan","given":"P. N."},{"family":"Everson","given":"I."},{"family":"Croxall","given":"J. P."},{"family":"Priddle","given":"J."},{"family":"Brandon","given":"M. A."},{"family":"Brierley","given":"A. S."},{"family":"Hofmann","given":"E."}],"issued":{"date-parts":[["1998"]]}}},{"id":2268,"uris":["http://zotero.org/users/10191175/items/NFRRRWPQ"],"itemData":{"id":2268,"type":"article-journal","abstract":"As part of the Palmer Long-Term Ecological Research (LTER) program, the size structure of the population of Antarctic krill found between Anvers and Adelaide Islands west of the Antarctic Peninsula has been analyzed for patterns in recruitment\nsuccess. The data were from a series of 11 cruises, 1 in spring (November 1991) and 10 in summer (January 1993 to January 2002). A maximum-likelihood fitting procedure was used to fit a mixture of normal distributions to the length-density distributions\nderived from net data. The recruitment index was calculated as the proportion of age-class 1 krill of the total. Antarctic krill in the Palmer LTER region showed a pattern of episodic recruitment, with 2 strong year classes in succession followed by 3 or\n4 moderate or poor year classes. The 2 strong year classes represented 85 to 90% of the krill caught for 5 or 6 yr, and as the absolute abundance of the year class declined due to mortality, so did the abundance of Antarctic krill in the region. The\nrecruitment index was positively correlated with the absolute value of a seasonal El Niño/Southern Oscillation (ENSO) index, with strongest recruitment during the neutral or moderate periods of ENSO. The mechanism underlying the strong link between the\nrecruitment index and ENSO is most likely the effects of seasonal sea-ice dynamics on both reproduction and winter-over survival of the resulting larvae as previously documented.","container-title":"Marine Ecology Progress Series","DOI":"10.3354/meps259185","ISSN":"0171-8630, 1616-1599","language":"en","page":"185-200","source":"www.int-res.com","title":"Episodic recruitment in Antarctic krill Euphausia superba in the Palmer LTER study region","volume":"259","author":[{"family":"Quetin","given":"Langdon B."},{"family":"Ross","given":"Robin M."}],"issued":{"date-parts":[["2003",9,12]]}}},{"id":168,"uris":["http://zotero.org/users/10191175/items/XF3HR8CE"],"itemData":{"id":168,"type":"article-journal","abstract":"We develop an age-structured model for two krill populations near the Antarctic Peninsula and estimate the relative recruitment events that reproduce observed trends in krill abundance and age structure. Estimates of recruitment in both regions show a nonlinear relationship between recruitment and sea ice area in the combined Bellingshausen and Amundsen Seas from the previous winter and spring, with large recruitment events occurring over a narrow range of ice area, and minimal recruitment otherwise. This finding may allow for an adaptive approach in which future catch limits are adjusted based on predictions of biomass. This result also suggests that the ecosystem may change dramatically once average ice area drops below the recruitment threshold.","container-title":"Limnology and Oceanography","DOI":"10.4319/lo.2009.54.3.0799","ISSN":"1939-5590","issue":"3","language":"en","note":"_eprint: https://onlinelibrary.wiley.com/doi/pdf/10.4319/lo.2009.54.3.0799","page":"799-811","source":"Wiley Online Library","title":"Connecting recruitment of Antarctic krill and sea ice","volume":"54","author":[{"family":"Wiedenmann","given":"John"},{"family":"Cresswell","given":"Katherine A."},{"family":"Mangel","given":"Marc"}],"issued":{"date-parts":[["2009"]]}}},{"id":117,"uris":["http://zotero.org/users/10191175/items/JMPJH2ZT"],"itemData":{"id":117,"type":"article-journal","abstract":"Antarctic krill, Euphausia superba, supports a valuable commercial fishery in the Southwest Atlantic, which holds the highest krill densities and is warming rapidly. The krill catch is increasing, is concentrated in a small area, and has shifted seasonally from summer to autumn/winter. The fishery is managed by the Commission for the Conservation of Antarctic Marine Living Resources, with the main goal of safeguarding the large populations of krill-dependent predators. Here we show that, because of the restricted distribution of successfully spawning krill and high inter-annual variability in their biomass, the risk of direct fishery impacts on the krill stock itself might be higher than previously thought. We show how management benefits could be achieved by incorporating uncertainty surrounding key aspects of krill ecology into management decisions, and how knowledge can be improved in these key areas. This improved information may be supplied, in part, by the fishery itself.","container-title":"Communications Earth &amp; Environment","DOI":"10.1038/s43247-020-00026-1","ISSN":"2662-4435","issue":"1","journalAbbreviation":"Commun Earth Environ","language":"en","license":"2020 The Author(s)","note":"number: 1\npublisher: Nature Publishing Group","page":"1-12","source":"www.nature.com","title":"Successful ecosystem-based management of Antarctic krill should address uncertainties in krill recruitment, behaviour and ecological adaptation","volume":"1","author":[{"family":"Meyer","given":"Bettina"},{"family":"Atkinson","given":"Angus"},{"family":"Bernard","given":"Kim S."},{"family":"Brierley","given":"Andrew S."},{"family":"Driscoll","given":"Ryan"},{"family":"Hill","given":"Simeon L."},{"family":"Marschoff","given":"Enrique"},{"family":"Maschette","given":"Dale"},{"family":"Perry","given":"Frances A."},{"family":"Reiss","given":"Christian S."},{"family":"Rombolá","given":"Emilce"},{"family":"Tarling","given":"Geraint A."},{"family":"Thorpe","given":"Sally E."},{"family":"Trathan","given":"Philip N."},{"family":"Zhu","given":"Guoping"},{"family":"Kawaguchi","given":"So"}],"issued":{"date-parts":[["2020",10,15]]}}},{"id":171,"uris":["http://zotero.org/users/10191175/items/J6KUPW9G"],"itemData":{"id":171,"type":"article-journal","abstract":"Antarctic krill (Euphausia superba) larval production and overwinter survival drive recruitment variability, which in turn determines abundance trends. The Antarctic Peninsula has been described as a recruitment hot spot and as a potentially important source region for larval and juvenile krill dispersal. However, there has been no analysis to spatially resolve regional-scale krill population dynamics across life stages. We assessed spatiotemporal patterns in krill demography using two decades of austral summer data collected along the North and West Antarctic Peninsula since 1993. We identified persistent spatial segregation in the summer distribution of euphausiid larvae (E. superba plus other species), which were concentrated in oceanic waters along the continental slope, and E. superba recruits, which were concentrated in shelf and coastal waters. Mature females of E. superba were more abundant over the continental shelf than the slope or coast. Euphausiid larval abundance was relatively localized and weakly correlated between the North and West Antarctic Peninsula, while E. superba recruitment was generally synchronized throughout the entire region. Euphausiid larval abundance along the West Antarctic Peninsula slope explained E. superba recruitment in shelf and coastal waters the next year. Given the localized nature of krill productivity, it is critical to evaluate the connectivity between upstream and downstream areas of the Antarctic Peninsula and beyond. Krill fishery catch distributions and population projections in the context of a changing climate should account for ontogenetic habitat partitioning, regional population connectivity, and highly variable recruitment.","container-title":"Integrative and Comparative Biology","DOI":"10.1093/icb/icaa111","ISSN":"1540-7063","issue":"6","journalAbbreviation":"Integrative and Comparative Biology","page":"1386-1400","source":"Silverchair","title":"Linking Antarctic krill larval supply and recruitment along the Antarctic Peninsula","volume":"60","author":[{"family":"Conroy","given":"John A"},{"family":"Reiss","given":"Christian S"},{"family":"Gleiber","given":"Miram R"},{"family":"Steinberg","given":"Deborah K"}],"issued":{"date-parts":[["2020",12,16]]}}}],"schema":"https://github.com/citation-style-language/schema/raw/master/csl-citation.json"} </w:instrText>
      </w:r>
      <w:r w:rsidR="00A268BB">
        <w:rPr>
          <w:bCs/>
        </w:rPr>
        <w:fldChar w:fldCharType="separate"/>
      </w:r>
      <w:r w:rsidR="00F1507A">
        <w:rPr>
          <w:bCs/>
          <w:noProof/>
        </w:rPr>
        <w:t>(</w:t>
      </w:r>
      <w:r w:rsidR="003D3939">
        <w:rPr>
          <w:bCs/>
          <w:noProof/>
        </w:rPr>
        <w:t xml:space="preserve">e.g. </w:t>
      </w:r>
      <w:r w:rsidR="00F1507A">
        <w:rPr>
          <w:bCs/>
          <w:noProof/>
        </w:rPr>
        <w:t>De La Mare 1994; Siegel and Loeb 1995; Murphy et al. 1998; Quetin and Ross 2003; Wiedenmann et al. 2009; Meyer et al. 2020; Conroy et al. 2020)</w:t>
      </w:r>
      <w:r w:rsidR="00A268BB">
        <w:rPr>
          <w:bCs/>
        </w:rPr>
        <w:fldChar w:fldCharType="end"/>
      </w:r>
      <w:r w:rsidR="00F336B7">
        <w:rPr>
          <w:bCs/>
        </w:rPr>
        <w:t xml:space="preserve">, </w:t>
      </w:r>
      <w:r w:rsidR="004D739B" w:rsidRPr="004D739B">
        <w:rPr>
          <w:bCs/>
        </w:rPr>
        <w:t xml:space="preserve">and mechanistic krill models have existed for more than 20 years </w:t>
      </w:r>
      <w:r w:rsidR="00CA36D9">
        <w:rPr>
          <w:bCs/>
        </w:rPr>
        <w:t>(</w:t>
      </w:r>
      <w:r w:rsidR="00CA36D9">
        <w:rPr>
          <w:bCs/>
        </w:rPr>
        <w:fldChar w:fldCharType="begin"/>
      </w:r>
      <w:r w:rsidR="00F336B7">
        <w:rPr>
          <w:bCs/>
        </w:rPr>
        <w:instrText xml:space="preserve"> ADDIN ZOTERO_ITEM CSL_CITATION {"citationID":"bwHX6xgT","properties":{"formattedCitation":"(E. E. Hofmann et al. 1992; E. Hofmann and Lascara 2000; Fach, Hofmann, and Murphy 2002)","plainCitation":"(E. E. Hofmann et al. 1992; E. Hofmann and Lascara 2000; Fach, Hofmann, and Murphy 2002)","noteIndex":0},"citationItems":[{"id":189,"uris":["http://zotero.org/users/10191175/items/KF782X9X"],"itemData":{"id":189,"type":"article-journal","abstract":"A time- and temperature-dependent model was developed to simulate the descent-ascent behavior of the embryos and early larval stages of the Antarctic krill, Euphausia superba. This model combines laboratory measurements of temperature effects on developmental times, density and physiology of krill embryos and larvae and the observed water temperature structure in the Bransfield Strait-South Shetland Islands region. Simulations with observed vertical temperature profiles from this region show that embryos that develop at temperatures less than 0°C hatch relatively deep (≈1000 m) or hit the bottom before hatching. The presence of warm (1–2°C) Circumpolar Deep Water (CDW), between 200 and 700 m, results in hatching depths of about 700 m. The sinking rate pattern characteristic of the embryos of Euphausia superba retains the embryos in the CDW, where development is accelerated. Larval ascent rate through the CDW is rapid, so larvae reach the surface before metamorphosing into the first feeding stage, and have sufficient carbon reserves to drift at the surface for several weeks before needing to find food. These results suggest that the sinking rate pattern characteristic of embryos of Antarctic krill may be part of a reproductive strategy that evolved in response to the thermal structure of its environment. The complementary component of this reproductive strategy is the observed correlation between the distribution of krill schools containing reproducing individuals and the presence of CDW. With this reproductive strategy, the spawning regions of Antarctic krill are in areas where oceanic conditions enhance the probability of survival of its embryos and non-feeding larvae.","container-title":"Deep Sea Research Part A. Oceanographic Research Papers","DOI":"10.1016/0198-0149(92)90063-Y","ISSN":"0198-0149","issue":"7","journalAbbreviation":"Deep Sea Research Part A. Oceanographic Research Papers","language":"en","page":"1177-1200","source":"ScienceDirect","title":"Models of the early life history of Euphausia superba—Part I. Time and temperature dependence during the descent-ascent cycle","volume":"39","author":[{"family":"Hofmann","given":"Eileen E."},{"family":"Capella","given":"Jorge E."},{"family":"Ross","given":"Robin M."},{"family":"Quetin","given":"Langdon B."}],"issued":{"date-parts":[["1992",7,1]]}}},{"id":208,"uris":["http://zotero.org/users/10191175/items/26S5NWC6"],"itemData":{"id":208,"type":"article-journal","abstract":"A time-dependent, size-structured, bioenergetically based model was developed to examine the growth dynamics of Antarctic krill Euphausia superba 2 to 60 mm in size. The metabolic processes included in the model are ingestion, a baseline respiration, respiratory losses due to feeding and digestion, and an activity-based respiration factor. The total of these processes, net production, was used as the basis for determining the growth or shrinkage of individuals. Size-dependent parameterizations for the metabolic processes were constructed from field and laboratory measurements. Environmental effects were included through time series of pelagic phytoplankton concentration that were derived from data sets collected west of the Antarctic Peninsula. Slrnulated growth rates during the spring and summer for all knll size classes were consistent with published growth rates; however, initial results indcated that winter shrinkage rates were too large. Although the use of a seasonally varying resp~rationactivlty factor (reduced winter respiration rates) resulted in winter shrinkage rates of adults that were consistent with observations of experimentally starved ~ndividualst,he annual change In length of specific size classes was stffl inconsistent w t h observations. Subsequent simulations examlned the effect of ingestion of sea ice algae by krill in the late winter and early spring. The annual growth cycle best matched observations, particularly those for larval and subadult krill (&lt;35 mm), when reduced winter respiration rates and ingestion of sea ice algae were both included. These results suggest that the ability of krill to exploit a range of food sources and reduced winter metabolism rates are the mechanisms that allow krill to successfully overwinter. The need for additional observations of krill physiological processes, especially during winter, is clearly indicated.","container-title":"Marine Ecology Progress Series","DOI":"10.3354/meps194219","ISSN":"0171-8630, 1616-1599","journalAbbreviation":"Mar. Ecol. Prog. Ser.","language":"en","page":"219-231","source":"DOI.org (Crossref)","title":"Modeling the growth dynamics of Antarctic krill Euphausia superba","volume":"194","author":[{"family":"Hofmann","given":"Ee"},{"family":"Lascara","given":"Cm"}],"issued":{"date-parts":[["2000"]]}}},{"id":210,"uris":["http://zotero.org/users/10191175/items/9IUTBI3B"],"itemData":{"id":210,"type":"article-journal","abstract":"Antarctic krill Euphausia superba spawned on the outer continental shelf of the west Antarctic Peninsula can be entrained into the Southern Front of the Antarctic Circumpolar Current and transported across the Scotia Sea to South Georgia. A time-dependent, size-structured, physiologically based krill growth model was used to assess the food resources that are needed to sustain Antarctic krill during transport across the Scotia Sea and to allow them to grow to a size observed at South Georgia. Initial Lagrangian simulations provide trajectories that are followed by particles released on the west Antarctic Peninsula shelf. Pelagic phytoplankton concentrations along these trajectories are extracted from historical Coastal Zone Color Scanner measurements from the Antarctic Peninsula-Scotia Sea region and are input to the growth model. The results of these simulations show that pelagic phytoplankton concentrations are not sufficient to support continuous growth of Antarctic krill during the 140 to 160 d needed for transport to South Georgia. The inclusion of a supplemental food source during part of the transport time, such as sea ice algae (up to 80 mg chl a m–3), does not significantly alter this result. Survival and growth of larval krill during modeled transport is, however, enhanced by encounters with mesoscale patches of high chlorophyll concentrations (1 mg m–3), while subadults and adults benefit less from these conditions. Further simulations show the importance of an additional food source, such as heterotrophic food, for the survival of subadult and adult Antarctic krill. For all planktonic food scenarios tested, krill that begin transport at the Antarctic Peninsula did not reach the smallest age group often observed at South Georgia, the 2+ group, during the 140 to 160 d of transport. Including the effect of increasing temperature across the Scotia Sea on krill growth rate does not significantly alter these results, since the maximum increase in growth due to increased temperature obtained in the simulations was 1.0 mm for both 2 and 22 mm Antarcic krill. These simulations suggest the possibility of alternative transport scenarios, such as Antarctic krill beginning transport at the Antarctic Peninsula in austral summer and overwintering under the sea ice that extends northward from the Weddell Sea into the Scotia Sea. Such an interrupted transport would allow the Antarctic krill to overwinter in a potentially better food environment and begin transport again the following year, growing to a size that is within the range observed for Antarctic krill populations at South Georgia.","container-title":"Marine Ecology Progress Series","DOI":"10.3354/meps231187","ISSN":"0171-8630, 1616-1599","journalAbbreviation":"Mar. Ecol. Prog. Ser.","language":"en","page":"187-203","source":"DOI.org (Crossref)","title":"Modeling studies of antarctic krill Euphausia superba survival during transport across the Scotia Sea","volume":"231","author":[{"family":"Fach","given":"Ba"},{"family":"Hofmann","given":"Ee"},{"family":"Murphy","given":"Ej"}],"issued":{"date-parts":[["2002"]]}}}],"schema":"https://github.com/citation-style-language/schema/raw/master/csl-citation.json"} </w:instrText>
      </w:r>
      <w:r w:rsidR="00CA36D9">
        <w:rPr>
          <w:bCs/>
        </w:rPr>
        <w:fldChar w:fldCharType="separate"/>
      </w:r>
      <w:r w:rsidR="00F336B7">
        <w:rPr>
          <w:bCs/>
          <w:noProof/>
        </w:rPr>
        <w:t>Hofmann et al. 1992; Hofmann and Lascara 2000; Fach et al. 2002)</w:t>
      </w:r>
      <w:r w:rsidR="00CA36D9">
        <w:rPr>
          <w:bCs/>
        </w:rPr>
        <w:fldChar w:fldCharType="end"/>
      </w:r>
      <w:r w:rsidR="00F336B7">
        <w:rPr>
          <w:bCs/>
        </w:rPr>
        <w:t>,</w:t>
      </w:r>
      <w:r w:rsidR="00A268BB">
        <w:rPr>
          <w:bCs/>
        </w:rPr>
        <w:t xml:space="preserve"> </w:t>
      </w:r>
      <w:r w:rsidR="00F336B7">
        <w:rPr>
          <w:bCs/>
        </w:rPr>
        <w:t xml:space="preserve">the collection of empirical data </w:t>
      </w:r>
      <w:r w:rsidR="00C41A63">
        <w:rPr>
          <w:bCs/>
        </w:rPr>
        <w:t xml:space="preserve">is </w:t>
      </w:r>
      <w:r w:rsidR="00CA4E55">
        <w:rPr>
          <w:bCs/>
        </w:rPr>
        <w:t>often not</w:t>
      </w:r>
      <w:r w:rsidR="00C41A63">
        <w:rPr>
          <w:bCs/>
        </w:rPr>
        <w:t xml:space="preserve"> done with data requirements for model development in mind. </w:t>
      </w:r>
      <w:commentRangeStart w:id="1010"/>
      <w:r w:rsidR="009324DC" w:rsidRPr="009324DC">
        <w:rPr>
          <w:bCs/>
        </w:rPr>
        <w:t xml:space="preserve">This is certainly a two-way problem, with modelers not communicating their data needs clearly enough, or not participating in field research, and empirical researchers not taking model development into account when designing experiments and field </w:t>
      </w:r>
      <w:r w:rsidR="0015122D" w:rsidRPr="009324DC">
        <w:rPr>
          <w:bCs/>
        </w:rPr>
        <w:t>campaigns.</w:t>
      </w:r>
      <w:r w:rsidR="0015122D">
        <w:rPr>
          <w:bCs/>
        </w:rPr>
        <w:t xml:space="preserve"> </w:t>
      </w:r>
      <w:r w:rsidR="0015122D" w:rsidRPr="00DD1D34">
        <w:rPr>
          <w:bCs/>
        </w:rPr>
        <w:t>Organizing</w:t>
      </w:r>
      <w:r w:rsidR="0015122D">
        <w:rPr>
          <w:bCs/>
        </w:rPr>
        <w:t xml:space="preserve"> </w:t>
      </w:r>
      <w:r w:rsidR="00DD1D34" w:rsidRPr="00DD1D34">
        <w:rPr>
          <w:bCs/>
        </w:rPr>
        <w:t>workshops that bring together modelers and empiricists, such as the ICED workshop on which this study is based</w:t>
      </w:r>
      <w:r w:rsidR="00DD1D34">
        <w:rPr>
          <w:bCs/>
        </w:rPr>
        <w:t xml:space="preserve"> (</w:t>
      </w:r>
      <w:r w:rsidR="00DD1D34">
        <w:rPr>
          <w:bCs/>
        </w:rPr>
        <w:fldChar w:fldCharType="begin"/>
      </w:r>
      <w:r w:rsidR="00DD1D34">
        <w:rPr>
          <w:bCs/>
        </w:rPr>
        <w:instrText xml:space="preserve"> ADDIN ZOTERO_ITEM CSL_CITATION {"citationID":"ogYuzzye","properties":{"formattedCitation":"(Murphy, Eugene et al. 2022)","plainCitation":"(Murphy, Eugene et al. 2022)","noteIndex":0},"citationItems":[{"id":317,"uris":["http://zotero.org/users/10191175/items/J3T4VUFP"],"itemData":{"id":317,"type":"report","abstract":"&lt;strong&gt;REPORT of the online Integrating Climate and Ecosystem Dynamics of the Southern Ocean (ICED) workshop, 17-20 May 2021&lt;/strong&gt; &lt;strong&gt;Organizing committee:&lt;/strong&gt;&lt;br&gt; ECRs: Devi Veytia, Alexis Bahl, Zephyr Sylvester, Dominik Bahlburg&lt;br&gt; Along with Eugene Murphy, Stuart Corney, Eileen Hofmann, Bettina Meyer, Nadine Johnston, Sally Thorpe, Cassandra Brooks &lt;strong&gt;Supporting ECRs:&lt;/strong&gt;&lt;br&gt; Tracey Dornan, Andréa Mesquita, Cecilia Liszka, Mauricio González Díaz, Akeem Olaniyu, Nicole Hellessey, Katherine Hudson, Onur Karakus, Sara Labrousse, Denise O’Sullivan, Elisa Seyboth and Svenja Halfter &lt;strong&gt;Summary:&lt;/strong&gt;&lt;br&gt; The Integrating Climate and Ecosystem Dynamics in the Southern Ocean program (ICED) provides a framework for research by identifying key science priorities and delivering targeted research and activities to understand the interactions between climate and ecosystem dynamics, their links to the Earth System, and generate scenarios and projections of the impacts of future change to support conservation and management. Over the coming decades major shifts in Southern Ocean ecosystems are expected in response to multiple stressors including climate-driven change and harvesting, with consequences for marine ecosystems and societies around the world. Understanding and predicting the response of Southern Ocean ecosystems is crucial for conservation and sustainable management. This report summarizes the ICED-sponsored workshop, 17-20 May 2021, focussed on improving our modelling of Antarctic krill (hereafter krill) which is a keystone species in Southern Ocean food webs and the subject of an international fishery. The workshop also aimed to provide Early Career Researchers (ECRs) with opportunities to network and highlight their work, as part of ICED’s wider goal of including ECRs in ICED activities to foster career development and shape the future of ICED research. This was also timely in providing opportunities for this cohort of researchers that have been limited during the COVID-19 pandemic. The workshop included background talks together with three themed sessions focussing on key aspects of krill modelling. Each themed session contained the main components: (1) speed talks presenting ongoing research projects; (2) tutorials on current approaches/best practices on methods for modelling krill; and (3) zoom polls and guided discussions on advancing understanding. Workshop attendees represented a broad cross-section of the international krill modelling community, in addition to researchers focussed on other species, comprising 81 registered participants across all career stages. This report summarises initial findings for research priorities, data requirements, facilitation methods for integrating modelling approaches, and ideas for fostering ECR networks and involvement within the ICED community.","language":"en","license":"Creative Commons Attribution 4.0 International, Open Access","note":"DOI: 10.5281/ZENODO.6780069","publisher":"Zenodo","source":"DOI.org (Datacite)","title":"Using models to improve our understanding of Antarctic krill and their ecological role in the Southern Ocean","URL":"https://zenodo.org/record/6780069","author":[{"family":"Murphy, Eugene","given":""},{"family":"Corney, Stuart","given":""},{"family":"Hofmann, Eileen","given":""},{"family":"Meyer, Bettina","given":""},{"family":"Johnston, Nadine","given":""},{"family":"Thorpe, Sally","given":""},{"family":"Brooks, Cassandra","given":""},{"family":"Veytia, Devi","given":""},{"family":"Bahl, Alexis","given":""},{"family":"Sylvester, Zephyr","given":""},{"family":"Bahlburg, Domink","given":""}],"accessed":{"date-parts":[["2023",4,17]]},"issued":{"date-parts":[["2022",6,29]]}}}],"schema":"https://github.com/citation-style-language/schema/raw/master/csl-citation.json"} </w:instrText>
      </w:r>
      <w:r w:rsidR="00DD1D34">
        <w:rPr>
          <w:bCs/>
        </w:rPr>
        <w:fldChar w:fldCharType="separate"/>
      </w:r>
      <w:r w:rsidR="00DD1D34">
        <w:rPr>
          <w:bCs/>
          <w:noProof/>
        </w:rPr>
        <w:t>Murphy et al. 2022)</w:t>
      </w:r>
      <w:r w:rsidR="00DD1D34">
        <w:rPr>
          <w:bCs/>
        </w:rPr>
        <w:fldChar w:fldCharType="end"/>
      </w:r>
      <w:r w:rsidR="00DD1D34" w:rsidRPr="00DD1D34">
        <w:rPr>
          <w:bCs/>
        </w:rPr>
        <w:t xml:space="preserve">, </w:t>
      </w:r>
      <w:r w:rsidR="007B2AC7">
        <w:rPr>
          <w:bCs/>
        </w:rPr>
        <w:t>is</w:t>
      </w:r>
      <w:r w:rsidR="00DD1D34" w:rsidRPr="00DD1D34">
        <w:rPr>
          <w:bCs/>
        </w:rPr>
        <w:t xml:space="preserve"> important to improve </w:t>
      </w:r>
      <w:r w:rsidR="002B04F2">
        <w:rPr>
          <w:bCs/>
        </w:rPr>
        <w:t xml:space="preserve">the </w:t>
      </w:r>
      <w:r w:rsidR="00DD1D34" w:rsidRPr="00DD1D34">
        <w:rPr>
          <w:bCs/>
        </w:rPr>
        <w:t>coordination between the different disciplines</w:t>
      </w:r>
      <w:r w:rsidR="00405E96">
        <w:rPr>
          <w:bCs/>
        </w:rPr>
        <w:t xml:space="preserve"> and</w:t>
      </w:r>
      <w:r w:rsidR="00DD1D34" w:rsidRPr="00DD1D34">
        <w:rPr>
          <w:bCs/>
        </w:rPr>
        <w:t xml:space="preserve"> hopefully </w:t>
      </w:r>
      <w:r w:rsidR="00405E96">
        <w:rPr>
          <w:bCs/>
        </w:rPr>
        <w:t>lead</w:t>
      </w:r>
      <w:r w:rsidR="00DD1D34" w:rsidRPr="00DD1D34">
        <w:rPr>
          <w:bCs/>
        </w:rPr>
        <w:t xml:space="preserve"> to </w:t>
      </w:r>
      <w:r w:rsidR="00276E19">
        <w:rPr>
          <w:bCs/>
        </w:rPr>
        <w:t xml:space="preserve">more </w:t>
      </w:r>
      <w:r w:rsidR="001B62BE">
        <w:rPr>
          <w:bCs/>
        </w:rPr>
        <w:t>compatible</w:t>
      </w:r>
      <w:r w:rsidR="00DD1D34" w:rsidRPr="00DD1D34">
        <w:rPr>
          <w:bCs/>
        </w:rPr>
        <w:t xml:space="preserve"> </w:t>
      </w:r>
      <w:r w:rsidR="00405E96">
        <w:rPr>
          <w:bCs/>
        </w:rPr>
        <w:t xml:space="preserve">future </w:t>
      </w:r>
      <w:r w:rsidR="00DD1D34" w:rsidRPr="00DD1D34">
        <w:rPr>
          <w:bCs/>
        </w:rPr>
        <w:t>study designs.</w:t>
      </w:r>
      <w:commentRangeEnd w:id="1010"/>
      <w:r w:rsidR="00926F44">
        <w:rPr>
          <w:rStyle w:val="CommentReference"/>
        </w:rPr>
        <w:commentReference w:id="1010"/>
      </w:r>
    </w:p>
    <w:p w14:paraId="200998BA" w14:textId="182CE701" w:rsidR="00734095" w:rsidRDefault="00DF6C46" w:rsidP="003772B5">
      <w:pPr>
        <w:spacing w:line="360" w:lineRule="auto"/>
        <w:jc w:val="both"/>
        <w:rPr>
          <w:bCs/>
        </w:rPr>
      </w:pPr>
      <w:r w:rsidRPr="00DF6C46">
        <w:rPr>
          <w:bCs/>
        </w:rPr>
        <w:lastRenderedPageBreak/>
        <w:t>The analysis of the data associated with the spawning conceptual model identified a "low data status" for mechanisms related to gonad development, excretion, mo</w:t>
      </w:r>
      <w:r w:rsidR="00D80A03">
        <w:rPr>
          <w:bCs/>
        </w:rPr>
        <w:t>u</w:t>
      </w:r>
      <w:r w:rsidRPr="00DF6C46">
        <w:rPr>
          <w:bCs/>
        </w:rPr>
        <w:t>lting, and mechanisms leading to spawning.</w:t>
      </w:r>
      <w:r w:rsidR="00CD54F7">
        <w:rPr>
          <w:bCs/>
        </w:rPr>
        <w:t xml:space="preserve"> </w:t>
      </w:r>
      <w:r w:rsidR="006C0B8E">
        <w:rPr>
          <w:bCs/>
        </w:rPr>
        <w:t>The functional relationships between body size, feeding history</w:t>
      </w:r>
      <w:ins w:id="1011" w:author="abahl02@student.ubc.ca" w:date="2023-07-21T13:47:00Z">
        <w:r w:rsidR="00906FB8">
          <w:rPr>
            <w:bCs/>
          </w:rPr>
          <w:t>,</w:t>
        </w:r>
      </w:ins>
      <w:r w:rsidR="006C0B8E">
        <w:rPr>
          <w:bCs/>
        </w:rPr>
        <w:t xml:space="preserve"> and timing of spawning are </w:t>
      </w:r>
      <w:r w:rsidR="00C561BA">
        <w:rPr>
          <w:bCs/>
        </w:rPr>
        <w:t>critical</w:t>
      </w:r>
      <w:r w:rsidR="006C0B8E">
        <w:rPr>
          <w:bCs/>
        </w:rPr>
        <w:t xml:space="preserve"> for </w:t>
      </w:r>
      <w:r w:rsidR="000F18CB">
        <w:rPr>
          <w:bCs/>
        </w:rPr>
        <w:t>predicting the spawning output of the adult female population</w:t>
      </w:r>
      <w:r w:rsidR="00824E78">
        <w:rPr>
          <w:bCs/>
        </w:rPr>
        <w:t xml:space="preserve">, </w:t>
      </w:r>
      <w:r w:rsidR="00C561BA" w:rsidRPr="00C561BA">
        <w:rPr>
          <w:bCs/>
        </w:rPr>
        <w:t>which sets the baseline conditions for the development of recruits</w:t>
      </w:r>
      <w:r w:rsidR="006A46FB">
        <w:rPr>
          <w:bCs/>
        </w:rPr>
        <w:t xml:space="preserve">. Simplistic </w:t>
      </w:r>
      <w:r w:rsidR="007506E1">
        <w:rPr>
          <w:bCs/>
        </w:rPr>
        <w:t>approaches</w:t>
      </w:r>
      <w:r w:rsidR="00095250">
        <w:rPr>
          <w:bCs/>
        </w:rPr>
        <w:t>,</w:t>
      </w:r>
      <w:r w:rsidR="006A46FB">
        <w:rPr>
          <w:bCs/>
        </w:rPr>
        <w:t xml:space="preserve"> such as </w:t>
      </w:r>
      <w:r w:rsidR="006B324A">
        <w:rPr>
          <w:bCs/>
        </w:rPr>
        <w:t xml:space="preserve">predicting </w:t>
      </w:r>
      <w:r w:rsidR="006A46FB">
        <w:rPr>
          <w:bCs/>
        </w:rPr>
        <w:t>egg production as a function of body size</w:t>
      </w:r>
      <w:r w:rsidR="00C96C59">
        <w:rPr>
          <w:bCs/>
        </w:rPr>
        <w:t xml:space="preserve">, as </w:t>
      </w:r>
      <w:r w:rsidR="006B324A">
        <w:rPr>
          <w:bCs/>
        </w:rPr>
        <w:t>done</w:t>
      </w:r>
      <w:r w:rsidR="00C96C59">
        <w:rPr>
          <w:bCs/>
        </w:rPr>
        <w:t xml:space="preserve"> in the mechanistic growth models of </w:t>
      </w:r>
      <w:r w:rsidR="00C96C59">
        <w:rPr>
          <w:bCs/>
        </w:rPr>
        <w:fldChar w:fldCharType="begin"/>
      </w:r>
      <w:r w:rsidR="00C96C59">
        <w:rPr>
          <w:bCs/>
        </w:rPr>
        <w:instrText xml:space="preserve"> ADDIN ZOTERO_ITEM CSL_CITATION {"citationID":"ecVIwVTg","properties":{"formattedCitation":"(Jager and Ravagnan 2015)","plainCitation":"(Jager and Ravagnan 2015)","noteIndex":0},"citationItems":[{"id":207,"uris":["http://zotero.org/users/10191175/items/4KJ793PD"],"itemData":{"id":207,"type":"article-journal","abstract":"Dynamic Energy Budget (DEB) theory is a generic and comprehensive framework for understanding bioenergetics over the entire life cycle of an organism. Here, we apply a simplified model derived from this theory (DEBkiss) to Antarctic krill Euphausia superba. The model was parameterised using growth curves, and conversion factors for body composition and length− weight relationships. Subsequently, the model was used to predict a series of life-history traits (as function of body size) that were not used for parameterisation: instantaneous growth rates, ingestion and respiration rates, weight loss on starvation, and the number of eggs produced at spawning. Within the DEB framework, these traits are not intrinsic properties of the organism, but tightly coupled model outputs that depend on body size, life stage, and environmental conditions. Overall, the model predictions are consistent with the patterns in the (rather uncertain) observations, lending credence to the model assumptions underlying the DEBkiss model. More work is needed to fully elucidate the bioenergetics of the E. superba life cycle, but this analysis demonstrates how a dynamic budgeting framework can ensure consistency among the different life-history traits. Thereby, such models help in the interpretation of experimental results and the comparison of species, but can also form the basis for predicting population dynamics and the impacts of stressors.","container-title":"Marine Ecology Progress Series","DOI":"10.3354/meps11098","ISSN":"0171-8630, 1616-1599","journalAbbreviation":"Mar. Ecol. Prog. Ser.","language":"en","page":"115-128","source":"DOI.org (Crossref)","title":"Parameterising a generic model for the dynamic energy budget of Antarctic krill Euphausia superba","volume":"519","author":[{"family":"Jager","given":"T"},{"family":"Ravagnan","given":"E"}],"issued":{"date-parts":[["2015",1,20]]}}}],"schema":"https://github.com/citation-style-language/schema/raw/master/csl-citation.json"} </w:instrText>
      </w:r>
      <w:r w:rsidR="00C96C59">
        <w:rPr>
          <w:bCs/>
        </w:rPr>
        <w:fldChar w:fldCharType="separate"/>
      </w:r>
      <w:r w:rsidR="00C96C59">
        <w:rPr>
          <w:bCs/>
          <w:noProof/>
        </w:rPr>
        <w:t>Jager and Ravagnan (2015</w:t>
      </w:r>
      <w:r w:rsidR="00C96C59">
        <w:rPr>
          <w:bCs/>
        </w:rPr>
        <w:fldChar w:fldCharType="end"/>
      </w:r>
      <w:r w:rsidR="00C96C59">
        <w:rPr>
          <w:bCs/>
        </w:rPr>
        <w:t xml:space="preserve">) and </w:t>
      </w:r>
      <w:r w:rsidR="00C96C59">
        <w:rPr>
          <w:bCs/>
        </w:rPr>
        <w:fldChar w:fldCharType="begin"/>
      </w:r>
      <w:r w:rsidR="00C96C59">
        <w:rPr>
          <w:bCs/>
        </w:rPr>
        <w:instrText xml:space="preserve"> ADDIN ZOTERO_ITEM CSL_CITATION {"citationID":"SZBDnD6O","properties":{"formattedCitation":"(Bahlburg, Meyer, and Berger 2021)","plainCitation":"(Bahlburg, Meyer, and Berger 2021)","noteIndex":0},"citationItems":[{"id":192,"uris":["http://zotero.org/users/10191175/items/B2QRSGMT"],"itemData":{"id":192,"type":"article-journal","abstract":"Antarctic krill up- and down-regulate their metabolism as a strategy to cope with the strong seasonal environmental fluctuations in the Southern Ocean. In this study, we investigate the impact of this light- and temperature dependent metabolic regulation on growth, reproduction and winter survival of krill. Therefore, we advance a bioenergetic growth model of krill by adding a data-derived scaling function of krill activity. With SERBIK (SEasonally Regulated BIoenergetic Krill growth model), we conduct a numerical experiment which tests the\nimpact of such scaling on krill life history under two different winter food conditions: In the first scenario, we simulate life history of krill when winter food availability is low; in the second scenario, winter food availability is increased within realistic ranges. The results demonstrate that the scaling of metabolism is especially important during low food winters. Reducing metabolism during winter permits individuals to grow to larger body length, reproduce successfully and release a greater number of eggs. It further significantly reduces withinyear size fluctuations caused by starvation during months with low food availability. Finally, SERBIK can be used in future spatial modelling studies which include movement of krill along latitudinal gradients and thus spatiotemporal gradients in light- and temperature.","container-title":"Ecological Modelling","DOI":"10.1016/j.ecolmodel.2021.109427","ISSN":"0304-3800","note":"publisher: ELSEVIER SCIENCE BV","source":"epic.awi.de","title":"The impact of seasonal regulation of metabolism on the life history of Antarctic krill","URL":"https://doi.org/10.1016/j.ecolmodel.2021.109427","volume":"442","author":[{"family":"Bahlburg","given":"Dominik"},{"family":"Meyer","given":"Bettina"},{"family":"Berger","given":"Uta"}],"accessed":{"date-parts":[["2022",9,27]]},"issued":{"date-parts":[["2021",1,4]]}}}],"schema":"https://github.com/citation-style-language/schema/raw/master/csl-citation.json"} </w:instrText>
      </w:r>
      <w:r w:rsidR="00C96C59">
        <w:rPr>
          <w:bCs/>
        </w:rPr>
        <w:fldChar w:fldCharType="separate"/>
      </w:r>
      <w:r w:rsidR="00C96C59">
        <w:rPr>
          <w:bCs/>
          <w:noProof/>
        </w:rPr>
        <w:t>Bahlburg et al. (2021)</w:t>
      </w:r>
      <w:r w:rsidR="00C96C59">
        <w:rPr>
          <w:bCs/>
        </w:rPr>
        <w:fldChar w:fldCharType="end"/>
      </w:r>
      <w:r w:rsidR="00095250" w:rsidRPr="00095250">
        <w:rPr>
          <w:bCs/>
        </w:rPr>
        <w:t xml:space="preserve">, ignore known drivers of reproductive success, such as intake of critical fatty acids </w:t>
      </w:r>
      <w:r w:rsidR="00D00615">
        <w:rPr>
          <w:bCs/>
        </w:rPr>
        <w:fldChar w:fldCharType="begin"/>
      </w:r>
      <w:r w:rsidR="00D00615">
        <w:rPr>
          <w:bCs/>
        </w:rPr>
        <w:instrText xml:space="preserve"> ADDIN ZOTERO_ITEM CSL_CITATION {"citationID":"DfdVsVI0","properties":{"formattedCitation":"(Yoshida 2009; Schmidt et al. 2012; Steinke et al. 2022)","plainCitation":"(Yoshida 2009; Schmidt et al. 2012; Steinke et al. 2022)","noteIndex":0},"citationItems":[{"id":355,"uris":["http://zotero.org/users/10191175/items/93URILEF"],"itemData":{"id":355,"type":"thesis","abstract":"Antarctic krill (Euphausia superba) is a keystone species in the Antarctic marine ecosystem, being a major food source for most Antarctic predators. Understanding krill reproduction is important since reproductive output is one of the key determinants of population size. Environmental parameters (food, light and temperature) are generally thought to be responsible for regulating the seasonal maturity cycle of organisms. This study investigates the effect of these environmental parameters on reproduction of krill from several aspects including maturation of female krill, development and hatching of eggs and larval survival.\nFemale krill were incubated for 10 months under controlled conditions to determine the influence of light and diet on sexual maturity and lipid and fatty acid (FA) compositions. Results from this investigation indicated that endogenous rhythm governed krill sexual maturation. The external sexual characteristics of krill were found to have undergone regression and re-maturation regardless of whether they had been kept under the natural photoperiod (emulating the field environment), or complete darkness. However, photoperiod significantly influenced the ovarian maturation cycle. Diet, either excess or limiting, did not affect this maturation and regression process. There was no significant effect of the addition of carnivorous diet (clam meat) on krill maturity. During five months of low food treatment, lipid was mainly utilized from digestive gland stores in the first two months, and later from other body fractions. Various feeding treatments did not induce any difference in FA compositions in krill. The FA composition of krill was however influenced by sexual maturity status.\nAfter hatching, the larvae of E. superba undergo three non-feeding larval stages. This development is dependent on maternal fuel stores laid down in the eggs, which is in turn a function of the dietary conditions prior to spawning. To investigate the effect of maternal diet on embryogenesis, eggs were collected from both laboratory reared krill incubated under different feeding conditions and gravid krill caught in the field. Hatching success, and lipid and FA content and composition differed among the treatments. Positive correlations were found between hatching success and the levels of some specific fatty acids, namely docosahexaenoic acid, linoleic acid and arachidonic acid. Maternal diet to some degree influences the FA composition of eggs, and specific FA may play an important role in embryogenesis of krill eggs. Krill larvae cope with extremely low phytoplankton concentrations during their first winter, a period thought to be most critical. To investigate the starvation tolerance of larvae, the ultrastructure of digestive gland cells was investigated. The digestive gland is the major site of absorption and storage of nutrients. The effect of starvation on the ultrastructure of the digestive gland of krill larvae was observed as early as 5 days, and these effects increased with duration of starvation. Lipid droplets were rarely found in the digestive cells regardless of whether the larvae were fed or starved. These observations indicate that krill larvae utilize all available nutrients for growing rather than laying down storage. This process indicates that krill larvae are adapted to an environment where the food supply is continuous.\nIncreasing our understanding of Antarctic krill population is imperative to improve management model for the krill fishery. An understanding of factors influencing fecundity and annual recruitment of krill is important in determining population size. The results of this research helped elucidate the influence of environmental parameters on reproduction of krill. This research also facilitated a better understanding of how krill adapt to the extreme seasonal conditions, which makes them one of the most successful species in Southern Ocean ecosystem.","genre":"PhD Thesis","language":"en","license":"cc_utas","publisher":"University of Tasmania","source":"eprints.utas.edu.au","title":"Environmental influences on reproduction in Antarctic krill, Euphausia superba","URL":"https://eprints.utas.edu.au/11285/","author":[{"family":"Yoshida","given":"T."}],"accessed":{"date-parts":[["2023",2,24]]},"issued":{"date-parts":[["2009",10]]}}},{"id":1804,"uris":["http://zotero.org/users/10191175/items/4SASIKLL"],"itemData":{"id":1804,"type":"article-journal","abstract":"The spawning success of Antarctic krill (Euphausia superba) is generally assumed to depend on substantial winter sea ice extent, as ice biota can serve as a food source during winter/spring and the seasonal ice melt conditions the upper water column for extensive phytoplankton blooms. However, direct observations during spring are rare. Here we studied krill body condition and maturity stage in relation to feeding (i.e. stomach fullness, diet, absorption of individual fatty acids and defecation rate) across the Scotia Sea in November 2006. The phytoplankton concentrations were low at the marginal ice zone (MIZ) in the southern Scotia Sea (Stn. 1, 2, and 3), high in open waters of the Southern Antarctic Circumpolar Current Front (SACCF) in the central Scotia Sea (Stn. 5), and moderate further north (Stn. 6 and 7). Krill had low lipid reserves (</w:instrText>
      </w:r>
      <w:r w:rsidR="00D00615">
        <w:rPr>
          <w:rFonts w:ascii="Cambria Math" w:hAnsi="Cambria Math" w:cs="Cambria Math"/>
          <w:bCs/>
        </w:rPr>
        <w:instrText>∼</w:instrText>
      </w:r>
      <w:r w:rsidR="00D00615">
        <w:rPr>
          <w:bCs/>
        </w:rPr>
        <w:instrText>6.5% of dry mass, DM), low mass:length ratios (</w:instrText>
      </w:r>
      <w:r w:rsidR="00D00615">
        <w:rPr>
          <w:rFonts w:ascii="Cambria Math" w:hAnsi="Cambria Math" w:cs="Cambria Math"/>
          <w:bCs/>
        </w:rPr>
        <w:instrText>∼</w:instrText>
      </w:r>
      <w:r w:rsidR="00D00615">
        <w:rPr>
          <w:bCs/>
        </w:rPr>
        <w:instrText>1.7mgDMmm−1), and small digestive glands (</w:instrText>
      </w:r>
      <w:r w:rsidR="00D00615">
        <w:rPr>
          <w:rFonts w:ascii="Cambria Math" w:hAnsi="Cambria Math" w:cs="Cambria Math"/>
          <w:bCs/>
        </w:rPr>
        <w:instrText>∼</w:instrText>
      </w:r>
      <w:r w:rsidR="00D00615">
        <w:rPr>
          <w:bCs/>
        </w:rPr>
        <w:instrText>7% of total DM) near the ice edge. The stomachs contained lithogenic particles, diatom debris, and bacterial fatty acids, but low proportions of diatom-indicating fatty acids, which suggest that these krill were feeding on detritus rather than on fresh ice algae. In the SACCF, krill had higher lipid reserves (</w:instrText>
      </w:r>
      <w:r w:rsidR="00D00615">
        <w:rPr>
          <w:rFonts w:ascii="Cambria Math" w:hAnsi="Cambria Math" w:cs="Cambria Math"/>
          <w:bCs/>
        </w:rPr>
        <w:instrText>∼</w:instrText>
      </w:r>
      <w:r w:rsidR="00D00615">
        <w:rPr>
          <w:bCs/>
        </w:rPr>
        <w:instrText>10% of DM), high mass:length ratios (</w:instrText>
      </w:r>
      <w:r w:rsidR="00D00615">
        <w:rPr>
          <w:rFonts w:ascii="Cambria Math" w:hAnsi="Cambria Math" w:cs="Cambria Math"/>
          <w:bCs/>
        </w:rPr>
        <w:instrText>∼</w:instrText>
      </w:r>
      <w:r w:rsidR="00D00615">
        <w:rPr>
          <w:bCs/>
        </w:rPr>
        <w:instrText>2.2mgDMmm−1), and large digestive glands (</w:instrText>
      </w:r>
      <w:r w:rsidR="00D00615">
        <w:rPr>
          <w:rFonts w:ascii="Cambria Math" w:hAnsi="Cambria Math" w:cs="Cambria Math"/>
          <w:bCs/>
        </w:rPr>
        <w:instrText>∼</w:instrText>
      </w:r>
      <w:r w:rsidR="00D00615">
        <w:rPr>
          <w:bCs/>
        </w:rPr>
        <w:instrText xml:space="preserve">16% of total DM). Stomach content and tissue composition indicate feeding on diatoms. In the north, moderate food concentrations co-occurred with low lipid reserves in krill, and moderate mass:length ratios and digestive gland sizes. Only in the phytoplankton bloom in the SACCF had the mating season already started and some females were about to spawn. Based on the way krill processed their food at the different stations, we indicate two mechanisms that can lead to fast regeneration of body reserves and oocyte maturation in E. superba. One is “superfluous” feeding at high food concentrations, which maximises the overall nutrient gain. The other is a preferential absorption of crucial fatty acids: 20:5(n−3) and 22:6(n−3) when regaining body condition after the winter, and 14:0 and 16:1(n−7) during accumulation of oocyte yolk. Multi-year time series of phytoplankton distribution show that an early spring bloom, as found in 2006, is not unusual for the central Scotia Sea and coincides with high krill larval concentrations in this area. In conclusion, the Scotia Sea is a main spawning ground of Antarctic krill and this is linked to phytoplankton blooms in open waters of the SACCF rather than to ice edge blooms.","collection-title":"DISCOVERY 2010: Spatial and Temporal Variability in a Dynamic Polar Ecosystem","container-title":"Deep Sea Research Part II: Topical Studies in Oceanography","DOI":"10.1016/j.dsr2.2011.05.002","ISSN":"0967-0645","journalAbbreviation":"Deep Sea Research Part II: Topical Studies in Oceanography","language":"en","page":"159-172","source":"ScienceDirect","title":"Early spawning of Antarctic krill in the Scotia Sea is fuelled by “superfluous” feeding on non-ice associated phytoplankton blooms","volume":"59-60","author":[{"family":"Schmidt","given":"Katrin"},{"family":"Atkinson","given":"Angus"},{"family":"Venables","given":"Hugh J."},{"family":"Pond","given":"David W."}],"issued":{"date-parts":[["2012",1,1]]}}},{"id":2101,"uris":["http://zotero.org/users/10191175/items/4BMGC86S"],"itemData":{"id":2101,"type":"article-journal","abstract":"The overwinter survival mechanisms of Antarctic krill,\n              Euphausia superba\n              , are poorly characterized, especially for juveniles. It has been suggested that juveniles adopt a mix of strategies characteristic of both larvae and adults. Like larvae, they may feed opportunistically throughout winter when food is available, and like adults they may be able to suppress their metabolism when food is scarce. In this study we look at the overwinter strategies of juvenile krill and how their reproductive development changes when energy input exceeds what is necessary for survival. We take a closer look at how the sexual maturation of juvenile krill progresses in response to different environmental conditions throughout the fall and winter. We exposed juvenile Antarctic krill to four different “food environment scenarios”, supplementing them with various diets from May to September 2019 that were representative of environmental conditions that they may encounter in different regions of the Western Antarctic Peninsula during autumn and winter. Each month, we measured the physiology and condition of the krill, and assessed the reproductive development of females. We found that when female juvenile krill have greater energy reserves than what is needed to survive the winter, they will begin to sexually mature. Further, when there are sufficient levels of the fatty acids eicosapentaenoic acid (EPA), docosahexaenoic acid (DHA) and 16:4 (\n              n-1\n              ), krill are likely to be in a more reproductive advanced stage. However, when lipids, EPA, DHA and 16:4 (\n              n-1\n              ) are depleted throughout the winter, juvenile female krill lose their ability to develop reproductively. We also found that sexual development is an energy intensive process that requires high respiration rates in juvenile krill. Furthermore, when juvenile females expend energy maturing, their physiological condition declines. This trade-off between early reproductive development and condition in juvenile female krill has important implications for individual health and population fecundity. Gaining a better understanding of the mechanisms behind juvenile krill winter survival strategies and their consequences will allow us to predict how future change at the western Antarctic Peninsula may affect krill population dynamics, especially in light of a warming climate.","container-title":"Frontiers in Marine Science","DOI":"10.3389/fmars.2022.1009385","ISSN":"2296-7745","journalAbbreviation":"Front. Mar. Sci.","page":"1009385","source":"DOI.org (Crossref)","title":"The energetic cost of early reproductive development in juvenile Antarctic krill at the Western Antarctic Peninsula","volume":"9","author":[{"family":"Steinke","given":"Kirsten B."},{"family":"Bernard","given":"Kim S."},{"family":"Fontana","given":"Julia M."},{"family":"Copeman","given":"Louise A."},{"family":"Garcia","given":"Lani M."}],"issued":{"date-parts":[["2022",12,9]]}}}],"schema":"https://github.com/citation-style-language/schema/raw/master/csl-citation.json"} </w:instrText>
      </w:r>
      <w:r w:rsidR="00D00615">
        <w:rPr>
          <w:bCs/>
        </w:rPr>
        <w:fldChar w:fldCharType="separate"/>
      </w:r>
      <w:r w:rsidR="00D00615">
        <w:rPr>
          <w:bCs/>
          <w:noProof/>
        </w:rPr>
        <w:t>(Yoshida 2009; Schmidt et al. 2012; Steinke et al. 2022)</w:t>
      </w:r>
      <w:r w:rsidR="00D00615">
        <w:rPr>
          <w:bCs/>
        </w:rPr>
        <w:fldChar w:fldCharType="end"/>
      </w:r>
      <w:r w:rsidR="00095250" w:rsidRPr="00095250">
        <w:rPr>
          <w:bCs/>
        </w:rPr>
        <w:t xml:space="preserve">, and thus cannot reproduce the high variability observed in the body length-fecundity relationship </w:t>
      </w:r>
      <w:r w:rsidR="00842BB8">
        <w:rPr>
          <w:bCs/>
        </w:rPr>
        <w:t>(</w:t>
      </w:r>
      <w:r w:rsidR="00403D28">
        <w:rPr>
          <w:bCs/>
        </w:rPr>
        <w:fldChar w:fldCharType="begin"/>
      </w:r>
      <w:r w:rsidR="006D423E">
        <w:rPr>
          <w:bCs/>
        </w:rPr>
        <w:instrText xml:space="preserve"> ADDIN ZOTERO_ITEM CSL_CITATION {"citationID":"06k3RLvP","properties":{"formattedCitation":"(So Kawaguchi 2016)","plainCitation":"(So Kawaguchi 2016)","noteIndex":0},"citationItems":[{"id":406,"uris":["http://zotero.org/users/10191175/items/BPMJZDNS"],"itemData":{"id":406,"type":"chapter","abstract":"An understanding of the reproduction and larval development of Antarctic krill is important since reproductive output is a key factor influencing their overall population size. Seasonal cycles of maturity in krill are known to be finely synchronized with seasonal cycles of food, sea-ice and the light regime in the Antarctic environment. This chapter will describe the progression of Antarctic krill development throughout their life cycle, including their maturation process, fecundity, spawning, and larval development, in relation to various environmental factors that are thought to govern these processes. The chapter will close with some remarks on possible effects of climate change on krill life history.","collection-title":"Advances in Polar Ecology","container-title":"Biology and Ecology of Antarctic Krill","event-place":"Cham","ISBN":"978-3-319-29279-3","language":"en","note":"DOI: 10.1007/978-3-319-29279-3_6","page":"225-246","publisher":"Springer International Publishing","publisher-place":"Cham","source":"Springer Link","title":"Reproduction and Larval Development in Antarctic Krill (Euphausia superba)","URL":"https://doi.org/10.1007/978-3-319-29279-3_6","author":[{"family":"Kawaguchi","given":"So"}],"editor":[{"family":"Siegel","given":"Volker"}],"accessed":{"date-parts":[["2023",2,17]]},"issued":{"date-parts":[["2016"]]}}}],"schema":"https://github.com/citation-style-language/schema/raw/master/csl-citation.json"} </w:instrText>
      </w:r>
      <w:r w:rsidR="00403D28">
        <w:rPr>
          <w:bCs/>
        </w:rPr>
        <w:fldChar w:fldCharType="separate"/>
      </w:r>
      <w:r w:rsidR="006D423E">
        <w:rPr>
          <w:bCs/>
          <w:noProof/>
        </w:rPr>
        <w:t>Kawaguchi 2016)</w:t>
      </w:r>
      <w:r w:rsidR="00403D28">
        <w:rPr>
          <w:bCs/>
        </w:rPr>
        <w:fldChar w:fldCharType="end"/>
      </w:r>
      <w:r w:rsidR="00403D28">
        <w:rPr>
          <w:bCs/>
        </w:rPr>
        <w:t>.</w:t>
      </w:r>
      <w:r w:rsidR="00FC492D">
        <w:rPr>
          <w:bCs/>
        </w:rPr>
        <w:t xml:space="preserve"> </w:t>
      </w:r>
      <w:r w:rsidR="00A874B1">
        <w:rPr>
          <w:bCs/>
        </w:rPr>
        <w:t xml:space="preserve">Models that allow for flexible spawning output (e.g. </w:t>
      </w:r>
      <w:r w:rsidR="00B55C31">
        <w:rPr>
          <w:bCs/>
        </w:rPr>
        <w:t xml:space="preserve">the model of </w:t>
      </w:r>
      <w:r w:rsidR="00A874B1">
        <w:rPr>
          <w:bCs/>
        </w:rPr>
        <w:fldChar w:fldCharType="begin"/>
      </w:r>
      <w:r w:rsidR="00A874B1">
        <w:rPr>
          <w:bCs/>
        </w:rPr>
        <w:instrText xml:space="preserve"> ADDIN ZOTERO_ITEM CSL_CITATION {"citationID":"t9Fwit9P","properties":{"formattedCitation":"(Constable and Kawaguchi 2018)","plainCitation":"(Constable and Kawaguchi 2018)","noteIndex":0},"citationItems":[{"id":211,"uris":["http://zotero.org/users/10191175/items/BFJ4LAE5"],"itemData":{"id":211,"type":"article-journal","abstract":"Estimates of productivity of Antarctic krill, Euphausia superba, are dependent on accurate models of growth and reproduction. Incorrect growth models, speciﬁcally those giving unrealistically high production, could lead to over-exploitation of the krill population if those models are used in setting catch limits. Here we review available approaches to modelling productivity and note that existing models do not account for the interactions between growth and reproduction and variable environmental conditions. We develop a new energetics moult-cycle (EMC) model which combines energetics and the constraints on growth of the moult-cycle. This model ﬂexibly accounts for regional, inter- and intra-annual variation in temperature, food supply, and day length. The EMC model provides results consistent with the general expectations for krill growth in length and mass, including having thin krill, as well as providing insights into the effects that increasing temperature may have on growth and reproduction. We recommend that this new model be incorporated into assessments of catch limits for Antarctic krill.","container-title":"ICES Journal of Marine Science","DOI":"10.1093/icesjms/fsx190","ISSN":"1054-3139, 1095-9289","issue":"2","language":"en","page":"738-750","source":"DOI.org (Crossref)","title":"Modelling growth and reproduction of Antarctic krill, Euphausia superba, based on temperature, food and resource allocation amongst life history functions","volume":"75","author":[{"family":"Constable","given":"Andrew John"},{"family":"Kawaguchi","given":"So"}],"editor":[{"family":"Plourde","given":"Stéphane"}],"issued":{"date-parts":[["2018",3,1]]}}}],"schema":"https://github.com/citation-style-language/schema/raw/master/csl-citation.json"} </w:instrText>
      </w:r>
      <w:r w:rsidR="00A874B1">
        <w:rPr>
          <w:bCs/>
        </w:rPr>
        <w:fldChar w:fldCharType="separate"/>
      </w:r>
      <w:r w:rsidR="00A874B1">
        <w:rPr>
          <w:bCs/>
          <w:noProof/>
        </w:rPr>
        <w:t>Constable and Kawaguchi (2018)</w:t>
      </w:r>
      <w:r w:rsidR="00A874B1">
        <w:rPr>
          <w:bCs/>
        </w:rPr>
        <w:fldChar w:fldCharType="end"/>
      </w:r>
      <w:r w:rsidR="00A874B1">
        <w:rPr>
          <w:bCs/>
        </w:rPr>
        <w:t xml:space="preserve">), </w:t>
      </w:r>
      <w:r w:rsidR="007775BD">
        <w:rPr>
          <w:bCs/>
        </w:rPr>
        <w:t xml:space="preserve">still do not consider </w:t>
      </w:r>
      <w:r w:rsidR="00FA5254">
        <w:rPr>
          <w:bCs/>
        </w:rPr>
        <w:t xml:space="preserve">the importance of </w:t>
      </w:r>
      <w:r w:rsidR="007775BD">
        <w:rPr>
          <w:bCs/>
        </w:rPr>
        <w:t>lipid</w:t>
      </w:r>
      <w:r w:rsidR="000C75BA">
        <w:rPr>
          <w:bCs/>
        </w:rPr>
        <w:t>s</w:t>
      </w:r>
      <w:r w:rsidR="007775BD">
        <w:rPr>
          <w:bCs/>
        </w:rPr>
        <w:t xml:space="preserve"> or fatty acid</w:t>
      </w:r>
      <w:r w:rsidR="00FA2E27">
        <w:rPr>
          <w:bCs/>
        </w:rPr>
        <w:t>s</w:t>
      </w:r>
      <w:r w:rsidR="007775BD">
        <w:rPr>
          <w:bCs/>
        </w:rPr>
        <w:t xml:space="preserve">. </w:t>
      </w:r>
      <w:r w:rsidR="003C3772">
        <w:rPr>
          <w:bCs/>
        </w:rPr>
        <w:t>O</w:t>
      </w:r>
      <w:r w:rsidR="00A504C0" w:rsidRPr="00A504C0">
        <w:rPr>
          <w:bCs/>
        </w:rPr>
        <w:t xml:space="preserve">ur analysis </w:t>
      </w:r>
      <w:r w:rsidR="003C3772">
        <w:rPr>
          <w:bCs/>
        </w:rPr>
        <w:t xml:space="preserve">also </w:t>
      </w:r>
      <w:r w:rsidR="00A504C0" w:rsidRPr="00A504C0">
        <w:rPr>
          <w:bCs/>
        </w:rPr>
        <w:t xml:space="preserve">shows that this is not only a problem of existing models, but that empirical data that would directly support the conceptualization and especially the parameterization of such </w:t>
      </w:r>
      <w:r w:rsidR="00A504C0">
        <w:rPr>
          <w:bCs/>
        </w:rPr>
        <w:t>processes</w:t>
      </w:r>
      <w:r w:rsidR="00A504C0" w:rsidRPr="00A504C0">
        <w:rPr>
          <w:bCs/>
        </w:rPr>
        <w:t xml:space="preserve"> are sparse.</w:t>
      </w:r>
      <w:r w:rsidR="00B36978">
        <w:rPr>
          <w:bCs/>
        </w:rPr>
        <w:t xml:space="preserve"> </w:t>
      </w:r>
    </w:p>
    <w:p w14:paraId="1972707C" w14:textId="4760AA35" w:rsidR="00301B87" w:rsidRDefault="00A508B9" w:rsidP="00C54335">
      <w:pPr>
        <w:spacing w:line="360" w:lineRule="auto"/>
        <w:jc w:val="both"/>
        <w:rPr>
          <w:bCs/>
        </w:rPr>
      </w:pPr>
      <w:r w:rsidRPr="00A508B9">
        <w:rPr>
          <w:bCs/>
        </w:rPr>
        <w:t>Moulting was another process that had relatively few data points assigned to it.</w:t>
      </w:r>
      <w:r>
        <w:rPr>
          <w:bCs/>
        </w:rPr>
        <w:t xml:space="preserve"> </w:t>
      </w:r>
      <w:r w:rsidR="006D423E">
        <w:rPr>
          <w:bCs/>
        </w:rPr>
        <w:t xml:space="preserve">To date, two functions have been published that predict </w:t>
      </w:r>
      <w:r w:rsidR="007A507E">
        <w:rPr>
          <w:bCs/>
        </w:rPr>
        <w:t xml:space="preserve">krill </w:t>
      </w:r>
      <w:r w:rsidR="006D423E">
        <w:rPr>
          <w:bCs/>
        </w:rPr>
        <w:t xml:space="preserve">moulting frequency in dependence of environmental conditions </w:t>
      </w:r>
      <w:r w:rsidR="006D423E">
        <w:rPr>
          <w:bCs/>
        </w:rPr>
        <w:fldChar w:fldCharType="begin"/>
      </w:r>
      <w:r w:rsidR="006D423E">
        <w:rPr>
          <w:bCs/>
        </w:rPr>
        <w:instrText xml:space="preserve"> ADDIN ZOTERO_ITEM CSL_CITATION {"citationID":"1rta5bd4","properties":{"formattedCitation":"(Tarling et al. 2006; S Kawaguchi et al. 2006)","plainCitation":"(Tarling et al. 2006; S Kawaguchi et al. 2006)","noteIndex":0},"citationItems":[{"id":204,"uris":["http://zotero.org/users/10191175/items/7STXHIHM"],"itemData":{"id":204,"type":"article-journal","abstract":"The growth rates of postlarval krill (Euphausia superba) were measured across a wide range of environments in the Scotia Sea and around South Georgia using the Instantaneous Growth Rate (IGR) method. Each IGR experiment determined the intermolt period (IMP) and growth increment at molt (GI) of an average of 120 individuals incubated for 5 d in through-ﬂowing ambient, ﬁltered seawater. We examined the results from 51 IGR experiments involving 5,927 animals ranging between 25 mm and 62 mm. Animals were collected from an area that covered a latitudinal range of 10Њ and surface temperatures of between Ϫ0.85ЊC and 4.75ЊC. The measurement of IMP has rarely been achieved in IGR experiments because synchronous molting biases estimates. We overcame this by applying a binary logistic regression model to our data. This related IMP to temperature, body length, and maturity stage. Food did not inﬂuence IMP. Our model estimated that krill within our experiments had IMPs ranging from 9 d to 57 d. Temperature affected the IMP of females more than that of males. The IMPs of females were shortest around 2ЊC and increased at lower and higher temperatures. IMP increased with body size and altered according to gender, with male IMPs being 50% longer than those of equivalently sized females. One of the main assumptions of the IGR method is that the GI measured in the ﬁrst few days reﬂects the in situ conditions experienced by krill in the previous intermolt period. However, we found that the GIs declined immediately and rapidly after capture, particularly when growth was initially high. Thus, conditions at time of molt also inﬂuence GI. We developed a method of correcting measured GIs to natural growth in ﬁeld conditions. These reﬁnements to IGR methodology (IMP and GI estimation) enable more accurate and precise predictions of krill growth rates in summer to be made.","container-title":"Limnology and Oceanography","DOI":"10.4319/lo.2006.51.2.0959","ISSN":"00243590","issue":"2","journalAbbreviation":"Limnol. Oceanogr.","language":"en","page":"959-972","source":"DOI.org (Crossref)","title":"Natural growth rates in Antarctic krill (Euphausia superba): I. Improving methodology and predicting intermolt period","title-short":"Natural growth rates in Antarctic krill (Euphausia superba)","volume":"51","author":[{"family":"Tarling","given":"Geraint A."},{"family":"Shreeve","given":"Rachael S."},{"family":"Hirst","given":"Andrew G."},{"family":"Atkinson","given":"Angus"},{"family":"Pond","given":"Dave W."},{"family":"Murphy","given":"Eugene J."},{"family":"Watkins","given":"Jon L."}],"issued":{"date-parts":[["2006",3]]}}},{"id":206,"uris":["http://zotero.org/users/10191175/items/XZWMXSN3"],"itemData":{"id":206,"type":"article-journal","abstract":"Growth trends of Antarctic krill with sex, length, season, and region as independent variables were modelled with a linear mixed model (LMM) using 10 yr of accumulated instantaneous growth rate (IGR) measurements. A model of inter-moult period (IMP) as a function of temperature, required to convert IGR to daily growth rate, was fitted to data from published constant-temperature rearing studies; this model was used to predict seasonal IMP using a model of the average sea surface temperature seasonal trend for each region. Smaller krill exhibited higher growth rates and, in general, we observed a progressive decrease in IGR and daily growth with increasing size (from over 0.2 mm d–1 down to 0.05 mm d–1 for 20 and 50 mm krill, respectively, in December in the Indian Ocean sector of the Southern Ocean). IGR decreased from summer to autumn, with small to negative values predominating across all length classes by autumn. December was a period of rapid growth in the Indian Ocean sector of the Southern Ocean, whereas a similar peak in growth rates appeared to occur a few months earlier in the southwest Atlantic sector. Significantly lower growth rates were exhibited by females in January and February (e.g. 0.063 and 0.050 mm d–1 for 40 mm females) compared to males (0.119 and 0.090 mm d–1 for 40 mm males) in the Indian Ocean sector. Since these estimates were based on growth measurements of individual animals, they may reflect the occurrence of sex-differentiated growth patterns in the natural environment. Growth rate differences between sexes suggested that growth rate estimates based on composite length frequency distributions without sex differentiation may be problematic.","container-title":"Marine Ecology Progress Series","DOI":"10.3354/meps306001","ISSN":"0171-8630, 1616-1599","journalAbbreviation":"Mar. Ecol. Prog. Ser.","language":"en","page":"1-15","source":"DOI.org (Crossref)","title":"Modelling growth of Antarctic krill. I. Growth trends with sex, length, season, and region","volume":"306","author":[{"family":"Kawaguchi","given":"S"},{"family":"Candy","given":"Sg"},{"family":"King","given":"R"},{"family":"Naganobu","given":"M"},{"family":"Nicol","given":"S"}],"issued":{"date-parts":[["2006",1,11]]}}}],"schema":"https://github.com/citation-style-language/schema/raw/master/csl-citation.json"} </w:instrText>
      </w:r>
      <w:r w:rsidR="006D423E">
        <w:rPr>
          <w:bCs/>
        </w:rPr>
        <w:fldChar w:fldCharType="separate"/>
      </w:r>
      <w:r w:rsidR="006D423E">
        <w:rPr>
          <w:bCs/>
          <w:noProof/>
        </w:rPr>
        <w:t>(Tarling et al. 2006; Kawaguchi et al. 2006)</w:t>
      </w:r>
      <w:r w:rsidR="006D423E">
        <w:rPr>
          <w:bCs/>
        </w:rPr>
        <w:fldChar w:fldCharType="end"/>
      </w:r>
      <w:r w:rsidR="00DC4E74">
        <w:rPr>
          <w:bCs/>
        </w:rPr>
        <w:t xml:space="preserve">. </w:t>
      </w:r>
      <w:r w:rsidR="00776971" w:rsidRPr="00776971">
        <w:rPr>
          <w:bCs/>
        </w:rPr>
        <w:t xml:space="preserve">However, a recent analysis showed that the two functions produce different results for a range of environmental conditions </w:t>
      </w:r>
      <w:commentRangeStart w:id="1012"/>
      <w:r w:rsidR="00151139">
        <w:rPr>
          <w:bCs/>
        </w:rPr>
        <w:fldChar w:fldCharType="begin"/>
      </w:r>
      <w:r w:rsidR="00151139">
        <w:rPr>
          <w:bCs/>
        </w:rPr>
        <w:instrText xml:space="preserve"> ADDIN ZOTERO_ITEM CSL_CITATION {"citationID":"3IpLy1HS","properties":{"formattedCitation":"(Bahlburg et al. 2023)","plainCitation":"(Bahlburg et al. 2023)","noteIndex":0},"citationItems":[{"id":2275,"uris":["http://zotero.org/users/10191175/items/WF4HHRF2"],"itemData":{"id":2275,"type":"report","abstract":"Abstract\n          Antarctic krill is a key species of the Southern Ocean, impacted by climate change and human exploitation. Understanding how these changes affect the distribution and abundance of krill is crucial for generating projections of change for Southern Ocean ecosystems. Krill growth is an important indicator of habitat suitability and a series of models have been developed and used to examine krill growth potential at different spatial and temporal scales. The available models have been developed using a range of empirical and mechanistic approaches, which provide alternative perspectives and cross-validation of analyses of the key processes influencing krill growth. Here we undertake an intercomparison of a suite of the available models to understand their sensitivities to major driving variables. This illustrates that the results are strongly determined by the model structure and technical characteristics, and the data on which they were developed and validated. Our results emphasize the importance of assessing the constraints and requirements of individual krill growth models to ensure their appropriate application. The study also demonstrates the value of the development of alternative modelling approaches to identify key processes affecting the dynamics of krill. Of critical importance for modelling the growth of krill is appropriately assessing and accounting for differences in estimates of food availability resulting from alternative methods of observation. We suggest that an intercomparison approach is particularly valuable in the development and application of models for the assessment of krill growth potential at circumpolar scales and for future projections. As another result of the intercomparison, the implementations of the models used in this study are now publicly available for future use and analyses.","genre":"preprint","language":"en","note":"DOI: 10.1101/2023.05.09.540012","publisher":"Ecology","source":"DOI.org (Crossref)","title":"Intercomparison of growth models for Antarctic krill ( &lt;i&gt;Euphausia superba&lt;/i&gt; ): towards a generalised understanding","title-short":"Intercomparison of growth models for Antarctic krill ( &lt;i&gt;Euphausia superba&lt;/i&gt; )","URL":"http://biorxiv.org/lookup/doi/10.1101/2023.05.09.540012","author":[{"family":"Bahlburg","given":"Dominik"},{"family":"Thorpe","given":"Sally"},{"family":"Meyer","given":"Bettina"},{"family":"Berger","given":"Uta"},{"family":"Murphy","given":"Eugene"}],"accessed":{"date-parts":[["2023",7,14]]},"issued":{"date-parts":[["2023",5,12]]}}}],"schema":"https://github.com/citation-style-language/schema/raw/master/csl-citation.json"} </w:instrText>
      </w:r>
      <w:r w:rsidR="00151139">
        <w:rPr>
          <w:bCs/>
        </w:rPr>
        <w:fldChar w:fldCharType="separate"/>
      </w:r>
      <w:r w:rsidR="00151139">
        <w:rPr>
          <w:bCs/>
          <w:noProof/>
        </w:rPr>
        <w:t>(Bahlburg et al. 2023)</w:t>
      </w:r>
      <w:r w:rsidR="00151139">
        <w:rPr>
          <w:bCs/>
        </w:rPr>
        <w:fldChar w:fldCharType="end"/>
      </w:r>
      <w:commentRangeEnd w:id="1012"/>
      <w:r w:rsidR="00151139">
        <w:rPr>
          <w:rStyle w:val="CommentReference"/>
        </w:rPr>
        <w:commentReference w:id="1012"/>
      </w:r>
      <w:r w:rsidR="00776971" w:rsidRPr="00776971">
        <w:rPr>
          <w:bCs/>
        </w:rPr>
        <w:t>, and more observations are needed to increase the robustness of our understanding of the drivers of mo</w:t>
      </w:r>
      <w:r w:rsidR="00776971">
        <w:rPr>
          <w:bCs/>
        </w:rPr>
        <w:t>u</w:t>
      </w:r>
      <w:r w:rsidR="00776971" w:rsidRPr="00776971">
        <w:rPr>
          <w:bCs/>
        </w:rPr>
        <w:t>lting.</w:t>
      </w:r>
      <w:r w:rsidR="00776971">
        <w:rPr>
          <w:bCs/>
        </w:rPr>
        <w:t xml:space="preserve"> </w:t>
      </w:r>
      <w:r w:rsidR="00776971" w:rsidRPr="00776971">
        <w:rPr>
          <w:bCs/>
        </w:rPr>
        <w:t xml:space="preserve">This is important because moulting is not only a process that drives growth and implies energetic costs, but also plays an important role in the </w:t>
      </w:r>
      <w:r w:rsidR="00DE5ABE">
        <w:rPr>
          <w:bCs/>
        </w:rPr>
        <w:t>maturity</w:t>
      </w:r>
      <w:r w:rsidR="00776971" w:rsidRPr="00776971">
        <w:rPr>
          <w:bCs/>
        </w:rPr>
        <w:t xml:space="preserve"> cycle of krill </w:t>
      </w:r>
      <w:r w:rsidR="00D74A2E">
        <w:rPr>
          <w:bCs/>
        </w:rPr>
        <w:fldChar w:fldCharType="begin"/>
      </w:r>
      <w:r w:rsidR="00D74A2E">
        <w:rPr>
          <w:bCs/>
        </w:rPr>
        <w:instrText xml:space="preserve"> ADDIN ZOTERO_ITEM CSL_CITATION {"citationID":"V7mxVL33","properties":{"formattedCitation":"(So Kawaguchi et al. 2007; Constable and Kawaguchi 2018)","plainCitation":"(So Kawaguchi et al. 2007; Constable and Kawaguchi 2018)","noteIndex":0},"citationItems":[{"id":414,"uris":["http://zotero.org/users/10191175/items/PYZURM3W"],"itemData":{"id":414,"type":"article-journal","abstract":"A long-term study on the maturity cycle of Antarctic krill was conducted in a research aquarium. Antarctic krill were either kept individually or in groups for 8 months under different temperature and food conditions, and the succession of female maturity stages and intermoult periods were observed. In all cases regression and re-maturation of external sexual characteristics were observed, but there were differences in length of the cycle and intermoult periods between the experimental conditions. Based on these results, and information available from previous studies, we suggest a conceptual model describing seasonal cycle of krill physiology which provides a framework for future studies and highlight the importance of its link to the timings of the environmental conditions.","container-title":"Polar Biology","DOI":"10.1007/s00300-006-0226-2","ISSN":"1432-2056","issue":"6","journalAbbreviation":"Polar Biol","language":"en","page":"689-698","source":"Springer Link","title":"The krill maturity cycle: a conceptual model of the seasonal cycle in Antarctic krill","title-short":"The krill maturity cycle","volume":"30","author":[{"family":"Kawaguchi","given":"So"},{"family":"Yoshida","given":"Toshihiro"},{"family":"Finley","given":"Luke"},{"family":"Cramp","given":"Paul"},{"family":"Nicol","given":"Stephen"}],"issued":{"date-parts":[["2007",5,1]]}}},{"id":211,"uris":["http://zotero.org/users/10191175/items/BFJ4LAE5"],"itemData":{"id":211,"type":"article-journal","abstract":"Estimates of productivity of Antarctic krill, Euphausia superba, are dependent on accurate models of growth and reproduction. Incorrect growth models, speciﬁcally those giving unrealistically high production, could lead to over-exploitation of the krill population if those models are used in setting catch limits. Here we review available approaches to modelling productivity and note that existing models do not account for the interactions between growth and reproduction and variable environmental conditions. We develop a new energetics moult-cycle (EMC) model which combines energetics and the constraints on growth of the moult-cycle. This model ﬂexibly accounts for regional, inter- and intra-annual variation in temperature, food supply, and day length. The EMC model provides results consistent with the general expectations for krill growth in length and mass, including having thin krill, as well as providing insights into the effects that increasing temperature may have on growth and reproduction. We recommend that this new model be incorporated into assessments of catch limits for Antarctic krill.","container-title":"ICES Journal of Marine Science","DOI":"10.1093/icesjms/fsx190","ISSN":"1054-3139, 1095-9289","issue":"2","language":"en","page":"738-750","source":"DOI.org (Crossref)","title":"Modelling growth and reproduction of Antarctic krill, Euphausia superba, based on temperature, food and resource allocation amongst life history functions","volume":"75","author":[{"family":"Constable","given":"Andrew John"},{"family":"Kawaguchi","given":"So"}],"editor":[{"family":"Plourde","given":"Stéphane"}],"issued":{"date-parts":[["2018",3,1]]}}}],"schema":"https://github.com/citation-style-language/schema/raw/master/csl-citation.json"} </w:instrText>
      </w:r>
      <w:r w:rsidR="00D74A2E">
        <w:rPr>
          <w:bCs/>
        </w:rPr>
        <w:fldChar w:fldCharType="separate"/>
      </w:r>
      <w:r w:rsidR="00D74A2E">
        <w:rPr>
          <w:bCs/>
          <w:noProof/>
        </w:rPr>
        <w:t>(Kawaguchi et al. 2007; Constable and Kawaguchi 2018)</w:t>
      </w:r>
      <w:r w:rsidR="00D74A2E">
        <w:rPr>
          <w:bCs/>
        </w:rPr>
        <w:fldChar w:fldCharType="end"/>
      </w:r>
      <w:r w:rsidR="00C54335">
        <w:rPr>
          <w:bCs/>
        </w:rPr>
        <w:t>.</w:t>
      </w:r>
    </w:p>
    <w:p w14:paraId="5DA0DF57" w14:textId="38B9AF56" w:rsidR="00184B02" w:rsidRDefault="00606F0C" w:rsidP="00D654BE">
      <w:pPr>
        <w:spacing w:line="360" w:lineRule="auto"/>
        <w:jc w:val="both"/>
        <w:rPr>
          <w:b/>
          <w:sz w:val="24"/>
          <w:szCs w:val="24"/>
        </w:rPr>
      </w:pPr>
      <w:r w:rsidRPr="00606F0C">
        <w:rPr>
          <w:bCs/>
        </w:rPr>
        <w:t>The development of non-feeding larvae was a conceptual model that had a relatively large number of data points</w:t>
      </w:r>
      <w:r w:rsidR="00F503B0">
        <w:rPr>
          <w:bCs/>
        </w:rPr>
        <w:t xml:space="preserve"> assigned to</w:t>
      </w:r>
      <w:r w:rsidR="00BC7AE7">
        <w:rPr>
          <w:bCs/>
        </w:rPr>
        <w:t xml:space="preserve"> it</w:t>
      </w:r>
      <w:r w:rsidRPr="00606F0C">
        <w:rPr>
          <w:bCs/>
        </w:rPr>
        <w:t>, although it captures only a relatively short period in the life history of krill.</w:t>
      </w:r>
      <w:r>
        <w:rPr>
          <w:bCs/>
        </w:rPr>
        <w:t xml:space="preserve"> </w:t>
      </w:r>
      <w:r w:rsidR="00C4674B">
        <w:rPr>
          <w:bCs/>
        </w:rPr>
        <w:t xml:space="preserve">Much of the early development of embryos and non-feeding larvae </w:t>
      </w:r>
      <w:r w:rsidR="0094636A">
        <w:rPr>
          <w:bCs/>
        </w:rPr>
        <w:t>is</w:t>
      </w:r>
      <w:r w:rsidR="00C4674B">
        <w:rPr>
          <w:bCs/>
        </w:rPr>
        <w:t xml:space="preserve"> synthesized in the mechanistic model of </w:t>
      </w:r>
      <w:r w:rsidR="00C4674B">
        <w:rPr>
          <w:bCs/>
        </w:rPr>
        <w:fldChar w:fldCharType="begin"/>
      </w:r>
      <w:r w:rsidR="00BF3E84">
        <w:rPr>
          <w:bCs/>
        </w:rPr>
        <w:instrText xml:space="preserve"> ADDIN ZOTERO_ITEM CSL_CITATION {"citationID":"7yidu7HW","properties":{"formattedCitation":"(E. E. Hofmann et al. 1992)","plainCitation":"(E. E. Hofmann et al. 1992)","dontUpdate":true,"noteIndex":0},"citationItems":[{"id":189,"uris":["http://zotero.org/users/10191175/items/KF782X9X"],"itemData":{"id":189,"type":"article-journal","abstract":"A time- and temperature-dependent model was developed to simulate the descent-ascent behavior of the embryos and early larval stages of the Antarctic krill, Euphausia superba. This model combines laboratory measurements of temperature effects on developmental times, density and physiology of krill embryos and larvae and the observed water temperature structure in the Bransfield Strait-South Shetland Islands region. Simulations with observed vertical temperature profiles from this region show that embryos that develop at temperatures less than 0°C hatch relatively deep (≈1000 m) or hit the bottom before hatching. The presence of warm (1–2°C) Circumpolar Deep Water (CDW), between 200 and 700 m, results in hatching depths of about 700 m. The sinking rate pattern characteristic of the embryos of Euphausia superba retains the embryos in the CDW, where development is accelerated. Larval ascent rate through the CDW is rapid, so larvae reach the surface before metamorphosing into the first feeding stage, and have sufficient carbon reserves to drift at the surface for several weeks before needing to find food. These results suggest that the sinking rate pattern characteristic of embryos of Antarctic krill may be part of a reproductive strategy that evolved in response to the thermal structure of its environment. The complementary component of this reproductive strategy is the observed correlation between the distribution of krill schools containing reproducing individuals and the presence of CDW. With this reproductive strategy, the spawning regions of Antarctic krill are in areas where oceanic conditions enhance the probability of survival of its embryos and non-feeding larvae.","container-title":"Deep Sea Research Part A. Oceanographic Research Papers","DOI":"10.1016/0198-0149(92)90063-Y","ISSN":"0198-0149","issue":"7","journalAbbreviation":"Deep Sea Research Part A. Oceanographic Research Papers","language":"en","page":"1177-1200","source":"ScienceDirect","title":"Models of the early life history of Euphausia superba—Part I. Time and temperature dependence during the descent-ascent cycle","volume":"39","author":[{"family":"Hofmann","given":"Eileen E."},{"family":"Capella","given":"Jorge E."},{"family":"Ross","given":"Robin M."},{"family":"Quetin","given":"Langdon B."}],"issued":{"date-parts":[["1992",7,1]]}}}],"schema":"https://github.com/citation-style-language/schema/raw/master/csl-citation.json"} </w:instrText>
      </w:r>
      <w:r w:rsidR="00C4674B">
        <w:rPr>
          <w:bCs/>
        </w:rPr>
        <w:fldChar w:fldCharType="separate"/>
      </w:r>
      <w:r w:rsidR="00C4674B">
        <w:rPr>
          <w:bCs/>
          <w:noProof/>
        </w:rPr>
        <w:t>Hofmann et al. (1992)</w:t>
      </w:r>
      <w:r w:rsidR="00C4674B">
        <w:rPr>
          <w:bCs/>
        </w:rPr>
        <w:fldChar w:fldCharType="end"/>
      </w:r>
      <w:r w:rsidR="00690BF4">
        <w:rPr>
          <w:bCs/>
        </w:rPr>
        <w:t xml:space="preserve">, which has been applied in later studies to explore larval krill development and advection </w:t>
      </w:r>
      <w:r w:rsidR="002E63DA">
        <w:rPr>
          <w:bCs/>
        </w:rPr>
        <w:t>at</w:t>
      </w:r>
      <w:r w:rsidR="00690BF4">
        <w:rPr>
          <w:bCs/>
        </w:rPr>
        <w:t xml:space="preserve"> different </w:t>
      </w:r>
      <w:r w:rsidR="002E63DA">
        <w:rPr>
          <w:bCs/>
        </w:rPr>
        <w:t>scales and habitats</w:t>
      </w:r>
      <w:r w:rsidR="00690BF4">
        <w:rPr>
          <w:bCs/>
        </w:rPr>
        <w:t xml:space="preserve"> </w:t>
      </w:r>
      <w:r w:rsidR="00690BF4">
        <w:rPr>
          <w:bCs/>
        </w:rPr>
        <w:fldChar w:fldCharType="begin"/>
      </w:r>
      <w:r w:rsidR="00690BF4">
        <w:rPr>
          <w:bCs/>
        </w:rPr>
        <w:instrText xml:space="preserve"> ADDIN ZOTERO_ITEM CSL_CITATION {"citationID":"iiK5sCDo","properties":{"formattedCitation":"(E. E. Hofmann and H\\uc0\\u252{}srevo\\uc0\\u287{}lu 2003; Pi\\uc0\\u241{}ones and Fedorov 2016; Thorpe, Tarling, and Murphy 2019)","plainCitation":"(E. E. Hofmann and Hüsrevoğlu 2003; Piñones and Fedorov 2016; Thorpe, Tarling, and Murphy 2019)","noteIndex":0},"citationItems":[{"id":2277,"uris":["http://zotero.org/users/10191175/items/AX6REVVT"],"itemData":{"id":2277,"type":"article-journal","abstract":"A one-dimensional, temperature-dependent model is implemented to simulate the descent–ascent cycle of Antarctic krill (Euphausia superba) embryos and larvae. Inputs to the model are monthly mean climatologies of ambient temperature and density fields obtained from the World Ocean Atlas Database for Southern Ocean waters. Simulations are done with a 1° resolution at a circumpolar scale, south of 60°S, and the results are interpolated to a 5′ grid to match the resolution of the bottom bathymetry data. Simulations of the descent–ascent cycle using environmental conditions corresponding to the Antarctic krill spawning season (December–March) resulted in unconstrained success in completion of the cycle in water deeper than 1000m. Continental shelf regions favorable to successful hatching of Antarctic krill embryos are limited to areas along the west Antarctic Peninsula, large areas in the Bellingshausen and Amundsen Seas, offshore of Wilkes Land, and to the east and west of Prydz Bay. These are regions where the Southern Antarctic Circumpolar Current Front is along the shelf slope, the Antarctic Slope Front is absent, and Circumpolar Deep Water is present. The effect of seasonal variability in temperature on the descent–ascent cycle tends to enhance the probability of success in regions offshore of Wilkes Land, Queen Maud Land, and the eastern shelf of the Antarctic Peninsula later in the spawning season. The simulations show that success of the descent–ascent cycle is sensitive to initial embryo diameter and larval ascent rate. Initial embryo diameter may provide an additional constraint on success of the descent–ascent cycle, especially in continental shelf waters, where small embryos tend to encounter the bottom before hatching. The circumpolar distributions of simulated embryo hatching depth and larval success show that all regions of the Antarctic are not equal in the ability to support successful completion of the Antarctic krill descent–ascent cycle, which has implications for the overall circum-Antarctic krill distribution and for the development of nutrient and material budgets, especially for Antarctic continental shelf areas.","collection-title":"The US JGOFS Synthesis and Modeling Project: Phase II","container-title":"Deep Sea Research Part II: Topical Studies in Oceanography","DOI":"10.1016/j.dsr2.2003.07.012","ISSN":"0967-0645","issue":"22","journalAbbreviation":"Deep Sea Research Part II: Topical Studies in Oceanography","language":"en","page":"3121-3142","source":"ScienceDirect","title":"A circumpolar modeling study of habitat control of Antarctic krill (Euphausia superba) reproductive success","volume":"50","author":[{"family":"Hofmann","given":"Eileen E"},{"family":"Hüsrevoğlu","given":"Yusuf Sinan"}],"issued":{"date-parts":[["2003",11,1]]}}},{"id":150,"uris":["http://zotero.org/users/10191175/items/24PCLF85"],"itemData":{"id":150,"type":"article-journal","abstract":"Climate change is rapidly shaping the living environment of the most abundant keystone species of the Antarctic marine food web, Antarctic krill. Projected future changes for the krill habitat include a sustained increase in ocean temperature and changes in sea ice and chlorophyll a. Here we investigate how these factors affect the early life history of krill and identify the regions around Antarctica where the impact will be greatest. Our tool is a temperature-dependent krill growth model forced by data from comprehensive greenhouse warming simulations. We find that by the year 2100 localized regions along the western Weddell Sea, isolated areas of the Indian Antarctic , and the Amundsen/Bellingshausen Sea will support successful spawning habitats for krill. The failure of potentially successful spawning will have a strong impact on the already declining adult populations with consequences for the Antarctic marine food web, having both ecological and commercial ramifications.","container-title":"Geophysical Research Letters","DOI":"10.1002/2016GL069656","ISSN":"1944-8007","issue":"16","language":"en","note":"_eprint: https://onlinelibrary.wiley.com/doi/pdf/10.1002/2016GL069656","page":"8580-8589","source":"Wiley Online Library","title":"Projected changes of Antarctic krill habitat by the end of the 21st century","volume":"43","author":[{"family":"Piñones","given":"Andrea"},{"family":"Fedorov","given":"Alexey V."}],"issued":{"date-parts":[["2016"]]}}},{"id":170,"uris":["http://zotero.org/users/10191175/items/YVWV7RFK"],"itemData":{"id":170,"type":"article-journal","abstract":"Larval recruitment in Antarctic krill is known to be episodic and regional. We consider the importance of a range of recruitment factors using an environmentally driven model of larval development from spawning to post-larvae. Our model examines the timing of spawning, interaction with bathymetry, susceptibility to cold temperatures, temperature-driven development and the seasonal cycle of sea ice to identify those factors with the greatest impact. The model predicts that the seasonal location of sea ice is the main limiting factor for successful larval recruitment. Spawning in January leads to the greatest area of viable larval recruitment habitat. Dense sea ice cover, which we assume that adult krill do not spawn under, prevents spawning in large areas early in the breeding season (December). Nevertheless, later spawning in February, when sea ice is at a minimum, means there is often insufficient time for the larvae to reach a viable developmental stage before the sea ice advances. Meanwhile, although spawning is possible in more northerly areas throughout the breeding season, these are generally remote from winter sea ice, which is assumed to be necessary for larvae to overwinter. Interaction with bathymetry before hatching further limits suitable habitat. Over a 12 yr period, the model predicted larval recruitment from January spawning in all years in the Cooperation, Ross and Weddell Seas, with episodic larval recruitment in the Bransfield Strait in 9 of the 12 years. Additional understanding of the overwintering requirements of larvae, together with regional studies at higher spatial resolution, particularly in shelf regions, will better constrain the uncertainties in the model.","container-title":"Marine Ecology Progress Series","DOI":"10.3354/meps12887","ISSN":"0171-8630, 1616-1599","language":"en","page":"77-96","source":"www.int-res.com","title":"Circumpolar patterns in Antarctic krill larval recruitment: an environmentally driven model","title-short":"Circumpolar patterns in Antarctic krill larval recruitment","volume":"613","author":[{"family":"Thorpe","given":"Sally E."},{"family":"Tarling","given":"Geraint A."},{"family":"Murphy","given":"Eugene J."}],"issued":{"date-parts":[["2019",3,21]]}}}],"schema":"https://github.com/citation-style-language/schema/raw/master/csl-citation.json"} </w:instrText>
      </w:r>
      <w:r w:rsidR="00690BF4">
        <w:rPr>
          <w:bCs/>
        </w:rPr>
        <w:fldChar w:fldCharType="separate"/>
      </w:r>
      <w:r w:rsidR="00690BF4" w:rsidRPr="00690BF4">
        <w:t xml:space="preserve">(Hofmann and </w:t>
      </w:r>
      <w:proofErr w:type="spellStart"/>
      <w:r w:rsidR="00690BF4" w:rsidRPr="00690BF4">
        <w:t>Hüsrevoğlu</w:t>
      </w:r>
      <w:proofErr w:type="spellEnd"/>
      <w:r w:rsidR="00690BF4" w:rsidRPr="00690BF4">
        <w:t xml:space="preserve"> 2003; </w:t>
      </w:r>
      <w:proofErr w:type="spellStart"/>
      <w:r w:rsidR="00690BF4" w:rsidRPr="00690BF4">
        <w:t>Piñones</w:t>
      </w:r>
      <w:proofErr w:type="spellEnd"/>
      <w:r w:rsidR="00690BF4" w:rsidRPr="00690BF4">
        <w:t xml:space="preserve"> and Fedorov 2016; Thorpe</w:t>
      </w:r>
      <w:r w:rsidR="00690BF4">
        <w:t xml:space="preserve"> et al.</w:t>
      </w:r>
      <w:r w:rsidR="00690BF4" w:rsidRPr="00690BF4">
        <w:t xml:space="preserve"> 2019)</w:t>
      </w:r>
      <w:r w:rsidR="00690BF4">
        <w:rPr>
          <w:bCs/>
        </w:rPr>
        <w:fldChar w:fldCharType="end"/>
      </w:r>
      <w:r w:rsidR="00E12DE2">
        <w:rPr>
          <w:bCs/>
        </w:rPr>
        <w:t>.</w:t>
      </w:r>
      <w:r w:rsidR="0063716C">
        <w:rPr>
          <w:bCs/>
        </w:rPr>
        <w:t xml:space="preserve"> </w:t>
      </w:r>
      <w:r w:rsidR="00D02E8E">
        <w:rPr>
          <w:bCs/>
        </w:rPr>
        <w:t xml:space="preserve">This model provides a relatively complete description of the development from embryo to feeding larval stages but </w:t>
      </w:r>
      <w:r w:rsidR="00DA030E">
        <w:rPr>
          <w:bCs/>
        </w:rPr>
        <w:t xml:space="preserve">its </w:t>
      </w:r>
      <w:r w:rsidR="009C39BD">
        <w:rPr>
          <w:bCs/>
        </w:rPr>
        <w:t>predictions</w:t>
      </w:r>
      <w:r w:rsidR="00DA030E">
        <w:rPr>
          <w:bCs/>
        </w:rPr>
        <w:t xml:space="preserve"> are </w:t>
      </w:r>
      <w:r w:rsidR="009C39BD">
        <w:rPr>
          <w:bCs/>
        </w:rPr>
        <w:t>sensitive</w:t>
      </w:r>
      <w:r w:rsidR="00DA030E">
        <w:rPr>
          <w:bCs/>
        </w:rPr>
        <w:t xml:space="preserve"> on the initial embryo size</w:t>
      </w:r>
      <w:r w:rsidR="009E1DA9">
        <w:rPr>
          <w:bCs/>
        </w:rPr>
        <w:t xml:space="preserve">, which </w:t>
      </w:r>
      <w:r w:rsidR="00B90E70">
        <w:rPr>
          <w:bCs/>
        </w:rPr>
        <w:t>can vary</w:t>
      </w:r>
      <w:r w:rsidR="00FC4318">
        <w:rPr>
          <w:bCs/>
        </w:rPr>
        <w:t xml:space="preserve"> </w:t>
      </w:r>
      <w:r w:rsidR="00001D38">
        <w:rPr>
          <w:bCs/>
        </w:rPr>
        <w:t xml:space="preserve">by more than 50 </w:t>
      </w:r>
      <w:proofErr w:type="spellStart"/>
      <w:r w:rsidR="00001D38">
        <w:rPr>
          <w:rStyle w:val="Emphasis"/>
        </w:rPr>
        <w:t>μ</w:t>
      </w:r>
      <w:r w:rsidR="00001D38">
        <w:rPr>
          <w:bCs/>
        </w:rPr>
        <w:t>m</w:t>
      </w:r>
      <w:proofErr w:type="spellEnd"/>
      <w:r w:rsidR="00001D38">
        <w:rPr>
          <w:bCs/>
        </w:rPr>
        <w:t xml:space="preserve"> </w:t>
      </w:r>
      <w:r w:rsidR="00A84598">
        <w:rPr>
          <w:bCs/>
        </w:rPr>
        <w:t xml:space="preserve">between years </w:t>
      </w:r>
      <w:r w:rsidR="00001D38">
        <w:rPr>
          <w:bCs/>
        </w:rPr>
        <w:fldChar w:fldCharType="begin"/>
      </w:r>
      <w:r w:rsidR="00001D38">
        <w:rPr>
          <w:bCs/>
        </w:rPr>
        <w:instrText xml:space="preserve"> ADDIN ZOTERO_ITEM CSL_CITATION {"citationID":"9eubWtNo","properties":{"formattedCitation":"(Quetin and Ross 2001)","plainCitation":"(Quetin and Ross 2001)","noteIndex":0},"citationItems":[{"id":2279,"uris":["http://zotero.org/users/10191175/items/KFIDCRI9"],"itemData":{"id":2279,"type":"article-journal","abstract":"“Recruitment potential” in Antarctic krill in the Palmer Long-Term Ecological Research (LTER) study region west of the Antarctic Peninsula varied significantly over the 7-yr time series between January 1993 and January 1999. Timing of ovarian maturation, the percent of the population reproducing, and individual reproductive output (batch volume, embryo diameter) were measured. Indices have been developed to quantify the timing and intensity of reproduction in Antarctic krill. One finding important to estimates of population fecundity for this long-lived species is that the percent of the population reproducing can vary widely, from 10 to 98%. Each season was characterized as having delayed, average or advanced ovarian development. In this study we relate these indices to direct and indirect indicators of spring or annual food availability. The timing of the spring sea ice retreat and the extent of sea ice in the spring (September through November) appear to significantly affect the intensity and timing of reproduction in the population. Intensity of reproduction was highest under “average” conditions, and oöcyte development fastest with conditions of a late retreat and high spring sea ice extent.","container-title":"American Zoologist","DOI":"10.1093/icb/41.1.74","ISSN":"0003-1569","issue":"1","journalAbbreviation":"American Zoologist","page":"74-89","source":"Silverchair","title":"Environmental Variability and Its Impact on the Reproductive Cycle of Antarctic Krill1","volume":"41","author":[{"family":"Quetin","given":"Langdon B."},{"family":"Ross","given":"Robin M."}],"issued":{"date-parts":[["2001",2,1]]}}}],"schema":"https://github.com/citation-style-language/schema/raw/master/csl-citation.json"} </w:instrText>
      </w:r>
      <w:r w:rsidR="00001D38">
        <w:rPr>
          <w:bCs/>
        </w:rPr>
        <w:fldChar w:fldCharType="separate"/>
      </w:r>
      <w:r w:rsidR="00001D38">
        <w:rPr>
          <w:bCs/>
          <w:noProof/>
        </w:rPr>
        <w:t>(</w:t>
      </w:r>
      <w:r w:rsidR="00F30CDF">
        <w:rPr>
          <w:bCs/>
        </w:rPr>
        <w:t xml:space="preserve">e.g. </w:t>
      </w:r>
      <w:r w:rsidR="00C52D17">
        <w:rPr>
          <w:bCs/>
        </w:rPr>
        <w:t>embryo diameter</w:t>
      </w:r>
      <w:r w:rsidR="00606841">
        <w:rPr>
          <w:bCs/>
        </w:rPr>
        <w:t>s</w:t>
      </w:r>
      <w:r w:rsidR="00C52D17">
        <w:rPr>
          <w:bCs/>
        </w:rPr>
        <w:t xml:space="preserve"> </w:t>
      </w:r>
      <w:r w:rsidR="00F30CDF">
        <w:rPr>
          <w:bCs/>
        </w:rPr>
        <w:t>range</w:t>
      </w:r>
      <w:r w:rsidR="00C52D17">
        <w:rPr>
          <w:bCs/>
        </w:rPr>
        <w:t>d</w:t>
      </w:r>
      <w:r w:rsidR="00F30CDF">
        <w:rPr>
          <w:bCs/>
        </w:rPr>
        <w:t xml:space="preserve"> </w:t>
      </w:r>
      <w:r w:rsidR="00C52D17">
        <w:rPr>
          <w:bCs/>
        </w:rPr>
        <w:t>from</w:t>
      </w:r>
      <w:r w:rsidR="00F30CDF">
        <w:rPr>
          <w:bCs/>
        </w:rPr>
        <w:t xml:space="preserve"> 576-627</w:t>
      </w:r>
      <w:r w:rsidR="00F30CDF" w:rsidRPr="00F30CDF">
        <w:rPr>
          <w:rStyle w:val="Emphasis"/>
        </w:rPr>
        <w:t xml:space="preserve"> </w:t>
      </w:r>
      <w:proofErr w:type="spellStart"/>
      <w:r w:rsidR="00F30CDF">
        <w:rPr>
          <w:rStyle w:val="Emphasis"/>
        </w:rPr>
        <w:t>μ</w:t>
      </w:r>
      <w:r w:rsidR="00F30CDF">
        <w:rPr>
          <w:bCs/>
        </w:rPr>
        <w:t>m</w:t>
      </w:r>
      <w:proofErr w:type="spellEnd"/>
      <w:r w:rsidR="00F30CDF">
        <w:rPr>
          <w:bCs/>
        </w:rPr>
        <w:t xml:space="preserve"> in </w:t>
      </w:r>
      <w:r w:rsidR="00001D38">
        <w:rPr>
          <w:bCs/>
          <w:noProof/>
        </w:rPr>
        <w:t xml:space="preserve">Quetin and Ross </w:t>
      </w:r>
      <w:r w:rsidR="00E320FC">
        <w:rPr>
          <w:bCs/>
          <w:noProof/>
        </w:rPr>
        <w:t>(</w:t>
      </w:r>
      <w:r w:rsidR="00001D38">
        <w:rPr>
          <w:bCs/>
          <w:noProof/>
        </w:rPr>
        <w:t>2001</w:t>
      </w:r>
      <w:r w:rsidR="00E320FC">
        <w:rPr>
          <w:bCs/>
          <w:noProof/>
        </w:rPr>
        <w:t>)</w:t>
      </w:r>
      <w:r w:rsidR="00001D38">
        <w:rPr>
          <w:bCs/>
          <w:noProof/>
        </w:rPr>
        <w:t>)</w:t>
      </w:r>
      <w:r w:rsidR="00001D38">
        <w:rPr>
          <w:bCs/>
        </w:rPr>
        <w:fldChar w:fldCharType="end"/>
      </w:r>
      <w:r w:rsidR="00DA030E">
        <w:rPr>
          <w:bCs/>
        </w:rPr>
        <w:t xml:space="preserve">. </w:t>
      </w:r>
      <w:commentRangeStart w:id="1013"/>
      <w:r w:rsidR="002F7E1C" w:rsidRPr="002F7E1C">
        <w:rPr>
          <w:bCs/>
        </w:rPr>
        <w:t xml:space="preserve">Given the relatively large number of observations for this period in the life history of krill, a re-evaluation of the model </w:t>
      </w:r>
      <w:r w:rsidR="004C47AE">
        <w:rPr>
          <w:bCs/>
        </w:rPr>
        <w:t xml:space="preserve">of </w:t>
      </w:r>
      <w:r w:rsidR="004C47AE">
        <w:rPr>
          <w:bCs/>
        </w:rPr>
        <w:fldChar w:fldCharType="begin"/>
      </w:r>
      <w:r w:rsidR="00BF3E84">
        <w:rPr>
          <w:bCs/>
        </w:rPr>
        <w:instrText xml:space="preserve"> ADDIN ZOTERO_ITEM CSL_CITATION {"citationID":"FfXXAQfO","properties":{"formattedCitation":"(E. E. Hofmann et al. 1992)","plainCitation":"(E. E. Hofmann et al. 1992)","dontUpdate":true,"noteIndex":0},"citationItems":[{"id":189,"uris":["http://zotero.org/users/10191175/items/KF782X9X"],"itemData":{"id":189,"type":"article-journal","abstract":"A time- and temperature-dependent model was developed to simulate the descent-ascent behavior of the embryos and early larval stages of the Antarctic krill, Euphausia superba. This model combines laboratory measurements of temperature effects on developmental times, density and physiology of krill embryos and larvae and the observed water temperature structure in the Bransfield Strait-South Shetland Islands region. Simulations with observed vertical temperature profiles from this region show that embryos that develop at temperatures less than 0°C hatch relatively deep (≈1000 m) or hit the bottom before hatching. The presence of warm (1–2°C) Circumpolar Deep Water (CDW), between 200 and 700 m, results in hatching depths of about 700 m. The sinking rate pattern characteristic of the embryos of Euphausia superba retains the embryos in the CDW, where development is accelerated. Larval ascent rate through the CDW is rapid, so larvae reach the surface before metamorphosing into the first feeding stage, and have sufficient carbon reserves to drift at the surface for several weeks before needing to find food. These results suggest that the sinking rate pattern characteristic of embryos of Antarctic krill may be part of a reproductive strategy that evolved in response to the thermal structure of its environment. The complementary component of this reproductive strategy is the observed correlation between the distribution of krill schools containing reproducing individuals and the presence of CDW. With this reproductive strategy, the spawning regions of Antarctic krill are in areas where oceanic conditions enhance the probability of survival of its embryos and non-feeding larvae.","container-title":"Deep Sea Research Part A. Oceanographic Research Papers","DOI":"10.1016/0198-0149(92)90063-Y","ISSN":"0198-0149","issue":"7","journalAbbreviation":"Deep Sea Research Part A. Oceanographic Research Papers","language":"en","page":"1177-1200","source":"ScienceDirect","title":"Models of the early life history of Euphausia superba—Part I. Time and temperature dependence during the descent-ascent cycle","volume":"39","author":[{"family":"Hofmann","given":"Eileen E."},{"family":"Capella","given":"Jorge E."},{"family":"Ross","given":"Robin M."},{"family":"Quetin","given":"Langdon B."}],"issued":{"date-parts":[["1992",7,1]]}}}],"schema":"https://github.com/citation-style-language/schema/raw/master/csl-citation.json"} </w:instrText>
      </w:r>
      <w:r w:rsidR="004C47AE">
        <w:rPr>
          <w:bCs/>
        </w:rPr>
        <w:fldChar w:fldCharType="separate"/>
      </w:r>
      <w:r w:rsidR="004C47AE">
        <w:rPr>
          <w:bCs/>
          <w:noProof/>
        </w:rPr>
        <w:t>Hofmann et al. (1992)</w:t>
      </w:r>
      <w:r w:rsidR="004C47AE">
        <w:rPr>
          <w:bCs/>
        </w:rPr>
        <w:fldChar w:fldCharType="end"/>
      </w:r>
      <w:r w:rsidR="004C47AE">
        <w:rPr>
          <w:bCs/>
        </w:rPr>
        <w:t xml:space="preserve"> </w:t>
      </w:r>
      <w:r w:rsidR="002F7E1C" w:rsidRPr="002F7E1C">
        <w:rPr>
          <w:bCs/>
        </w:rPr>
        <w:t xml:space="preserve">with updated </w:t>
      </w:r>
      <w:r w:rsidR="0069166B">
        <w:rPr>
          <w:bCs/>
        </w:rPr>
        <w:t>data</w:t>
      </w:r>
      <w:r w:rsidR="002F7E1C" w:rsidRPr="002F7E1C">
        <w:rPr>
          <w:bCs/>
        </w:rPr>
        <w:t xml:space="preserve"> and uncertainty estimates may be a useful future step to address the sensitivities of the current model configuration</w:t>
      </w:r>
      <w:r w:rsidR="009970FA" w:rsidRPr="009970FA">
        <w:rPr>
          <w:bCs/>
        </w:rPr>
        <w:t>.</w:t>
      </w:r>
      <w:commentRangeEnd w:id="1013"/>
      <w:r w:rsidR="002F7E1C">
        <w:rPr>
          <w:rStyle w:val="CommentReference"/>
        </w:rPr>
        <w:commentReference w:id="1013"/>
      </w:r>
    </w:p>
    <w:p w14:paraId="0061046C" w14:textId="1EBA67AD" w:rsidR="0045227C" w:rsidRPr="00D654BE" w:rsidRDefault="000A7D2C" w:rsidP="00D654BE">
      <w:pPr>
        <w:spacing w:line="360" w:lineRule="auto"/>
        <w:jc w:val="both"/>
        <w:rPr>
          <w:b/>
        </w:rPr>
      </w:pPr>
      <w:r>
        <w:rPr>
          <w:bCs/>
        </w:rPr>
        <w:t>The o</w:t>
      </w:r>
      <w:r w:rsidR="00634EFF" w:rsidRPr="00D654BE">
        <w:rPr>
          <w:bCs/>
        </w:rPr>
        <w:t>verwinter</w:t>
      </w:r>
      <w:r w:rsidR="001A07A3">
        <w:rPr>
          <w:bCs/>
        </w:rPr>
        <w:t>i</w:t>
      </w:r>
      <w:r w:rsidR="00634EFF" w:rsidRPr="00D654BE">
        <w:rPr>
          <w:bCs/>
        </w:rPr>
        <w:t>ng</w:t>
      </w:r>
      <w:r w:rsidR="001A07A3">
        <w:rPr>
          <w:bCs/>
        </w:rPr>
        <w:t xml:space="preserve"> of krill recruits was the conceptual model that the fewest number of data points </w:t>
      </w:r>
      <w:r w:rsidR="00E55F52">
        <w:rPr>
          <w:bCs/>
        </w:rPr>
        <w:t>was</w:t>
      </w:r>
      <w:r w:rsidR="001A07A3">
        <w:rPr>
          <w:bCs/>
        </w:rPr>
        <w:t xml:space="preserve"> assigned to</w:t>
      </w:r>
      <w:r>
        <w:rPr>
          <w:bCs/>
        </w:rPr>
        <w:t xml:space="preserve">. </w:t>
      </w:r>
      <w:r w:rsidR="00BF3E84">
        <w:rPr>
          <w:bCs/>
        </w:rPr>
        <w:fldChar w:fldCharType="begin"/>
      </w:r>
      <w:r w:rsidR="00BF3E84">
        <w:rPr>
          <w:bCs/>
        </w:rPr>
        <w:instrText xml:space="preserve"> ADDIN ZOTERO_ITEM CSL_CITATION {"citationID":"2qIiVd6Y","properties":{"formattedCitation":"(Lowe et al. 2012)","plainCitation":"(Lowe et al. 2012)","noteIndex":0},"citationItems":[{"id":191,"uris":["http://zotero.org/users/10191175/items/RH72VKGD"],"itemData":{"id":191,"type":"article-journal","abstract":"The first winter in the life cycle of Antarctic krill Euphausia superba is a critical period in which larval survival and recruitment to the adult population are highly sensitive to environmental conditions, yet little is known about larval physiological dynamics during this period. An individual-based model was developed to investigate patterns of larval krill growth and condition factor in response to environmental variability during fall and winter, west of the Antarctic Peninsula. Field and experimental observations from Southern Ocean Global Ocean Ecosystems Dynamics cruises in 2001 and 2002 and the Palmer Long-Term Ecological Research program were used to parameterize the model. Growth was modeled by partitioning total body carbon between length and condition factor. Total body carbon was simulated with empirical temperature-dependent rates of ingestion of phytoplankton and respiration, and ingestion of algae grown on a surface to simulate sea ice algae. Light-driven diel vertical migration modulated ingestion of phytoplankton and sea ice algae as a function of latitude, season and sea ice cover. Simulations highlighted 3 environmental processes that controlled food availability, and consequently, physiological condition of krill: the fall phytoplankton decline, sea ice advance and development of sea ice microbial communities, and the late winter increase in sea ice microbial community biomass. Fall phytoplankton dynamics were identified as a major driver of the physiological condition of larval krill throughout this critical period. The model presents a mechanism that links larval krill survival and recruitment to fall and winter variability in phytoplankton and sea ice dynamics along the western Antarctic Peninsula.","container-title":"Marine Ecology Progress Series","DOI":"10.3354/meps09409","ISSN":"0171-8630, 1616-1599","language":"en","page":"27-43","source":"www.int-res.com","title":"Simulating larval Antarctic krill growth and condition factor during fall and winter in response to environmental variability","volume":"452","author":[{"family":"Lowe","given":"Alexander T."},{"family":"Ross","given":"Robin M."},{"family":"Quetin","given":"Langdon B."},{"family":"Vernet","given":"Maria"},{"family":"Fritsen","given":"Christian H."}],"issued":{"date-parts":[["2012",4,25]]}}}],"schema":"https://github.com/citation-style-language/schema/raw/master/csl-citation.json"} </w:instrText>
      </w:r>
      <w:r w:rsidR="00BF3E84">
        <w:rPr>
          <w:bCs/>
        </w:rPr>
        <w:fldChar w:fldCharType="separate"/>
      </w:r>
      <w:r w:rsidR="00BF3E84">
        <w:rPr>
          <w:bCs/>
          <w:noProof/>
        </w:rPr>
        <w:t>Lowe et al. (2012)</w:t>
      </w:r>
      <w:r w:rsidR="00BF3E84">
        <w:rPr>
          <w:bCs/>
        </w:rPr>
        <w:fldChar w:fldCharType="end"/>
      </w:r>
      <w:r w:rsidR="00BF3E84">
        <w:rPr>
          <w:bCs/>
        </w:rPr>
        <w:t xml:space="preserve"> developed the only existing mechanistic model that </w:t>
      </w:r>
      <w:r w:rsidR="00BF3E84">
        <w:rPr>
          <w:bCs/>
        </w:rPr>
        <w:lastRenderedPageBreak/>
        <w:t>specifically simulated the development of larval krill during winter. However, this model is based on experimental work from the Western Antarctic Peninsula, which means that it might be region-specific</w:t>
      </w:r>
      <w:r w:rsidR="00B815DC">
        <w:rPr>
          <w:bCs/>
        </w:rPr>
        <w:t xml:space="preserve"> and </w:t>
      </w:r>
      <w:r w:rsidR="001C3995">
        <w:rPr>
          <w:bCs/>
        </w:rPr>
        <w:t xml:space="preserve">unfortunately, no </w:t>
      </w:r>
      <w:r w:rsidR="00B815DC">
        <w:rPr>
          <w:bCs/>
        </w:rPr>
        <w:t xml:space="preserve">source </w:t>
      </w:r>
      <w:r w:rsidR="001C3995">
        <w:rPr>
          <w:bCs/>
        </w:rPr>
        <w:t>is available to apply this model in new contexts</w:t>
      </w:r>
      <w:r w:rsidR="00BF3E84">
        <w:rPr>
          <w:bCs/>
        </w:rPr>
        <w:t xml:space="preserve">. </w:t>
      </w:r>
      <w:r w:rsidR="00B125F1" w:rsidRPr="00B125F1">
        <w:rPr>
          <w:bCs/>
        </w:rPr>
        <w:t>The paucity of information during winter is a result of logistical challenges, but it is critical because winter is often considered a bottleneck for krill population dynamics due to the harsh environment and scarcity of food</w:t>
      </w:r>
      <w:r w:rsidR="008D40E6">
        <w:rPr>
          <w:bCs/>
        </w:rPr>
        <w:t xml:space="preserve">. </w:t>
      </w:r>
      <w:r w:rsidR="00B14CF8">
        <w:rPr>
          <w:bCs/>
        </w:rPr>
        <w:t>Most other</w:t>
      </w:r>
      <w:r w:rsidR="00011DED">
        <w:rPr>
          <w:bCs/>
        </w:rPr>
        <w:t xml:space="preserve"> existing growth models that cover the entire seasonal range </w:t>
      </w:r>
      <w:r w:rsidR="00011DED">
        <w:rPr>
          <w:bCs/>
        </w:rPr>
        <w:fldChar w:fldCharType="begin"/>
      </w:r>
      <w:r w:rsidR="00011DED">
        <w:rPr>
          <w:bCs/>
        </w:rPr>
        <w:instrText xml:space="preserve"> ADDIN ZOTERO_ITEM CSL_CITATION {"citationID":"wRM3eWtO","properties":{"formattedCitation":"(Jager and Ravagnan 2015; Ryabov et al. 2017; Constable and Kawaguchi 2018; Bahlburg, Meyer, and Berger 2021)","plainCitation":"(Jager and Ravagnan 2015; Ryabov et al. 2017; Constable and Kawaguchi 2018; Bahlburg, Meyer, and Berger 2021)","noteIndex":0},"citationItems":[{"id":207,"uris":["http://zotero.org/users/10191175/items/4KJ793PD"],"itemData":{"id":207,"type":"article-journal","abstract":"Dynamic Energy Budget (DEB) theory is a generic and comprehensive framework for understanding bioenergetics over the entire life cycle of an organism. Here, we apply a simplified model derived from this theory (DEBkiss) to Antarctic krill Euphausia superba. The model was parameterised using growth curves, and conversion factors for body composition and length− weight relationships. Subsequently, the model was used to predict a series of life-history traits (as function of body size) that were not used for parameterisation: instantaneous growth rates, ingestion and respiration rates, weight loss on starvation, and the number of eggs produced at spawning. Within the DEB framework, these traits are not intrinsic properties of the organism, but tightly coupled model outputs that depend on body size, life stage, and environmental conditions. Overall, the model predictions are consistent with the patterns in the (rather uncertain) observations, lending credence to the model assumptions underlying the DEBkiss model. More work is needed to fully elucidate the bioenergetics of the E. superba life cycle, but this analysis demonstrates how a dynamic budgeting framework can ensure consistency among the different life-history traits. Thereby, such models help in the interpretation of experimental results and the comparison of species, but can also form the basis for predicting population dynamics and the impacts of stressors.","container-title":"Marine Ecology Progress Series","DOI":"10.3354/meps11098","ISSN":"0171-8630, 1616-1599","journalAbbreviation":"Mar. Ecol. Prog. Ser.","language":"en","page":"115-128","source":"DOI.org (Crossref)","title":"Parameterising a generic model for the dynamic energy budget of Antarctic krill Euphausia superba","volume":"519","author":[{"family":"Jager","given":"T"},{"family":"Ravagnan","given":"E"}],"issued":{"date-parts":[["2015",1,20]]}}},{"id":172,"uris":["http://zotero.org/users/10191175/items/M497XT95"],"itemData":{"id":172,"type":"article-journal","abstract":"Antarctic krill (Euphausia superba)—one of the most abundant animal species on Earth—exhibits a five to six year population cycle, with oscillations in biomass exceeding one order of magnitude. Previous studies have postulated that the krill cycle is induced by periodic climatological factors, but these postulated drivers neither show consistent agreement, nor are they supported by quantitative models. Here, using data analysis complemented with modelling of krill ontogeny and population dynamics, we identify intraspecific competition for food as the main driver of the krill cycle, while external climatological factors possibly modulate its phase and synchronization over large scales. Our model indicates that the cycle amplitude increases with reduction of krill loss rates. Thus, a decline of apex predators is likely to increase the oscillation amplitude, potentially destabilizing the marine food web, with drastic consequences for the entire Antarctic ecosystem.","container-title":"Nature Ecology &amp; Evolution","DOI":"10.1038/s41559-017-0177","ISSN":"2397-334X","issue":"7","journalAbbreviation":"Nat Ecol Evol","language":"en","license":"2017 Macmillan Publishers Limited, part of Springer Nature.","note":"number: 7\npublisher: Nature Publishing Group","page":"1-8","source":"www.nature.com","title":"Competition-induced starvation drives large-scale population cycles in Antarctic krill","volume":"1","author":[{"family":"Ryabov","given":"Alexey B."},{"family":"Roos","given":"André M.","non-dropping-particle":"de"},{"family":"Meyer","given":"Bettina"},{"family":"Kawaguchi","given":"So"},{"family":"Blasius","given":"Bernd"}],"issued":{"date-parts":[["2017",6,5]]}}},{"id":211,"uris":["http://zotero.org/users/10191175/items/BFJ4LAE5"],"itemData":{"id":211,"type":"article-journal","abstract":"Estimates of productivity of Antarctic krill, Euphausia superba, are dependent on accurate models of growth and reproduction. Incorrect growth models, speciﬁcally those giving unrealistically high production, could lead to over-exploitation of the krill population if those models are used in setting catch limits. Here we review available approaches to modelling productivity and note that existing models do not account for the interactions between growth and reproduction and variable environmental conditions. We develop a new energetics moult-cycle (EMC) model which combines energetics and the constraints on growth of the moult-cycle. This model ﬂexibly accounts for regional, inter- and intra-annual variation in temperature, food supply, and day length. The EMC model provides results consistent with the general expectations for krill growth in length and mass, including having thin krill, as well as providing insights into the effects that increasing temperature may have on growth and reproduction. We recommend that this new model be incorporated into assessments of catch limits for Antarctic krill.","container-title":"ICES Journal of Marine Science","DOI":"10.1093/icesjms/fsx190","ISSN":"1054-3139, 1095-9289","issue":"2","language":"en","page":"738-750","source":"DOI.org (Crossref)","title":"Modelling growth and reproduction of Antarctic krill, Euphausia superba, based on temperature, food and resource allocation amongst life history functions","volume":"75","author":[{"family":"Constable","given":"Andrew John"},{"family":"Kawaguchi","given":"So"}],"editor":[{"family":"Plourde","given":"Stéphane"}],"issued":{"date-parts":[["2018",3,1]]}}},{"id":192,"uris":["http://zotero.org/users/10191175/items/B2QRSGMT"],"itemData":{"id":192,"type":"article-journal","abstract":"Antarctic krill up- and down-regulate their metabolism as a strategy to cope with the strong seasonal environmental fluctuations in the Southern Ocean. In this study, we investigate the impact of this light- and temperature dependent metabolic regulation on growth, reproduction and winter survival of krill. Therefore, we advance a bioenergetic growth model of krill by adding a data-derived scaling function of krill activity. With SERBIK (SEasonally Regulated BIoenergetic Krill growth model), we conduct a numerical experiment which tests the\nimpact of such scaling on krill life history under two different winter food conditions: In the first scenario, we simulate life history of krill when winter food availability is low; in the second scenario, winter food availability is increased within realistic ranges. The results demonstrate that the scaling of metabolism is especially important during low food winters. Reducing metabolism during winter permits individuals to grow to larger body length, reproduce successfully and release a greater number of eggs. It further significantly reduces withinyear size fluctuations caused by starvation during months with low food availability. Finally, SERBIK can be used in future spatial modelling studies which include movement of krill along latitudinal gradients and thus spatiotemporal gradients in light- and temperature.","container-title":"Ecological Modelling","DOI":"10.1016/j.ecolmodel.2021.109427","ISSN":"0304-3800","note":"publisher: ELSEVIER SCIENCE BV","source":"epic.awi.de","title":"The impact of seasonal regulation of metabolism on the life history of Antarctic krill","URL":"https://doi.org/10.1016/j.ecolmodel.2021.109427","volume":"442","author":[{"family":"Bahlburg","given":"Dominik"},{"family":"Meyer","given":"Bettina"},{"family":"Berger","given":"Uta"}],"accessed":{"date-parts":[["2022",9,27]]},"issued":{"date-parts":[["2021",1,4]]}}}],"schema":"https://github.com/citation-style-language/schema/raw/master/csl-citation.json"} </w:instrText>
      </w:r>
      <w:r w:rsidR="00011DED">
        <w:rPr>
          <w:bCs/>
        </w:rPr>
        <w:fldChar w:fldCharType="separate"/>
      </w:r>
      <w:r w:rsidR="00011DED">
        <w:rPr>
          <w:bCs/>
          <w:noProof/>
        </w:rPr>
        <w:t>(Jager and Ravagnan 2015; Ryabov et al. 2017; Constable and Kawaguchi 2018; Bahlburg et al. 2021)</w:t>
      </w:r>
      <w:r w:rsidR="00011DED">
        <w:rPr>
          <w:bCs/>
        </w:rPr>
        <w:fldChar w:fldCharType="end"/>
      </w:r>
      <w:r w:rsidR="00011DED">
        <w:rPr>
          <w:bCs/>
        </w:rPr>
        <w:t xml:space="preserve"> do so by making </w:t>
      </w:r>
      <w:r w:rsidR="0089669F">
        <w:rPr>
          <w:bCs/>
        </w:rPr>
        <w:t xml:space="preserve">relatively simple assumptions about the overwintering physiology of larval and adult krill although the model of </w:t>
      </w:r>
      <w:r w:rsidR="0089669F">
        <w:rPr>
          <w:bCs/>
          <w:noProof/>
        </w:rPr>
        <w:t>Bahlburg et al. (2021) attempted to add more detail.</w:t>
      </w:r>
      <w:r w:rsidR="00B90B94">
        <w:rPr>
          <w:bCs/>
          <w:noProof/>
        </w:rPr>
        <w:t xml:space="preserve"> </w:t>
      </w:r>
      <w:r w:rsidR="00781E21" w:rsidRPr="00781E21">
        <w:rPr>
          <w:bCs/>
          <w:noProof/>
        </w:rPr>
        <w:t xml:space="preserve">Most of these models include seasonal switches that </w:t>
      </w:r>
      <w:r w:rsidR="006C15D6">
        <w:rPr>
          <w:bCs/>
          <w:noProof/>
        </w:rPr>
        <w:t>reduce</w:t>
      </w:r>
      <w:r w:rsidR="00781E21" w:rsidRPr="00781E21">
        <w:rPr>
          <w:bCs/>
          <w:noProof/>
        </w:rPr>
        <w:t xml:space="preserve"> winter metabolism to a fixed fraction of summer metabolism for a fixed period of time, which does not account for the diversity of overwintering strategies observed in different krill habitats, </w:t>
      </w:r>
      <w:r w:rsidR="00D714BE">
        <w:rPr>
          <w:bCs/>
          <w:noProof/>
        </w:rPr>
        <w:t>that</w:t>
      </w:r>
      <w:r w:rsidR="00781E21" w:rsidRPr="00781E21">
        <w:rPr>
          <w:bCs/>
          <w:noProof/>
        </w:rPr>
        <w:t xml:space="preserve"> can cover a wide range of latitudes and environmental conditions</w:t>
      </w:r>
      <w:r w:rsidR="00781E21">
        <w:rPr>
          <w:bCs/>
          <w:noProof/>
        </w:rPr>
        <w:t xml:space="preserve"> </w:t>
      </w:r>
      <w:r w:rsidR="001046F4">
        <w:rPr>
          <w:bCs/>
          <w:noProof/>
        </w:rPr>
        <w:fldChar w:fldCharType="begin"/>
      </w:r>
      <w:r w:rsidR="001046F4">
        <w:rPr>
          <w:bCs/>
          <w:noProof/>
        </w:rPr>
        <w:instrText xml:space="preserve"> ADDIN ZOTERO_ITEM CSL_CITATION {"citationID":"QRXUjq7z","properties":{"formattedCitation":"(Tarling 2020)","plainCitation":"(Tarling 2020)","noteIndex":0},"citationItems":[{"id":314,"uris":["http://zotero.org/users/10191175/items/ET97J5ZF"],"itemData":{"id":314,"type":"article-journal","abstract":"Routine respiration rates in the South Georgia stock of Antarctic krill (Euphausia superba) were measured to compare with previously published measurements on stocks from colder locations further south. Within the natural temperature range of this species (− 1.8° to 5.5 °C), respiration rate data from both the present and previous studies were adequately fitted by a single Arrhenius regression (Q10 of 2.8), although South Georgia krill showed an upward deviation from this regression between 0° and 2 °C (the lower temperature range at South Georgia). Metabolic compensation (i.e. the comparative lowering of respiration rate) at the high temperatures experienced at South Georgia was not apparent, although the higher than predicted metabolic rates at low temperatures suggests acclimation of South Georgia krill to a warm water lifestyle. Weight-specific respiration rate was significantly higher in sub-adults and adults compared to juveniles, highlighting the metabolic burden of reproduction. South Georgia krill showed no further increase in respiration rate when exposed to acute temperatures (5.5–12.2 °C), indicating that they were already at the limit of aerobic capacity by 5.5 °C. Overall, this study shows that even small degrees of additional warming to South Georgia waters are likely to make conditions there metabolically unsustainable for Antarctic krill.","container-title":"Marine Biology","DOI":"10.1007/s00227-020-03714-w","ISSN":"1432-1793","issue":"8","journalAbbreviation":"Mar Biol","language":"en","page":"108","source":"Springer Link","title":"Routine metabolism of Antarctic krill (Euphausia superba) in South Georgia waters: absence of metabolic compensation at its range edge","title-short":"Routine metabolism of Antarctic krill (Euphausia superba) in South Georgia waters","volume":"167","author":[{"family":"Tarling","given":"Geraint A."}],"issued":{"date-parts":[["2020",7,4]]}}}],"schema":"https://github.com/citation-style-language/schema/raw/master/csl-citation.json"} </w:instrText>
      </w:r>
      <w:r w:rsidR="001046F4">
        <w:rPr>
          <w:bCs/>
          <w:noProof/>
        </w:rPr>
        <w:fldChar w:fldCharType="separate"/>
      </w:r>
      <w:r w:rsidR="001046F4">
        <w:rPr>
          <w:bCs/>
          <w:noProof/>
        </w:rPr>
        <w:t>(Tarling 2020)</w:t>
      </w:r>
      <w:r w:rsidR="001046F4">
        <w:rPr>
          <w:bCs/>
          <w:noProof/>
        </w:rPr>
        <w:fldChar w:fldCharType="end"/>
      </w:r>
      <w:r w:rsidR="00574CC3">
        <w:rPr>
          <w:bCs/>
          <w:noProof/>
        </w:rPr>
        <w:t xml:space="preserve">. </w:t>
      </w:r>
      <w:r w:rsidR="00E90FAE">
        <w:rPr>
          <w:bCs/>
          <w:noProof/>
        </w:rPr>
        <w:fldChar w:fldCharType="begin"/>
      </w:r>
      <w:r w:rsidR="00E90FAE">
        <w:rPr>
          <w:bCs/>
          <w:noProof/>
        </w:rPr>
        <w:instrText xml:space="preserve"> ADDIN ZOTERO_ITEM CSL_CITATION {"citationID":"rbVUP77x","properties":{"formattedCitation":"(B. Meyer et al. 2002)","plainCitation":"(B. Meyer et al. 2002)","noteIndex":0},"citationItems":[{"id":402,"uris":["http://zotero.org/users/10191175/items/68QKRXB4"],"itemData":{"id":402,"type":"article-journal","abstract":"Physiological condition and feeding behavior of furcilia larvae were investigated in autumn (April 1999) in the southwestern Lazarev Sea prior to the critical overwintering period. Furcilia stage III (FIII) larvae were most abundant, so only these were used for all analyses (dry mass [DM], elemental and biochemical composition, gut content) and experiments (metabolic and ingestion rates, selective feeding behavior). Chlorophyll a (Chl a) concentrations in the mixed layer were </w:instrText>
      </w:r>
      <w:r w:rsidR="00E90FAE">
        <w:rPr>
          <w:rFonts w:ascii="Cambria Math" w:hAnsi="Cambria Math" w:cs="Cambria Math"/>
          <w:bCs/>
          <w:noProof/>
        </w:rPr>
        <w:instrText>≪</w:instrText>
      </w:r>
      <w:r w:rsidR="00E90FAE">
        <w:rPr>
          <w:bCs/>
          <w:noProof/>
        </w:rPr>
        <w:instrText xml:space="preserve">0.1 µg L-1. Respiration rates of freshly caught FIII larvae were between 0.4 and 1.2 µl O2 mg-1 DM h-1, similar to larvae fed for 7 d on high food concentrations (4 µg Chl a L-1). Excretion rates ranged between 0.01 and 0.02 µg NH4 mg-1 DM h-1. Their atomic O:N ratio of 72 indicated that lipids were the main metabolic substrate of FIII larvae in the field. The daily C ration ranged from 0.4% at the lowest food concentration of 3 µg C L-1 to 28% at the highest enriched food concentration of 216 µg C L-1, whereas clearance rates decreased with increasing food concentrations. In natural seawater, 115 ml mg-1 C h-1, and in natural seawater enriched with ice biota, 24 ml mg-1 C h-1, the clearance rates on specific phytoplankton taxa revealed no significant difference across a food size range of 12–220 µm. The study suggests that during periods of low food supply in the water column, larvae have to exploit ice biota to cover their metabolic demands.","container-title":"Limnology and Oceanography","DOI":"10.4319/lo.2002.47.4.0943","ISSN":"1939-5590","issue":"4","language":"en","note":"_eprint: https://onlinelibrary.wiley.com/doi/pdf/10.4319/lo.2002.47.4.0943","page":"943-952","source":"Wiley Online Library","title":"Feeding and energy budgets of Antarctic krill Euphausia superba at the onset of winter—I. Furcilia III larvae","volume":"47","author":[{"family":"Meyer","given":"B."},{"family":"Atkinson","given":"A."},{"family":"Stöbing","given":"D."},{"family":"Oettl","given":"B."},{"family":"Hagen","given":"W."},{"family":"Bathmann","given":"U. V."}],"issued":{"date-parts":[["2002"]]}}}],"schema":"https://github.com/citation-style-language/schema/raw/master/csl-citation.json"} </w:instrText>
      </w:r>
      <w:r w:rsidR="00E90FAE">
        <w:rPr>
          <w:bCs/>
          <w:noProof/>
        </w:rPr>
        <w:fldChar w:fldCharType="separate"/>
      </w:r>
      <w:r w:rsidR="00E90FAE">
        <w:rPr>
          <w:bCs/>
          <w:noProof/>
        </w:rPr>
        <w:t>Meyer et al. (2002)</w:t>
      </w:r>
      <w:r w:rsidR="00E90FAE">
        <w:rPr>
          <w:bCs/>
          <w:noProof/>
        </w:rPr>
        <w:fldChar w:fldCharType="end"/>
      </w:r>
      <w:r w:rsidR="00E90FAE">
        <w:rPr>
          <w:bCs/>
          <w:noProof/>
        </w:rPr>
        <w:t xml:space="preserve"> </w:t>
      </w:r>
      <w:r w:rsidR="00E02B22" w:rsidRPr="00E02B22">
        <w:rPr>
          <w:bCs/>
          <w:noProof/>
        </w:rPr>
        <w:t>provided an important overview of overwintering strategies of larval krill, but many questions remain, particularly about feeding ecology and habitat requirements</w:t>
      </w:r>
      <w:r w:rsidR="00E6072E">
        <w:rPr>
          <w:bCs/>
          <w:noProof/>
        </w:rPr>
        <w:t xml:space="preserve">. </w:t>
      </w:r>
      <w:r w:rsidR="004451DF" w:rsidRPr="004451DF">
        <w:rPr>
          <w:bCs/>
          <w:noProof/>
        </w:rPr>
        <w:t xml:space="preserve">For example, photoperiod was the environmental factor with the least number of data points </w:t>
      </w:r>
      <w:r w:rsidR="009D2354">
        <w:rPr>
          <w:bCs/>
          <w:noProof/>
        </w:rPr>
        <w:t>assigned to in the context of</w:t>
      </w:r>
      <w:r w:rsidR="004451DF" w:rsidRPr="004451DF">
        <w:rPr>
          <w:bCs/>
          <w:noProof/>
        </w:rPr>
        <w:t xml:space="preserve"> physiological functions of krill</w:t>
      </w:r>
      <w:r w:rsidR="00CC261B">
        <w:rPr>
          <w:bCs/>
          <w:noProof/>
        </w:rPr>
        <w:t xml:space="preserve"> during winter</w:t>
      </w:r>
      <w:r w:rsidR="004451DF" w:rsidRPr="004451DF">
        <w:rPr>
          <w:bCs/>
          <w:noProof/>
        </w:rPr>
        <w:t>. However, photoperiod may be the key cue for the entrainment of endogenous clocks that synchronize physiological functions of krill with environmental conditions</w:t>
      </w:r>
      <w:r w:rsidR="004451DF">
        <w:rPr>
          <w:bCs/>
          <w:noProof/>
        </w:rPr>
        <w:t xml:space="preserve"> </w:t>
      </w:r>
      <w:r w:rsidR="00BC43EF">
        <w:rPr>
          <w:bCs/>
          <w:noProof/>
        </w:rPr>
        <w:fldChar w:fldCharType="begin"/>
      </w:r>
      <w:r w:rsidR="00BC43EF">
        <w:rPr>
          <w:bCs/>
          <w:noProof/>
        </w:rPr>
        <w:instrText xml:space="preserve"> ADDIN ZOTERO_ITEM CSL_CITATION {"citationID":"4MnYLS4D","properties":{"formattedCitation":"(Teschke et al. 2011; Biscontin et al. 2017; Piccolin et al. 2018)","plainCitation":"(Teschke et al. 2011; Biscontin et al. 2017; Piccolin et al. 2018)","noteIndex":0},"citationItems":[{"id":73,"uris":["http://zotero.org/users/10191175/items/D66X3KYV"],"itemData":{"id":73,"type":"article-journal","abstract":"Antarctic krill, Euphausia superba, shapes the structure of the Southern Ocean ecosystem. Its central position in the food web, the ongoing environmental changes due to climatic warming, and increasing commercial interest on this species emphasize the urgency of understanding the adaptability of krill to its environment. Krill has evolved rhythmic physiological and behavioral functions which are synchronized with the daily and seasonal cycles of the complex Southern Ocean ecosystem. The mechanisms, however, leading to these rhythms are essentially unknown. Here, we show that krill possesses an endogenous circadian clock that governs metabolic and physiological output rhythms. We found that expression of the canonical clock gene cry2 was highly rhythmic both in a light-dark cycle and in constant darkness. We detected a remarkable short circadian period, which we interpret as a special feature of the krill's circadian clock that helps to entrain the circadian system to the extreme range of photoperiods krill is exposed to throughout the year. Furthermore, we found that important key metabolic enzymes of krill showed bimodal circadian oscillations (</w:instrText>
      </w:r>
      <w:r w:rsidR="00BC43EF">
        <w:rPr>
          <w:rFonts w:ascii="Cambria Math" w:hAnsi="Cambria Math" w:cs="Cambria Math"/>
          <w:bCs/>
          <w:noProof/>
        </w:rPr>
        <w:instrText>∼</w:instrText>
      </w:r>
      <w:r w:rsidR="00BC43EF">
        <w:rPr>
          <w:bCs/>
          <w:noProof/>
        </w:rPr>
        <w:instrText xml:space="preserve">9–12 h period) in transcript abundance and enzymatic activity. Oxygen consumption of krill showed </w:instrText>
      </w:r>
      <w:r w:rsidR="00BC43EF">
        <w:rPr>
          <w:rFonts w:ascii="Cambria Math" w:hAnsi="Cambria Math" w:cs="Cambria Math"/>
          <w:bCs/>
          <w:noProof/>
        </w:rPr>
        <w:instrText>∼</w:instrText>
      </w:r>
      <w:r w:rsidR="00BC43EF">
        <w:rPr>
          <w:bCs/>
          <w:noProof/>
        </w:rPr>
        <w:instrText xml:space="preserve">9–12 h oscillations that correlated with the temporal activity profile of key enzymes of aerobic energy metabolism. Our results demonstrate the first report of an endogenous circadian timing system in Antarctic krill and its likely link to metabolic key processes. Krill's circadian clock may not only be critical for synchronization to the solar day but also for the control of seasonal events. This study provides a powerful basis for the investigation into the mechanisms of temporal synchronization in this marine key species and will also lead to the first comprehensive analyses of the circadian clock of a polar marine organism through the entire photoperiodic cycle.","container-title":"PLOS ONE","DOI":"10.1371/journal.pone.0026090","ISSN":"1932-6203","issue":"10","journalAbbreviation":"PLOS ONE","language":"en","note":"publisher: Public Library of Science","page":"e26090","source":"PLoS Journals","title":"A Circadian Clock in Antarctic Krill: An Endogenous Timing System Governs Metabolic Output Rhythms in the Euphausid Species Euphausia superba","title-short":"A Circadian Clock in Antarctic Krill","volume":"6","author":[{"family":"Teschke","given":"Mathias"},{"family":"Wendt","given":"Sabrina"},{"family":"Kawaguchi","given":"So"},{"family":"Kramer","given":"Achim"},{"family":"Meyer","given":"Bettina"}],"issued":{"date-parts":[["2011",10,7]]}}},{"id":359,"uris":["http://zotero.org/users/10191175/items/C78KYZSK"],"itemData":{"id":359,"type":"article-journal","abstract":"Abstract\n            \n              Antarctic krill (\n              Euphausia superba\n              ) is a key species in Southern Ocean ecosystem where it plays a central role in the Antarctic food web. Available information supports the existence of an endogenous timing system in krill enabling it to synchronize metabolism and behavior with an environment characterized by extreme seasonal changes in terms of day length, food availability, and surface ice extent. A screening of our transcriptome database “KrillDB” allowed us to identify the putative orthologues of 20 circadian clock components. Mapping of conserved domains and phylogenetic analyses strongly supported annotations of the identified sequences. Luciferase assays and co-immunoprecipitation experiments allowed us to define the role of the main clock components. Our findings provide an overall picture of the molecular mechanisms underlying the functioning of the endogenous circadian clock in the Antarctic krill and shed light on their evolution throughout crustaceans speciation. Interestingly, the core clock machinery shows both mammalian and insect features that presumably contribute to an evolutionary strategy to cope with polar environment’s challenges. Moreover, despite the extreme variability characterizing the Antarctic seasonal day length, the conserved light mediated degradation of the photoreceptor\n              Es\n              CRY1 suggests a persisting pivotal role of light as a\n              Zeitgeber\n              .","container-title":"Scientific Reports","DOI":"10.1038/s41598-017-18009-2","ISSN":"2045-2322","issue":"1","journalAbbreviation":"Sci Rep","language":"en","page":"17742","source":"DOI.org (Crossref)","title":"Functional characterization of the circadian clock in the Antarctic krill, Euphausia superba","volume":"7","author":[{"family":"Biscontin","given":"Alberto"},{"family":"Wallach","given":"Thomas"},{"family":"Sales","given":"Gabriele"},{"family":"Grudziecki","given":"Astrid"},{"family":"Janke","given":"Leonard"},{"family":"Sartori","given":"Elena"},{"family":"Bertolucci","given":"Cristiano"},{"family":"Mazzotta","given":"Gabriella"},{"family":"De Pittà","given":"Cristiano"},{"family":"Meyer","given":"Bettina"},{"family":"Kramer","given":"Achim"},{"family":"Costa","given":"Rodolfo"}],"issued":{"date-parts":[["2017",12,18]]}}},{"id":145,"uris":["http://zotero.org/users/10191175/items/UE7RYP2H"],"itemData":{"id":145,"type":"article-journal","abstract":"Antarctic krill (Euphausia superba), a key species in the Southern Ocean, reduce their metabolism as an energy saving mechanism in response to the harsh environmental conditions during the Antarctic winter. Although the adaptive significance of this seasonal metabolic shift seems obvious, the driving factors are still unclear. In particular, it is debated whether the seasonal metabolic cycle is driven by changes in food availability, or if an endogenous timing system entrained by photoperiod might be involved. In this study, we used different long-term photoperiodic simulations to examine the influence of light regime and endogenous rhythmicity on the regulation of krill seasonal metabolic cycle. Krill showed a seasonal cycle of growth characterized by null-to-negative growth rates during autumn-winter and positive growth rates during spring-summer, which was manifested also in constant darkness, indicating strong endogenous regulation. Similar endogenous cycles were observed for the activity of the key-metabolic enzyme malate dehydrogenase (MDH) and for the expression levels of a selection of metabolic-related genes, with higher values in spring-summer and lower values in autumn-winter. On the other side, a seasonal cycle of oxygen consumption was observed only when krill were exposed to simulated seasonal changes in photoperiod, indicating that light-related cues might play a major role in the regulation of krill oxygen consumption. The influence of light-regime on oxygen consumption was minimal during winter, when light-phase duration was below 8 h, and it was maximal during summer, when light-phase duration was above 16 h. Significant upregulation of the krill clock genes clk, cry2, and tim1, as well as of the circadian-related opsins rh1a and rrh, was observed after light-phase duration had started to decrease in early autumn, suggesting the presence of a signaling cascade linking specific seasonal changes in the Antarctic light regime with clock gene activity and the regulation of krill metabolic dormancy over the winter.","container-title":"Frontiers in Physiology","ISSN":"1664-042X","source":"Frontiers","title":"The Seasonal Metabolic Activity Cycle of Antarctic Krill (Euphausia superba): Evidence for a Role of Photoperiod in the Regulation of Endogenous Rhythmicity","title-short":"The Seasonal Metabolic Activity Cycle of Antarctic Krill (Euphausia superba)","URL":"https://www.frontiersin.org/articles/10.3389/fphys.2018.01715","volume":"9","author":[{"family":"Piccolin","given":"Fabio"},{"family":"Suberg","given":"Lavinia"},{"family":"King","given":"Robert"},{"family":"Kawaguchi","given":"So"},{"family":"Meyer","given":"Bettina"},{"family":"Teschke","given":"Mathias"}],"accessed":{"date-parts":[["2022",10,4]]},"issued":{"date-parts":[["2018"]]}}}],"schema":"https://github.com/citation-style-language/schema/raw/master/csl-citation.json"} </w:instrText>
      </w:r>
      <w:r w:rsidR="00BC43EF">
        <w:rPr>
          <w:bCs/>
          <w:noProof/>
        </w:rPr>
        <w:fldChar w:fldCharType="separate"/>
      </w:r>
      <w:r w:rsidR="00BC43EF">
        <w:rPr>
          <w:bCs/>
          <w:noProof/>
        </w:rPr>
        <w:t>(Teschke et al. 2011; Biscontin et al. 2017; Piccolin et al. 2018)</w:t>
      </w:r>
      <w:r w:rsidR="00BC43EF">
        <w:rPr>
          <w:bCs/>
          <w:noProof/>
        </w:rPr>
        <w:fldChar w:fldCharType="end"/>
      </w:r>
      <w:r w:rsidR="00FC5693">
        <w:rPr>
          <w:bCs/>
          <w:noProof/>
        </w:rPr>
        <w:t xml:space="preserve">, which </w:t>
      </w:r>
      <w:r w:rsidR="00BD25CD">
        <w:rPr>
          <w:bCs/>
          <w:noProof/>
        </w:rPr>
        <w:t>w</w:t>
      </w:r>
      <w:r w:rsidR="00FC5693">
        <w:rPr>
          <w:bCs/>
          <w:noProof/>
        </w:rPr>
        <w:t>ould have great impact on model predictions</w:t>
      </w:r>
      <w:r w:rsidR="0075566F">
        <w:rPr>
          <w:bCs/>
          <w:noProof/>
        </w:rPr>
        <w:t xml:space="preserve"> </w:t>
      </w:r>
      <w:r w:rsidR="0075566F">
        <w:rPr>
          <w:bCs/>
          <w:noProof/>
        </w:rPr>
        <w:fldChar w:fldCharType="begin"/>
      </w:r>
      <w:r w:rsidR="0075566F">
        <w:rPr>
          <w:bCs/>
          <w:noProof/>
        </w:rPr>
        <w:instrText xml:space="preserve"> ADDIN ZOTERO_ITEM CSL_CITATION {"citationID":"Sf1ee6UO","properties":{"formattedCitation":"(Groeneveld et al. 2015)","plainCitation":"(Groeneveld et al. 2015)","noteIndex":0},"citationItems":[{"id":209,"uris":["http://zotero.org/users/10191175/items/CY58ZDSH"],"itemData":{"id":209,"type":"article-journal","container-title":"Ecological Modelling","DOI":"10.1016/j.ecolmodel.2015.02.009","ISSN":"03043800","journalAbbreviation":"Ecological Modelling","language":"en","page":"78-86","source":"DOI.org (Crossref)","title":"How biological clocks and changing environmental conditions determine local population growth and species distribution in Antarctic krill (Euphausia superba): a conceptual model","title-short":"How biological clocks and changing environmental conditions determine local population growth and species distribution in Antarctic krill (Euphausia superba)","volume":"303","author":[{"family":"Groeneveld","given":"Jürgen"},{"family":"Johst","given":"Karin"},{"family":"Kawaguchi","given":"So"},{"family":"Meyer","given":"Bettina"},{"family":"Teschke","given":"Mathias"},{"family":"Grimm","given":"Volker"}],"issued":{"date-parts":[["2015",5]]}}}],"schema":"https://github.com/citation-style-language/schema/raw/master/csl-citation.json"} </w:instrText>
      </w:r>
      <w:r w:rsidR="0075566F">
        <w:rPr>
          <w:bCs/>
          <w:noProof/>
        </w:rPr>
        <w:fldChar w:fldCharType="separate"/>
      </w:r>
      <w:r w:rsidR="0075566F">
        <w:rPr>
          <w:bCs/>
          <w:noProof/>
        </w:rPr>
        <w:t>(Groeneveld et al. 2015)</w:t>
      </w:r>
      <w:r w:rsidR="0075566F">
        <w:rPr>
          <w:bCs/>
          <w:noProof/>
        </w:rPr>
        <w:fldChar w:fldCharType="end"/>
      </w:r>
      <w:r w:rsidR="004716D9">
        <w:rPr>
          <w:bCs/>
          <w:noProof/>
        </w:rPr>
        <w:t xml:space="preserve">. </w:t>
      </w:r>
      <w:r w:rsidR="00954D4B">
        <w:rPr>
          <w:bCs/>
          <w:noProof/>
        </w:rPr>
        <w:t xml:space="preserve">Recent research </w:t>
      </w:r>
      <w:r w:rsidR="00E02B22">
        <w:rPr>
          <w:bCs/>
          <w:noProof/>
        </w:rPr>
        <w:t xml:space="preserve">has </w:t>
      </w:r>
      <w:r w:rsidR="00D52029">
        <w:rPr>
          <w:bCs/>
          <w:noProof/>
        </w:rPr>
        <w:t xml:space="preserve">addressed </w:t>
      </w:r>
      <w:r w:rsidR="002B57AB">
        <w:rPr>
          <w:bCs/>
          <w:noProof/>
        </w:rPr>
        <w:t>knowledge gaps</w:t>
      </w:r>
      <w:r w:rsidR="0024315A">
        <w:rPr>
          <w:bCs/>
          <w:noProof/>
        </w:rPr>
        <w:t xml:space="preserve"> </w:t>
      </w:r>
      <w:r w:rsidR="004F120F">
        <w:rPr>
          <w:bCs/>
          <w:noProof/>
        </w:rPr>
        <w:t xml:space="preserve">regarding the </w:t>
      </w:r>
      <w:r w:rsidR="00511E03">
        <w:rPr>
          <w:bCs/>
          <w:noProof/>
        </w:rPr>
        <w:t xml:space="preserve">winter </w:t>
      </w:r>
      <w:r w:rsidR="004F120F">
        <w:rPr>
          <w:bCs/>
          <w:noProof/>
        </w:rPr>
        <w:t xml:space="preserve">feeding ecology and development </w:t>
      </w:r>
      <w:r w:rsidR="0024315A">
        <w:rPr>
          <w:bCs/>
          <w:noProof/>
        </w:rPr>
        <w:fldChar w:fldCharType="begin"/>
      </w:r>
      <w:r w:rsidR="0024315A">
        <w:rPr>
          <w:bCs/>
          <w:noProof/>
        </w:rPr>
        <w:instrText xml:space="preserve"> ADDIN ZOTERO_ITEM CSL_CITATION {"citationID":"xCwnP2u0","properties":{"formattedCitation":"(Bernard, Steinke, and Fontana 2022; Steinke et al. 2022)","plainCitation":"(Bernard, Steinke, and Fontana 2022; Steinke et al. 2022)","noteIndex":0},"citationItems":[{"id":163,"uris":["http://zotero.org/users/10191175/items/CLSGKHF5"],"itemData":{"id":163,"type":"article-journal","abstract":"In recent years, substantial efforts have been made to understand the implications of climate change on Antarctic krill, Euphausia superba, because of their pivotal role in the Southern Ocean food web and in biogeochemical cycling. Winter is one of the least studied seasons in Antarctica and we have limited understanding about the strategies Antarctic krill use to survive the winter. In particular, data on the winter physiology and condition of juvenile Antarctic krill are severely lacking. From May to September (the austral autumn-winter) of 2019, we maintained juvenile Antarctic krill in large (1,330 L) aquarium tanks at Palmer Station, Antarctica and, at monthly time intervals, measured their physiology and condition. Each tank served as a “food environment scenario”, representing possible food environments the krill may encounter during winter along the Western Antarctic Peninsula. We found that, unlike adults, juvenile krill maintain relatively high respiration rates through the winter and respond positively to increased food concentrations by increasing their ingestion rates. Unlike larval krill, juveniles use lipid stores accumulated during the summer and autumn to sustain themselves through periods of starvation in the winter. We used our empirically derived measurements of physiology and condition to estimate the energy budget and growth potential of juvenile krill during the winter. We found that, given their comparatively high respiration rates, small juvenile krill (20 mg dry weight) would need to encounter food at concentrations of ~ 0.15 mg C L-1 daily to avoid loss of body carbon. Without sufficient lipid reserves, this value increases to ~ 0.54 mg C L-1, daily. The health of juvenile krill in the wintertime is dependent on their ability to accumulate lipid stores in the summer and autumn and to find sufficient food during the winter. Changes in food availability to Antarctic krill throughout the year may become problematic to juvenile krill in the future. Understanding the variability in the winter energy budget of juvenile Antarctic krill will allow us to improve population models that make assumptions on seasonal growth patterns.","container-title":"Frontiers in Marine Science","ISSN":"2296-7745","source":"Frontiers","title":"Winter condition, physiology, and growth potential of juvenile Antarctic krill","URL":"https://www.frontiersin.org/articles/10.3389/fmars.2022.990853","volume":"9","author":[{"family":"Bernard","given":"Kim S."},{"family":"Steinke","given":"Kirsten B."},{"family":"Fontana","given":"Julia M."}],"accessed":{"date-parts":[["2022",9,30]]},"issued":{"date-parts":[["2022"]]}}},{"id":2101,"uris":["http://zotero.org/users/10191175/items/4BMGC86S"],"itemData":{"id":2101,"type":"article-journal","abstract":"The overwinter survival mechanisms of Antarctic krill,\n              Euphausia superba\n              , are poorly characterized, especially for juveniles. It has been suggested that juveniles adopt a mix of strategies characteristic of both larvae and adults. Like larvae, they may feed opportunistically throughout winter when food is available, and like adults they may be able to suppress their metabolism when food is scarce. In this study we look at the overwinter strategies of juvenile krill and how their reproductive development changes when energy input exceeds what is necessary for survival. We take a closer look at how the sexual maturation of juvenile krill progresses in response to different environmental conditions throughout the fall and winter. We exposed juvenile Antarctic krill to four different “food environment scenarios”, supplementing them with various diets from May to September 2019 that were representative of environmental conditions that they may encounter in different regions of the Western Antarctic Peninsula during autumn and winter. Each month, we measured the physiology and condition of the krill, and assessed the reproductive development of females. We found that when female juvenile krill have greater energy reserves than what is needed to survive the winter, they will begin to sexually mature. Further, when there are sufficient levels of the fatty acids eicosapentaenoic acid (EPA), docosahexaenoic acid (DHA) and 16:4 (\n              n-1\n              ), krill are likely to be in a more reproductive advanced stage. However, when lipids, EPA, DHA and 16:4 (\n              n-1\n              ) are depleted throughout the winter, juvenile female krill lose their ability to develop reproductively. We also found that sexual development is an energy intensive process that requires high respiration rates in juvenile krill. Furthermore, when juvenile females expend energy maturing, their physiological condition declines. This trade-off between early reproductive development and condition in juvenile female krill has important implications for individual health and population fecundity. Gaining a better understanding of the mechanisms behind juvenile krill winter survival strategies and their consequences will allow us to predict how future change at the western Antarctic Peninsula may affect krill population dynamics, especially in light of a warming climate.","container-title":"Frontiers in Marine Science","DOI":"10.3389/fmars.2022.1009385","ISSN":"2296-7745","journalAbbreviation":"Front. Mar. Sci.","page":"1009385","source":"DOI.org (Crossref)","title":"The energetic cost of early reproductive development in juvenile Antarctic krill at the Western Antarctic Peninsula","volume":"9","author":[{"family":"Steinke","given":"Kirsten B."},{"family":"Bernard","given":"Kim S."},{"family":"Fontana","given":"Julia M."},{"family":"Copeman","given":"Louise A."},{"family":"Garcia","given":"Lani M."}],"issued":{"date-parts":[["2022",12,9]]}}}],"schema":"https://github.com/citation-style-language/schema/raw/master/csl-citation.json"} </w:instrText>
      </w:r>
      <w:r w:rsidR="0024315A">
        <w:rPr>
          <w:bCs/>
          <w:noProof/>
        </w:rPr>
        <w:fldChar w:fldCharType="separate"/>
      </w:r>
      <w:r w:rsidR="0024315A">
        <w:rPr>
          <w:bCs/>
          <w:noProof/>
        </w:rPr>
        <w:t>(Bernard et al. 2022; Steinke et al. 2022)</w:t>
      </w:r>
      <w:r w:rsidR="0024315A">
        <w:rPr>
          <w:bCs/>
          <w:noProof/>
        </w:rPr>
        <w:fldChar w:fldCharType="end"/>
      </w:r>
      <w:r w:rsidR="00931DDA">
        <w:t>,</w:t>
      </w:r>
      <w:r w:rsidR="00931DDA" w:rsidRPr="00931DDA">
        <w:rPr>
          <w:bCs/>
          <w:noProof/>
        </w:rPr>
        <w:t xml:space="preserve"> but further studies, possibly in close coordination with modelers, could be of great value in developing </w:t>
      </w:r>
      <w:del w:id="1014" w:author="abahl02@student.ubc.ca" w:date="2023-07-21T13:48:00Z">
        <w:r w:rsidR="00931DDA" w:rsidRPr="00931DDA" w:rsidDel="00906FB8">
          <w:rPr>
            <w:bCs/>
            <w:noProof/>
          </w:rPr>
          <w:delText>better informed</w:delText>
        </w:r>
      </w:del>
      <w:ins w:id="1015" w:author="abahl02@student.ubc.ca" w:date="2023-07-21T13:48:00Z">
        <w:r w:rsidR="00906FB8">
          <w:rPr>
            <w:bCs/>
            <w:noProof/>
          </w:rPr>
          <w:t>better-informed</w:t>
        </w:r>
      </w:ins>
      <w:r w:rsidR="00931DDA" w:rsidRPr="00931DDA">
        <w:rPr>
          <w:bCs/>
          <w:noProof/>
        </w:rPr>
        <w:t xml:space="preserve"> models.</w:t>
      </w:r>
      <w:r w:rsidR="00DC1A59">
        <w:rPr>
          <w:bCs/>
          <w:noProof/>
        </w:rPr>
        <w:t xml:space="preserve"> </w:t>
      </w:r>
    </w:p>
    <w:p w14:paraId="4967C6D0" w14:textId="7290DF72" w:rsidR="00790CC1" w:rsidRPr="00D654BE" w:rsidRDefault="00BF3DE5" w:rsidP="00E12DF1">
      <w:pPr>
        <w:spacing w:line="360" w:lineRule="auto"/>
        <w:jc w:val="both"/>
        <w:rPr>
          <w:bCs/>
        </w:rPr>
      </w:pPr>
      <w:r>
        <w:rPr>
          <w:bCs/>
        </w:rPr>
        <w:t xml:space="preserve">Finally, we also screened the compiled dataset for information relating to different </w:t>
      </w:r>
      <w:r w:rsidR="00296950">
        <w:rPr>
          <w:bCs/>
        </w:rPr>
        <w:t>drivers</w:t>
      </w:r>
      <w:r>
        <w:rPr>
          <w:bCs/>
        </w:rPr>
        <w:t xml:space="preserve"> of krill mortality.</w:t>
      </w:r>
      <w:r w:rsidR="00106205">
        <w:rPr>
          <w:bCs/>
        </w:rPr>
        <w:t xml:space="preserve"> </w:t>
      </w:r>
      <w:r w:rsidR="00371791" w:rsidRPr="00371791">
        <w:rPr>
          <w:bCs/>
        </w:rPr>
        <w:t xml:space="preserve">Mortality </w:t>
      </w:r>
      <w:r w:rsidR="00BB01D6">
        <w:rPr>
          <w:bCs/>
        </w:rPr>
        <w:t>contained the group</w:t>
      </w:r>
      <w:r w:rsidR="00371791" w:rsidRPr="00371791">
        <w:rPr>
          <w:bCs/>
        </w:rPr>
        <w:t xml:space="preserve"> of sub-units to which the least number of data points were assigned.</w:t>
      </w:r>
      <w:r w:rsidR="008F0B03">
        <w:rPr>
          <w:bCs/>
        </w:rPr>
        <w:t xml:space="preserve"> </w:t>
      </w:r>
      <w:r w:rsidR="00074C48">
        <w:rPr>
          <w:bCs/>
        </w:rPr>
        <w:t>Our</w:t>
      </w:r>
      <w:r w:rsidR="00BA4082">
        <w:rPr>
          <w:bCs/>
        </w:rPr>
        <w:t xml:space="preserve"> analysis show</w:t>
      </w:r>
      <w:r w:rsidR="00575C95">
        <w:rPr>
          <w:bCs/>
        </w:rPr>
        <w:t>ed</w:t>
      </w:r>
      <w:r w:rsidR="00BA4082">
        <w:rPr>
          <w:bCs/>
        </w:rPr>
        <w:t xml:space="preserve"> that </w:t>
      </w:r>
      <w:r w:rsidR="00B41D25">
        <w:rPr>
          <w:bCs/>
        </w:rPr>
        <w:t xml:space="preserve">there are </w:t>
      </w:r>
      <w:r w:rsidR="00BA4082">
        <w:rPr>
          <w:bCs/>
        </w:rPr>
        <w:t>comparatively</w:t>
      </w:r>
      <w:r w:rsidR="00115E14">
        <w:rPr>
          <w:bCs/>
        </w:rPr>
        <w:t xml:space="preserve"> </w:t>
      </w:r>
      <w:r w:rsidR="00BA4082">
        <w:rPr>
          <w:bCs/>
        </w:rPr>
        <w:t xml:space="preserve">many </w:t>
      </w:r>
      <w:r w:rsidR="00B41D25">
        <w:rPr>
          <w:bCs/>
        </w:rPr>
        <w:t>data points</w:t>
      </w:r>
      <w:r w:rsidR="00BA4082">
        <w:rPr>
          <w:bCs/>
        </w:rPr>
        <w:t xml:space="preserve"> </w:t>
      </w:r>
      <w:r w:rsidR="00B41D25">
        <w:rPr>
          <w:bCs/>
        </w:rPr>
        <w:t>that</w:t>
      </w:r>
      <w:r w:rsidR="00BA4082">
        <w:rPr>
          <w:bCs/>
        </w:rPr>
        <w:t xml:space="preserve"> addres</w:t>
      </w:r>
      <w:r w:rsidR="000313DA">
        <w:rPr>
          <w:bCs/>
        </w:rPr>
        <w:t>s</w:t>
      </w:r>
      <w:r w:rsidR="006F6734">
        <w:rPr>
          <w:bCs/>
        </w:rPr>
        <w:t xml:space="preserve"> starvation mortality in </w:t>
      </w:r>
      <w:r w:rsidR="009313EC">
        <w:rPr>
          <w:bCs/>
        </w:rPr>
        <w:t xml:space="preserve">larval and </w:t>
      </w:r>
      <w:r w:rsidR="006F6734">
        <w:rPr>
          <w:bCs/>
        </w:rPr>
        <w:t>adult krill</w:t>
      </w:r>
      <w:r w:rsidR="009313EC">
        <w:rPr>
          <w:bCs/>
        </w:rPr>
        <w:t xml:space="preserve">. </w:t>
      </w:r>
      <w:r w:rsidR="00972C5B" w:rsidRPr="00972C5B">
        <w:rPr>
          <w:bCs/>
        </w:rPr>
        <w:t xml:space="preserve">Data points assigned to temperature-induced mortality were much less frequent, but may also be of minor importance for adult krill, except in their northern </w:t>
      </w:r>
      <w:r w:rsidR="00886D7C">
        <w:rPr>
          <w:bCs/>
        </w:rPr>
        <w:t xml:space="preserve">distribution </w:t>
      </w:r>
      <w:r w:rsidR="00972C5B" w:rsidRPr="00972C5B">
        <w:rPr>
          <w:bCs/>
        </w:rPr>
        <w:t xml:space="preserve">range in the South Georgia regions, where </w:t>
      </w:r>
      <w:r w:rsidR="00EA7341">
        <w:rPr>
          <w:bCs/>
        </w:rPr>
        <w:t>krill might face</w:t>
      </w:r>
      <w:r w:rsidR="00972C5B" w:rsidRPr="00972C5B">
        <w:rPr>
          <w:bCs/>
        </w:rPr>
        <w:t xml:space="preserve"> </w:t>
      </w:r>
      <w:r w:rsidR="00867785">
        <w:rPr>
          <w:bCs/>
        </w:rPr>
        <w:t xml:space="preserve">water </w:t>
      </w:r>
      <w:r w:rsidR="00972C5B" w:rsidRPr="00972C5B">
        <w:rPr>
          <w:bCs/>
        </w:rPr>
        <w:t>temperatures outside their thermal tolerance</w:t>
      </w:r>
      <w:r w:rsidR="00972C5B">
        <w:rPr>
          <w:bCs/>
        </w:rPr>
        <w:t xml:space="preserve"> </w:t>
      </w:r>
      <w:r w:rsidR="00F35C17">
        <w:rPr>
          <w:bCs/>
        </w:rPr>
        <w:fldChar w:fldCharType="begin"/>
      </w:r>
      <w:r w:rsidR="00F35C17">
        <w:rPr>
          <w:bCs/>
        </w:rPr>
        <w:instrText xml:space="preserve"> ADDIN ZOTERO_ITEM CSL_CITATION {"citationID":"iHXfYw1c","properties":{"formattedCitation":"(Michael et al. 2021)","plainCitation":"(Michael et al. 2021)","noteIndex":0},"citationItems":[{"id":173,"uris":["http://zotero.org/users/10191175/items/WNE8NMWI"],"itemData":{"id":173,"type":"article-journal","abstract":"The ongoing environmental changes in the Southern Ocean may cause a dramatic decrease in habitat quality. Due to its central position in the food web, Antarctic krill (Euphausia superba) is a key species of the marine Antarctic ecosystem. It is therefore crucial to understand how increasing water temperatures affect important krill life-cycle processes. Here, a long-term (August – March) laboratory acclimation experiment at different temperature scenarios (0.5 °C, 1.5 °C, 2.5 °C, 3.5 °C, 5 °C, 7 °C) was performed and the effects of elevated temperatures on whole animal parameters (O2 consumption, body length, length of the digestive gland) were analyzed. The response of krill oxygen consumption to different experimental temperatures differed between acute/short-term and long-term acclimation. After 8 months, krill oxygen consumption remained unchanged up to temperatures of 3.5 °C and was significantly higher at temperatures &gt; 3.5 °C. Krill acclimated to temperatures ≥ 3.5 °C were significantly smaller at the end of the experiment. Limited food intake and/or conversion may have contributed to this effect, especially pronounced after the onset of the reproductive period. In addition, the seasonal growth pattern in males differed from that of females. Together, our findings indicate that warming Southern Ocean waters are likely to increase metabolic rate in krill, possibly altering the amount of energy available for other important life-cycle processes, a finding directly related to future population dynamics and fisheries management.","container-title":"Zoology","DOI":"10.1016/j.zool.2021.125910","ISSN":"0944-2006","journalAbbreviation":"Zoology","language":"en","page":"125910","source":"ScienceDirect","title":"Facing Southern Ocean warming: Temperature effects on whole animal performance of Antarctic krill (Euphausia superba)","title-short":"Facing Southern Ocean warming","volume":"146","author":[{"family":"Michael","given":"Katharina"},{"family":"Suberg","given":"Lavinia A."},{"family":"Wessels","given":"Wiebke"},{"family":"Kawaguchi","given":"So"},{"family":"Meyer","given":"Bettina"}],"issued":{"date-parts":[["2021",6,1]]}}}],"schema":"https://github.com/citation-style-language/schema/raw/master/csl-citation.json"} </w:instrText>
      </w:r>
      <w:r w:rsidR="00F35C17">
        <w:rPr>
          <w:bCs/>
        </w:rPr>
        <w:fldChar w:fldCharType="separate"/>
      </w:r>
      <w:r w:rsidR="00F35C17">
        <w:rPr>
          <w:bCs/>
          <w:noProof/>
        </w:rPr>
        <w:t>(Michael et al. 2021)</w:t>
      </w:r>
      <w:r w:rsidR="00F35C17">
        <w:rPr>
          <w:bCs/>
        </w:rPr>
        <w:fldChar w:fldCharType="end"/>
      </w:r>
      <w:r w:rsidR="00F35C17">
        <w:rPr>
          <w:bCs/>
        </w:rPr>
        <w:t>.</w:t>
      </w:r>
      <w:r w:rsidR="002E7B6E">
        <w:rPr>
          <w:bCs/>
        </w:rPr>
        <w:t xml:space="preserve"> The role of parasitism or d</w:t>
      </w:r>
      <w:r w:rsidR="008F594D">
        <w:rPr>
          <w:bCs/>
        </w:rPr>
        <w:t>i</w:t>
      </w:r>
      <w:r w:rsidR="002E7B6E">
        <w:rPr>
          <w:bCs/>
        </w:rPr>
        <w:t xml:space="preserve">seases for krill mortality are largely unknown and almost no information </w:t>
      </w:r>
      <w:r w:rsidR="00023797">
        <w:rPr>
          <w:bCs/>
        </w:rPr>
        <w:t xml:space="preserve">relating to these factors </w:t>
      </w:r>
      <w:r w:rsidR="008F594D">
        <w:rPr>
          <w:bCs/>
        </w:rPr>
        <w:t>could be found</w:t>
      </w:r>
      <w:r w:rsidR="00023797">
        <w:rPr>
          <w:bCs/>
        </w:rPr>
        <w:t xml:space="preserve">. </w:t>
      </w:r>
      <w:r w:rsidR="00F55943">
        <w:rPr>
          <w:bCs/>
        </w:rPr>
        <w:t xml:space="preserve">On the other hand, </w:t>
      </w:r>
      <w:r w:rsidR="00AD4583">
        <w:rPr>
          <w:bCs/>
        </w:rPr>
        <w:t>predation mortality</w:t>
      </w:r>
      <w:r w:rsidR="00786838">
        <w:rPr>
          <w:bCs/>
        </w:rPr>
        <w:t xml:space="preserve"> will </w:t>
      </w:r>
      <w:r w:rsidR="00AD4583">
        <w:rPr>
          <w:bCs/>
        </w:rPr>
        <w:t>play a</w:t>
      </w:r>
      <w:r w:rsidR="0045097A">
        <w:rPr>
          <w:bCs/>
        </w:rPr>
        <w:t>n important</w:t>
      </w:r>
      <w:r w:rsidR="00AD4583">
        <w:rPr>
          <w:bCs/>
        </w:rPr>
        <w:t xml:space="preserve"> role for krill populations </w:t>
      </w:r>
      <w:r w:rsidR="0045097A">
        <w:rPr>
          <w:bCs/>
        </w:rPr>
        <w:t xml:space="preserve">but </w:t>
      </w:r>
      <w:r w:rsidR="00114C80">
        <w:rPr>
          <w:bCs/>
        </w:rPr>
        <w:t xml:space="preserve">not many data points could be found in our dataset that </w:t>
      </w:r>
      <w:r w:rsidR="007E31A1">
        <w:rPr>
          <w:bCs/>
        </w:rPr>
        <w:t xml:space="preserve">could be used </w:t>
      </w:r>
      <w:r w:rsidR="000222D1">
        <w:rPr>
          <w:bCs/>
        </w:rPr>
        <w:t>to parameterize this process</w:t>
      </w:r>
      <w:r w:rsidR="007E31A1">
        <w:rPr>
          <w:bCs/>
        </w:rPr>
        <w:t xml:space="preserve"> in </w:t>
      </w:r>
      <w:r w:rsidR="00B122EB">
        <w:rPr>
          <w:bCs/>
        </w:rPr>
        <w:t xml:space="preserve">mechanistic </w:t>
      </w:r>
      <w:r w:rsidR="007E31A1">
        <w:rPr>
          <w:bCs/>
        </w:rPr>
        <w:t>model</w:t>
      </w:r>
      <w:r w:rsidR="00B122EB">
        <w:rPr>
          <w:bCs/>
        </w:rPr>
        <w:t xml:space="preserve">s. </w:t>
      </w:r>
      <w:r w:rsidR="00521494">
        <w:rPr>
          <w:bCs/>
        </w:rPr>
        <w:t>Past</w:t>
      </w:r>
      <w:r w:rsidR="0065108E">
        <w:rPr>
          <w:bCs/>
        </w:rPr>
        <w:t xml:space="preserve"> modelling studies </w:t>
      </w:r>
      <w:r w:rsidR="00521494">
        <w:rPr>
          <w:bCs/>
        </w:rPr>
        <w:t>have addressed</w:t>
      </w:r>
      <w:r w:rsidR="0065108E">
        <w:rPr>
          <w:bCs/>
        </w:rPr>
        <w:t xml:space="preserve"> </w:t>
      </w:r>
      <w:r w:rsidR="00521494">
        <w:rPr>
          <w:bCs/>
        </w:rPr>
        <w:t>krill consumption by predators</w:t>
      </w:r>
      <w:r w:rsidR="0065108E">
        <w:rPr>
          <w:bCs/>
        </w:rPr>
        <w:t xml:space="preserve"> </w:t>
      </w:r>
      <w:r w:rsidR="00521494">
        <w:rPr>
          <w:bCs/>
        </w:rPr>
        <w:fldChar w:fldCharType="begin"/>
      </w:r>
      <w:r w:rsidR="00521494">
        <w:rPr>
          <w:bCs/>
        </w:rPr>
        <w:instrText xml:space="preserve"> ADDIN ZOTERO_ITEM CSL_CITATION {"citationID":"aSAXtdQK","properties":{"formattedCitation":"(Mori and Butterworth 2006)","plainCitation":"(Mori and Butterworth 2006)","noteIndex":0},"citationItems":[{"id":40,"uris":["http://zotero.org/users/10191175/items/T6BS7SDB"],"itemData":{"id":40,"type":"article-journal","abstract":"The history of human harvests of seals, whales, fish and krill in the Antarctic is summarised briefly, and the central role played by krill emphasised. The background to the hypothesis of a krill surplus in the mid-20th century is described, and the information on population and trend levels that has become available since the postulate was first advanced is discussed. The objective of the study is to determine whether predator–prey interactions alone can broadly explain observed population trends without the need for recourse to environmental change hypotheses. A model is developed including krill, four baleen whale (blue, fin, humpback and minke) and two seal (Antarctic fur and crabeater) species. The model commences in 1780 (the onset of fur seal harvests) and distinguishes the Atlantic/ Indian and Pacific Ocean sectors of the Southern Ocean in view of the much larger past harvests in the former. A reference case and six sensitivities are fitted to available data on predator abundances and trends, and the plausibility of the results and the assumptions on which they are based is discussed, together with suggested further areas for investigation. Amongst the key inferences of the study are that: (i) species interaction effects alone can explain observed predator abundance trends, though not without some difficulty; (ii) it is necessary to consider other species, in addition to baleen whales and krill, to explain observed trends – crabeater seals seemingly play an important role and constitute a particular priority for improved abundance and trend information; (iii) the Atlantic/ Indian Ocean sector shows major changes in species abundances, in contrast to the Pacific Ocean sector, which is much more stable; (iv) baleen whales have to be able to achieve relatively high growth rates to explain observed trends; and (v) Laws’ (1977) estimate of some 150 million tonnes for the krill surplus may be appreciably too high as a result of his calculations omitting consideration of density-dependent effects in feeding rates.","container-title":"CCAMLR Sci","language":"en","page":"217-277","source":"Zotero","title":"A first step towards modelling the krill–predator dynamics of the Antarctic ecosystem","volume":"13","author":[{"family":"Mori","given":"M"},{"family":"Butterworth","given":"D S"}],"issued":{"date-parts":[["2006"]]}}}],"schema":"https://github.com/citation-style-language/schema/raw/master/csl-citation.json"} </w:instrText>
      </w:r>
      <w:r w:rsidR="00521494">
        <w:rPr>
          <w:bCs/>
        </w:rPr>
        <w:fldChar w:fldCharType="separate"/>
      </w:r>
      <w:r w:rsidR="00521494">
        <w:rPr>
          <w:bCs/>
          <w:noProof/>
        </w:rPr>
        <w:t>(Mori and Butterworth 2006)</w:t>
      </w:r>
      <w:r w:rsidR="00521494">
        <w:rPr>
          <w:bCs/>
        </w:rPr>
        <w:fldChar w:fldCharType="end"/>
      </w:r>
      <w:r w:rsidR="00521494">
        <w:rPr>
          <w:bCs/>
        </w:rPr>
        <w:t xml:space="preserve"> but </w:t>
      </w:r>
      <w:r w:rsidR="007F2AA3">
        <w:rPr>
          <w:bCs/>
        </w:rPr>
        <w:t xml:space="preserve">the results are rarely transferrable into more regional contexts and lack the detail, such as the roles of sea ice or swarming </w:t>
      </w:r>
      <w:r w:rsidR="007F2AA3">
        <w:rPr>
          <w:bCs/>
        </w:rPr>
        <w:lastRenderedPageBreak/>
        <w:t>behaviour to reduce predation risk, that might be required in simulation studies.</w:t>
      </w:r>
      <w:r w:rsidR="00514598">
        <w:rPr>
          <w:bCs/>
        </w:rPr>
        <w:t xml:space="preserve"> </w:t>
      </w:r>
      <w:r w:rsidR="0078580D" w:rsidRPr="0078580D">
        <w:rPr>
          <w:bCs/>
        </w:rPr>
        <w:t xml:space="preserve">A final and increasingly important source of krill mortality is commercial fishing. </w:t>
      </w:r>
      <w:r w:rsidR="0078580D">
        <w:rPr>
          <w:bCs/>
        </w:rPr>
        <w:t>However, since</w:t>
      </w:r>
      <w:r w:rsidR="0078580D" w:rsidRPr="0078580D">
        <w:rPr>
          <w:bCs/>
        </w:rPr>
        <w:t xml:space="preserve"> catch quotas are set by CCAMLR and vessel-specific landings and locations are known, this source of mortality is well quantified.</w:t>
      </w:r>
    </w:p>
    <w:p w14:paraId="22998F3D" w14:textId="77777777" w:rsidR="0014009B" w:rsidRDefault="0014009B" w:rsidP="00D654BE">
      <w:pPr>
        <w:spacing w:line="360" w:lineRule="auto"/>
        <w:jc w:val="both"/>
        <w:rPr>
          <w:b/>
          <w:sz w:val="24"/>
          <w:szCs w:val="24"/>
        </w:rPr>
      </w:pPr>
    </w:p>
    <w:p w14:paraId="6F42D095" w14:textId="292E35C6" w:rsidR="00E64FA5" w:rsidRDefault="00E64FA5">
      <w:pPr>
        <w:spacing w:line="360" w:lineRule="auto"/>
        <w:jc w:val="both"/>
        <w:rPr>
          <w:b/>
        </w:rPr>
      </w:pPr>
      <w:r w:rsidRPr="00E64FA5">
        <w:rPr>
          <w:b/>
        </w:rPr>
        <w:t>Model</w:t>
      </w:r>
      <w:r w:rsidR="00A32A3C">
        <w:rPr>
          <w:b/>
        </w:rPr>
        <w:t>l</w:t>
      </w:r>
      <w:r w:rsidRPr="00E64FA5">
        <w:rPr>
          <w:b/>
        </w:rPr>
        <w:t>ing krill in the face of uncertainty</w:t>
      </w:r>
    </w:p>
    <w:p w14:paraId="0934A7F2" w14:textId="77777777" w:rsidR="004975C5" w:rsidRPr="004975C5" w:rsidRDefault="004975C5" w:rsidP="004975C5">
      <w:pPr>
        <w:spacing w:line="360" w:lineRule="auto"/>
        <w:jc w:val="both"/>
        <w:rPr>
          <w:bCs/>
        </w:rPr>
      </w:pPr>
      <w:r w:rsidRPr="004975C5">
        <w:rPr>
          <w:bCs/>
        </w:rPr>
        <w:t xml:space="preserve">Our analysis identified mechanisms that are important for modelling krill population dynamics, but for which little data are available for model development and parameterization. These mechanisms would benefit most from new experiments and field studies that are more closely aligned with the data needs of the modelling community. </w:t>
      </w:r>
    </w:p>
    <w:p w14:paraId="3A2328CD" w14:textId="1073CE27" w:rsidR="005D6C13" w:rsidRDefault="004975C5" w:rsidP="00BA4F97">
      <w:pPr>
        <w:spacing w:line="360" w:lineRule="auto"/>
        <w:jc w:val="both"/>
        <w:rPr>
          <w:bCs/>
        </w:rPr>
      </w:pPr>
      <w:r w:rsidRPr="004975C5">
        <w:rPr>
          <w:bCs/>
        </w:rPr>
        <w:t>However, conducting such studies is expensive, time-consuming, and sometimes impossible, and it is also clear that not all studies can and should be tailored to the needs of model</w:t>
      </w:r>
      <w:r w:rsidR="006276F5">
        <w:rPr>
          <w:bCs/>
        </w:rPr>
        <w:t>l</w:t>
      </w:r>
      <w:r w:rsidRPr="004975C5">
        <w:rPr>
          <w:bCs/>
        </w:rPr>
        <w:t>ers. It is the responsibility of model</w:t>
      </w:r>
      <w:r w:rsidR="006276F5">
        <w:rPr>
          <w:bCs/>
        </w:rPr>
        <w:t>l</w:t>
      </w:r>
      <w:r w:rsidRPr="004975C5">
        <w:rPr>
          <w:bCs/>
        </w:rPr>
        <w:t>ers to explore approaches that can produce robust results despite the existing unknowns.</w:t>
      </w:r>
      <w:r w:rsidR="00D0643A" w:rsidRPr="00D0643A">
        <w:t xml:space="preserve"> </w:t>
      </w:r>
      <w:r w:rsidR="00D0643A" w:rsidRPr="00D0643A">
        <w:rPr>
          <w:bCs/>
        </w:rPr>
        <w:t>One of these approaches can be qualitative models, which do not rely on specific parameter values, but rather assume relationships between different model entities and their direction (positive, negative, neutral).</w:t>
      </w:r>
      <w:r w:rsidR="00D0643A">
        <w:rPr>
          <w:bCs/>
        </w:rPr>
        <w:t xml:space="preserve"> </w:t>
      </w:r>
      <w:r w:rsidR="00C62258">
        <w:rPr>
          <w:bCs/>
        </w:rPr>
        <w:t xml:space="preserve">Qualitative models allow </w:t>
      </w:r>
      <w:r w:rsidR="00BB7454">
        <w:rPr>
          <w:bCs/>
        </w:rPr>
        <w:t xml:space="preserve">to explore </w:t>
      </w:r>
      <w:r w:rsidR="00C62258">
        <w:rPr>
          <w:bCs/>
        </w:rPr>
        <w:t xml:space="preserve">the </w:t>
      </w:r>
      <w:r w:rsidR="006B37C5">
        <w:rPr>
          <w:bCs/>
        </w:rPr>
        <w:t xml:space="preserve">sensitivity of simulation results </w:t>
      </w:r>
      <w:r w:rsidR="00BB7454">
        <w:rPr>
          <w:bCs/>
        </w:rPr>
        <w:t>to</w:t>
      </w:r>
      <w:r w:rsidR="00C62258">
        <w:rPr>
          <w:bCs/>
        </w:rPr>
        <w:t xml:space="preserve"> competing hypotheses </w:t>
      </w:r>
      <w:r w:rsidR="00AB30B8">
        <w:rPr>
          <w:bCs/>
        </w:rPr>
        <w:t xml:space="preserve">and </w:t>
      </w:r>
      <w:commentRangeStart w:id="1016"/>
      <w:r w:rsidR="00FB6E3E">
        <w:rPr>
          <w:bCs/>
        </w:rPr>
        <w:t>Sylvester et al. (2023)</w:t>
      </w:r>
      <w:commentRangeEnd w:id="1016"/>
      <w:r w:rsidR="00FB6E3E">
        <w:rPr>
          <w:rStyle w:val="CommentReference"/>
        </w:rPr>
        <w:commentReference w:id="1016"/>
      </w:r>
      <w:r w:rsidR="00FB6E3E">
        <w:rPr>
          <w:bCs/>
        </w:rPr>
        <w:t xml:space="preserve"> </w:t>
      </w:r>
      <w:r w:rsidR="00360CE4">
        <w:rPr>
          <w:bCs/>
        </w:rPr>
        <w:t xml:space="preserve">demonstrate the use of </w:t>
      </w:r>
      <w:r w:rsidR="002A53B5">
        <w:rPr>
          <w:bCs/>
        </w:rPr>
        <w:t>such</w:t>
      </w:r>
      <w:r w:rsidR="00360CE4">
        <w:rPr>
          <w:bCs/>
        </w:rPr>
        <w:t xml:space="preserve"> model </w:t>
      </w:r>
      <w:r w:rsidR="00476A19">
        <w:rPr>
          <w:bCs/>
        </w:rPr>
        <w:t>to predict the future overwinter survival of krill larvae</w:t>
      </w:r>
      <w:r w:rsidR="002E44C9">
        <w:rPr>
          <w:bCs/>
        </w:rPr>
        <w:t xml:space="preserve">. </w:t>
      </w:r>
      <w:r w:rsidR="000F2322" w:rsidRPr="000F2322">
        <w:rPr>
          <w:bCs/>
        </w:rPr>
        <w:t>The work of Sylvester et al. (2023) was developed as a complementary study to this one and represents the second output of the ICED model</w:t>
      </w:r>
      <w:r w:rsidR="000F2322">
        <w:rPr>
          <w:bCs/>
        </w:rPr>
        <w:t>l</w:t>
      </w:r>
      <w:r w:rsidR="000F2322" w:rsidRPr="000F2322">
        <w:rPr>
          <w:bCs/>
        </w:rPr>
        <w:t>ing workshop.</w:t>
      </w:r>
    </w:p>
    <w:p w14:paraId="57BC4064" w14:textId="58513E50" w:rsidR="0026431F" w:rsidRDefault="00CE309E" w:rsidP="00BA4F97">
      <w:pPr>
        <w:spacing w:line="360" w:lineRule="auto"/>
        <w:jc w:val="both"/>
        <w:rPr>
          <w:bCs/>
        </w:rPr>
      </w:pPr>
      <w:r>
        <w:rPr>
          <w:bCs/>
        </w:rPr>
        <w:t xml:space="preserve">When functional relationships are unknown or cannot be parameterized, statistical modelling approaches </w:t>
      </w:r>
      <w:r w:rsidR="0046078E">
        <w:rPr>
          <w:bCs/>
        </w:rPr>
        <w:t xml:space="preserve">that fit observations to environmental drivers </w:t>
      </w:r>
      <w:r w:rsidR="00CF1149">
        <w:rPr>
          <w:bCs/>
        </w:rPr>
        <w:t xml:space="preserve">(using Bayesian or frequentist </w:t>
      </w:r>
      <w:r w:rsidR="00E021DC">
        <w:rPr>
          <w:bCs/>
        </w:rPr>
        <w:t>techniques</w:t>
      </w:r>
      <w:r w:rsidR="00CF1149">
        <w:rPr>
          <w:bCs/>
        </w:rPr>
        <w:t>)</w:t>
      </w:r>
      <w:r w:rsidR="00B50CD3">
        <w:rPr>
          <w:bCs/>
        </w:rPr>
        <w:t xml:space="preserve"> or hybrids of mechanistic and regression models</w:t>
      </w:r>
      <w:r w:rsidR="00CF1149">
        <w:rPr>
          <w:bCs/>
        </w:rPr>
        <w:t xml:space="preserve"> </w:t>
      </w:r>
      <w:r w:rsidR="00B50CD3" w:rsidRPr="00B50CD3">
        <w:rPr>
          <w:bCs/>
        </w:rPr>
        <w:t>can be useful for making predictions in the absence of mechanistic understanding</w:t>
      </w:r>
      <w:r w:rsidR="00FC5654">
        <w:rPr>
          <w:bCs/>
        </w:rPr>
        <w:t xml:space="preserve"> of all relevant processes</w:t>
      </w:r>
      <w:r w:rsidR="00B50CD3" w:rsidRPr="00B50CD3">
        <w:rPr>
          <w:bCs/>
        </w:rPr>
        <w:t>. However, special care should be taken when extrapolating such models outside the range of data with which they were parameterized.</w:t>
      </w:r>
      <w:r w:rsidR="009B6347">
        <w:rPr>
          <w:bCs/>
        </w:rPr>
        <w:t xml:space="preserve"> </w:t>
      </w:r>
    </w:p>
    <w:p w14:paraId="06463390" w14:textId="6238FADB" w:rsidR="00FD288A" w:rsidRDefault="005C7DFC" w:rsidP="00BA4F97">
      <w:pPr>
        <w:spacing w:line="360" w:lineRule="auto"/>
        <w:jc w:val="both"/>
        <w:rPr>
          <w:bCs/>
        </w:rPr>
      </w:pPr>
      <w:r>
        <w:rPr>
          <w:bCs/>
        </w:rPr>
        <w:t xml:space="preserve">Another approach could be to use </w:t>
      </w:r>
      <w:r w:rsidR="004608E7">
        <w:rPr>
          <w:bCs/>
        </w:rPr>
        <w:t xml:space="preserve">model </w:t>
      </w:r>
      <w:r>
        <w:rPr>
          <w:bCs/>
        </w:rPr>
        <w:t xml:space="preserve">ensemble runs to reduce the specificity of simulation results to </w:t>
      </w:r>
      <w:r w:rsidR="00CD51CE">
        <w:rPr>
          <w:bCs/>
        </w:rPr>
        <w:t xml:space="preserve">individual </w:t>
      </w:r>
      <w:r w:rsidR="002F712C">
        <w:rPr>
          <w:bCs/>
        </w:rPr>
        <w:t>model</w:t>
      </w:r>
      <w:r>
        <w:rPr>
          <w:bCs/>
        </w:rPr>
        <w:t xml:space="preserve"> design choices </w:t>
      </w:r>
      <w:r w:rsidR="002F712C">
        <w:rPr>
          <w:bCs/>
        </w:rPr>
        <w:t xml:space="preserve">and to </w:t>
      </w:r>
      <w:r w:rsidR="00892EEE">
        <w:rPr>
          <w:bCs/>
        </w:rPr>
        <w:t>include the</w:t>
      </w:r>
      <w:r w:rsidR="002F712C">
        <w:rPr>
          <w:bCs/>
        </w:rPr>
        <w:t xml:space="preserve"> expected variance</w:t>
      </w:r>
      <w:r w:rsidR="00213554">
        <w:rPr>
          <w:bCs/>
        </w:rPr>
        <w:t xml:space="preserve"> that is</w:t>
      </w:r>
      <w:r w:rsidR="002F712C">
        <w:rPr>
          <w:bCs/>
        </w:rPr>
        <w:t xml:space="preserve"> introduced by the spatial and temporal </w:t>
      </w:r>
      <w:r w:rsidR="006107AF">
        <w:rPr>
          <w:bCs/>
        </w:rPr>
        <w:t>specificity</w:t>
      </w:r>
      <w:r w:rsidR="002F712C">
        <w:rPr>
          <w:bCs/>
        </w:rPr>
        <w:t xml:space="preserve"> of the </w:t>
      </w:r>
      <w:r w:rsidR="006107AF">
        <w:rPr>
          <w:bCs/>
        </w:rPr>
        <w:t>individual</w:t>
      </w:r>
      <w:r w:rsidR="002F712C">
        <w:rPr>
          <w:bCs/>
        </w:rPr>
        <w:t xml:space="preserve"> model</w:t>
      </w:r>
      <w:r w:rsidR="006107AF">
        <w:rPr>
          <w:bCs/>
        </w:rPr>
        <w:t>s</w:t>
      </w:r>
      <w:r w:rsidR="002F712C">
        <w:rPr>
          <w:bCs/>
        </w:rPr>
        <w:t>.</w:t>
      </w:r>
      <w:r w:rsidR="00585BEC">
        <w:rPr>
          <w:bCs/>
        </w:rPr>
        <w:t xml:space="preserve"> </w:t>
      </w:r>
      <w:r w:rsidR="007A6BA5">
        <w:rPr>
          <w:bCs/>
        </w:rPr>
        <w:t>In general</w:t>
      </w:r>
      <w:r w:rsidR="00FD288A">
        <w:rPr>
          <w:bCs/>
        </w:rPr>
        <w:t>, future modelling studies should make uncertainty estimates more explicit</w:t>
      </w:r>
      <w:r w:rsidR="00E710E7">
        <w:rPr>
          <w:bCs/>
        </w:rPr>
        <w:t xml:space="preserve"> and </w:t>
      </w:r>
      <w:r w:rsidR="007A6BA5">
        <w:rPr>
          <w:bCs/>
        </w:rPr>
        <w:t>investigate</w:t>
      </w:r>
      <w:r w:rsidR="00E710E7">
        <w:rPr>
          <w:bCs/>
        </w:rPr>
        <w:t xml:space="preserve"> the robustness of their simulation results</w:t>
      </w:r>
      <w:r w:rsidR="00573A1E">
        <w:rPr>
          <w:bCs/>
        </w:rPr>
        <w:t xml:space="preserve"> to th</w:t>
      </w:r>
      <w:r w:rsidR="007A6BA5">
        <w:rPr>
          <w:bCs/>
        </w:rPr>
        <w:t>e</w:t>
      </w:r>
      <w:r w:rsidR="00573A1E">
        <w:rPr>
          <w:bCs/>
        </w:rPr>
        <w:t>se</w:t>
      </w:r>
      <w:r w:rsidR="00FD288A">
        <w:rPr>
          <w:bCs/>
        </w:rPr>
        <w:t xml:space="preserve">. </w:t>
      </w:r>
      <w:r w:rsidR="008924DE" w:rsidRPr="008924DE">
        <w:rPr>
          <w:bCs/>
        </w:rPr>
        <w:t xml:space="preserve">A recent krill growth model comparison project </w:t>
      </w:r>
      <w:proofErr w:type="spellStart"/>
      <w:r w:rsidR="008924DE" w:rsidRPr="008924DE">
        <w:rPr>
          <w:bCs/>
        </w:rPr>
        <w:t>analyzed</w:t>
      </w:r>
      <w:proofErr w:type="spellEnd"/>
      <w:r w:rsidR="008924DE" w:rsidRPr="008924DE">
        <w:rPr>
          <w:bCs/>
        </w:rPr>
        <w:t xml:space="preserve"> the sensitivity of simulation results to different krill growth models of choice and </w:t>
      </w:r>
      <w:r w:rsidR="00BB6709">
        <w:rPr>
          <w:bCs/>
        </w:rPr>
        <w:t xml:space="preserve">found </w:t>
      </w:r>
      <w:r w:rsidR="001E1B59">
        <w:rPr>
          <w:bCs/>
        </w:rPr>
        <w:t>strong differences between models</w:t>
      </w:r>
      <w:r w:rsidR="008924DE">
        <w:rPr>
          <w:bCs/>
        </w:rPr>
        <w:t xml:space="preserve"> </w:t>
      </w:r>
      <w:commentRangeStart w:id="1017"/>
      <w:r w:rsidR="008924DE">
        <w:rPr>
          <w:bCs/>
        </w:rPr>
        <w:fldChar w:fldCharType="begin"/>
      </w:r>
      <w:r w:rsidR="008924DE">
        <w:rPr>
          <w:bCs/>
        </w:rPr>
        <w:instrText xml:space="preserve"> ADDIN ZOTERO_ITEM CSL_CITATION {"citationID":"sHMQDWMy","properties":{"formattedCitation":"(Bahlburg et al. 2023)","plainCitation":"(Bahlburg et al. 2023)","noteIndex":0},"citationItems":[{"id":2275,"uris":["http://zotero.org/users/10191175/items/WF4HHRF2"],"itemData":{"id":2275,"type":"report","abstract":"Abstract\n          Antarctic krill is a key species of the Southern Ocean, impacted by climate change and human exploitation. Understanding how these changes affect the distribution and abundance of krill is crucial for generating projections of change for Southern Ocean ecosystems. Krill growth is an important indicator of habitat suitability and a series of models have been developed and used to examine krill growth potential at different spatial and temporal scales. The available models have been developed using a range of empirical and mechanistic approaches, which provide alternative perspectives and cross-validation of analyses of the key processes influencing krill growth. Here we undertake an intercomparison of a suite of the available models to understand their sensitivities to major driving variables. This illustrates that the results are strongly determined by the model structure and technical characteristics, and the data on which they were developed and validated. Our results emphasize the importance of assessing the constraints and requirements of individual krill growth models to ensure their appropriate application. The study also demonstrates the value of the development of alternative modelling approaches to identify key processes affecting the dynamics of krill. Of critical importance for modelling the growth of krill is appropriately assessing and accounting for differences in estimates of food availability resulting from alternative methods of observation. We suggest that an intercomparison approach is particularly valuable in the development and application of models for the assessment of krill growth potential at circumpolar scales and for future projections. As another result of the intercomparison, the implementations of the models used in this study are now publicly available for future use and analyses.","genre":"preprint","language":"en","note":"DOI: 10.1101/2023.05.09.540012","publisher":"Ecology","source":"DOI.org (Crossref)","title":"Intercomparison of growth models for Antarctic krill ( &lt;i&gt;Euphausia superba&lt;/i&gt; ): towards a generalised understanding","title-short":"Intercomparison of growth models for Antarctic krill ( &lt;i&gt;Euphausia superba&lt;/i&gt; )","URL":"http://biorxiv.org/lookup/doi/10.1101/2023.05.09.540012","author":[{"family":"Bahlburg","given":"Dominik"},{"family":"Thorpe","given":"Sally"},{"family":"Meyer","given":"Bettina"},{"family":"Berger","given":"Uta"},{"family":"Murphy","given":"Eugene"}],"accessed":{"date-parts":[["2023",7,14]]},"issued":{"date-parts":[["2023",5,12]]}}}],"schema":"https://github.com/citation-style-language/schema/raw/master/csl-citation.json"} </w:instrText>
      </w:r>
      <w:r w:rsidR="008924DE">
        <w:rPr>
          <w:bCs/>
        </w:rPr>
        <w:fldChar w:fldCharType="separate"/>
      </w:r>
      <w:r w:rsidR="008924DE">
        <w:rPr>
          <w:bCs/>
          <w:noProof/>
        </w:rPr>
        <w:t>(Bahlburg et al. 2023)</w:t>
      </w:r>
      <w:r w:rsidR="008924DE">
        <w:rPr>
          <w:bCs/>
        </w:rPr>
        <w:fldChar w:fldCharType="end"/>
      </w:r>
      <w:commentRangeEnd w:id="1017"/>
      <w:r w:rsidR="004D4292">
        <w:rPr>
          <w:rStyle w:val="CommentReference"/>
        </w:rPr>
        <w:commentReference w:id="1017"/>
      </w:r>
      <w:r w:rsidR="008924DE">
        <w:rPr>
          <w:bCs/>
        </w:rPr>
        <w:t xml:space="preserve">. </w:t>
      </w:r>
      <w:r w:rsidR="008D4DB7">
        <w:rPr>
          <w:bCs/>
        </w:rPr>
        <w:t>While</w:t>
      </w:r>
      <w:r w:rsidR="00570C5B">
        <w:rPr>
          <w:bCs/>
        </w:rPr>
        <w:t xml:space="preserve"> </w:t>
      </w:r>
      <w:r w:rsidR="00525521">
        <w:rPr>
          <w:bCs/>
        </w:rPr>
        <w:t>the study only considered</w:t>
      </w:r>
      <w:r w:rsidR="00570C5B">
        <w:rPr>
          <w:bCs/>
        </w:rPr>
        <w:t xml:space="preserve"> inter</w:t>
      </w:r>
      <w:r w:rsidR="00806E28">
        <w:rPr>
          <w:bCs/>
        </w:rPr>
        <w:t>-</w:t>
      </w:r>
      <w:r w:rsidR="00570C5B">
        <w:rPr>
          <w:bCs/>
        </w:rPr>
        <w:t xml:space="preserve">model variance, </w:t>
      </w:r>
      <w:r w:rsidR="00806E28">
        <w:rPr>
          <w:bCs/>
        </w:rPr>
        <w:t>intra-model variance due to uncertaint</w:t>
      </w:r>
      <w:r w:rsidR="008975EC">
        <w:rPr>
          <w:bCs/>
        </w:rPr>
        <w:t>ies</w:t>
      </w:r>
      <w:r w:rsidR="00806E28">
        <w:rPr>
          <w:bCs/>
        </w:rPr>
        <w:t xml:space="preserve"> in parameter estimates </w:t>
      </w:r>
      <w:r w:rsidR="00061372">
        <w:rPr>
          <w:bCs/>
        </w:rPr>
        <w:t xml:space="preserve">will be </w:t>
      </w:r>
      <w:r w:rsidR="00FD6B45">
        <w:rPr>
          <w:bCs/>
        </w:rPr>
        <w:t>equally</w:t>
      </w:r>
      <w:r w:rsidR="00061372">
        <w:rPr>
          <w:bCs/>
        </w:rPr>
        <w:t xml:space="preserve"> important</w:t>
      </w:r>
      <w:r w:rsidR="00806E28">
        <w:rPr>
          <w:bCs/>
        </w:rPr>
        <w:t xml:space="preserve">. </w:t>
      </w:r>
      <w:r w:rsidR="00B51008">
        <w:rPr>
          <w:bCs/>
        </w:rPr>
        <w:fldChar w:fldCharType="begin"/>
      </w:r>
      <w:r w:rsidR="00B51008">
        <w:rPr>
          <w:bCs/>
        </w:rPr>
        <w:instrText xml:space="preserve"> ADDIN ZOTERO_ITEM CSL_CITATION {"citationID":"t8lUaCKU","properties":{"formattedCitation":"(Eugene J. Murphy et al. 2017)","plainCitation":"(Eugene J. Murphy et al. 2017)","noteIndex":0},"citationItems":[{"id":164,"uris":["http://zotero.org/users/10191175/items/RIK3EMBJ"],"itemData":{"id":164,"type":"article-journal","abstract":"Food webs in high-latitude oceans are dominated by relatively few species. Future ocean and sea-ice changes affecting the distribution of such species will impact the structure and functioning of whole ecosystems. Antarctic krill (Euphausia superba) is a key species in Southern Ocean food webs, but there is little understanding of the factors influencing its success throughout much of the ocean. The capacity of a habitat to maintain growth will be crucial and here we use an empirical relationship of growth rate to assess seasonal spatial variability. Over much of the ocean, potential for growth is limited, with three restricted oceanic regions where seasonal conditions permit high growth rates, and only a few areas around the Scotia Sea and Antarctic Peninsula suitable for growth of the largest krill (&gt;60 mm). Our study demonstrates that projections of impacts of future change need to account for spatial and seasonal variability of key ecological processes within ocean ecosystems.","container-title":"Scientific Reports","DOI":"10.1038/s41598-017-07205-9","ISSN":"2045-2322","note":"ADS Bibcode: 2017NatSR...7.6963M","page":"6963","source":"NASA ADS","title":"Restricted regions of enhanced growth of Antarctic krill in the circumpolar Southern Ocean","volume":"7","author":[{"family":"Murphy","given":"Eugene J."},{"family":"Thorpe","given":"Sally E."},{"family":"Tarling","given":"Geraint A."},{"family":"Watkins","given":"Jonathan L."},{"family":"Fielding","given":"Sophie"},{"family":"Underwood","given":"Philip"}],"issued":{"date-parts":[["2017",7,1]]}}}],"schema":"https://github.com/citation-style-language/schema/raw/master/csl-citation.json"} </w:instrText>
      </w:r>
      <w:r w:rsidR="00B51008">
        <w:rPr>
          <w:bCs/>
        </w:rPr>
        <w:fldChar w:fldCharType="separate"/>
      </w:r>
      <w:r w:rsidR="00B51008">
        <w:rPr>
          <w:bCs/>
          <w:noProof/>
        </w:rPr>
        <w:t>Murphy et al. (2017)</w:t>
      </w:r>
      <w:r w:rsidR="00B51008">
        <w:rPr>
          <w:bCs/>
        </w:rPr>
        <w:fldChar w:fldCharType="end"/>
      </w:r>
      <w:r w:rsidR="00B51008">
        <w:rPr>
          <w:bCs/>
        </w:rPr>
        <w:t xml:space="preserve"> </w:t>
      </w:r>
      <w:r w:rsidR="00DF77E9">
        <w:rPr>
          <w:bCs/>
        </w:rPr>
        <w:t>conducted</w:t>
      </w:r>
      <w:r w:rsidR="00B51008">
        <w:rPr>
          <w:bCs/>
        </w:rPr>
        <w:t xml:space="preserve"> a </w:t>
      </w:r>
      <w:r w:rsidR="00D82C88">
        <w:rPr>
          <w:bCs/>
        </w:rPr>
        <w:t>sensitivity analysis of their results</w:t>
      </w:r>
      <w:r w:rsidR="00B51008">
        <w:rPr>
          <w:bCs/>
        </w:rPr>
        <w:t xml:space="preserve"> </w:t>
      </w:r>
      <w:r w:rsidR="00D82C88">
        <w:rPr>
          <w:bCs/>
        </w:rPr>
        <w:t xml:space="preserve">to </w:t>
      </w:r>
      <w:r w:rsidR="00DF77E9">
        <w:rPr>
          <w:bCs/>
        </w:rPr>
        <w:t>different parameter constellations in their model</w:t>
      </w:r>
      <w:r w:rsidR="008B024D" w:rsidRPr="008B024D">
        <w:rPr>
          <w:bCs/>
        </w:rPr>
        <w:t>, and we argue that this should be more common in future model</w:t>
      </w:r>
      <w:r w:rsidR="008C25B4">
        <w:rPr>
          <w:bCs/>
        </w:rPr>
        <w:t>l</w:t>
      </w:r>
      <w:r w:rsidR="008B024D" w:rsidRPr="008B024D">
        <w:rPr>
          <w:bCs/>
        </w:rPr>
        <w:t xml:space="preserve">ing studies, </w:t>
      </w:r>
      <w:r w:rsidR="008C25B4">
        <w:rPr>
          <w:bCs/>
        </w:rPr>
        <w:t>potentially</w:t>
      </w:r>
      <w:r w:rsidR="008B024D" w:rsidRPr="008B024D">
        <w:rPr>
          <w:bCs/>
        </w:rPr>
        <w:t xml:space="preserve"> </w:t>
      </w:r>
      <w:r w:rsidR="00A236AE">
        <w:rPr>
          <w:bCs/>
        </w:rPr>
        <w:t xml:space="preserve">even </w:t>
      </w:r>
      <w:r w:rsidR="008B024D" w:rsidRPr="008B024D">
        <w:rPr>
          <w:bCs/>
        </w:rPr>
        <w:t>as a core component of the analysis.</w:t>
      </w:r>
      <w:r w:rsidR="00D63B61">
        <w:rPr>
          <w:bCs/>
        </w:rPr>
        <w:t xml:space="preserve"> </w:t>
      </w:r>
      <w:r w:rsidR="003C38D4" w:rsidRPr="003C38D4">
        <w:rPr>
          <w:bCs/>
        </w:rPr>
        <w:lastRenderedPageBreak/>
        <w:t xml:space="preserve">While this will not close </w:t>
      </w:r>
      <w:del w:id="1018" w:author="abahl02@student.ubc.ca" w:date="2023-07-21T13:49:00Z">
        <w:r w:rsidR="003C38D4" w:rsidRPr="003C38D4" w:rsidDel="00906FB8">
          <w:rPr>
            <w:bCs/>
          </w:rPr>
          <w:delText xml:space="preserve">the </w:delText>
        </w:r>
      </w:del>
      <w:r w:rsidR="003C38D4" w:rsidRPr="003C38D4">
        <w:rPr>
          <w:bCs/>
        </w:rPr>
        <w:t xml:space="preserve">existing knowledge gaps, </w:t>
      </w:r>
      <w:ins w:id="1019" w:author="abahl02@student.ubc.ca" w:date="2023-07-21T13:49:00Z">
        <w:r w:rsidR="00906FB8">
          <w:rPr>
            <w:bCs/>
          </w:rPr>
          <w:t xml:space="preserve">this study </w:t>
        </w:r>
        <w:proofErr w:type="spellStart"/>
        <w:r w:rsidR="00906FB8">
          <w:rPr>
            <w:bCs/>
          </w:rPr>
          <w:t>at</w:t>
        </w:r>
      </w:ins>
      <w:del w:id="1020" w:author="abahl02@student.ubc.ca" w:date="2023-07-21T13:49:00Z">
        <w:r w:rsidR="003C38D4" w:rsidRPr="003C38D4" w:rsidDel="00906FB8">
          <w:rPr>
            <w:bCs/>
          </w:rPr>
          <w:delText xml:space="preserve">it will at </w:delText>
        </w:r>
      </w:del>
      <w:r w:rsidR="003C38D4" w:rsidRPr="003C38D4">
        <w:rPr>
          <w:bCs/>
        </w:rPr>
        <w:t>least</w:t>
      </w:r>
      <w:proofErr w:type="spellEnd"/>
      <w:r w:rsidR="003C38D4" w:rsidRPr="003C38D4">
        <w:rPr>
          <w:bCs/>
        </w:rPr>
        <w:t xml:space="preserve"> allow</w:t>
      </w:r>
      <w:ins w:id="1021" w:author="abahl02@student.ubc.ca" w:date="2023-07-21T13:49:00Z">
        <w:r w:rsidR="00906FB8">
          <w:rPr>
            <w:bCs/>
          </w:rPr>
          <w:t>ed for</w:t>
        </w:r>
      </w:ins>
      <w:del w:id="1022" w:author="abahl02@student.ubc.ca" w:date="2023-07-21T13:49:00Z">
        <w:r w:rsidR="003C38D4" w:rsidRPr="003C38D4" w:rsidDel="00906FB8">
          <w:rPr>
            <w:bCs/>
          </w:rPr>
          <w:delText xml:space="preserve"> </w:delText>
        </w:r>
        <w:r w:rsidR="00DE335D" w:rsidDel="00906FB8">
          <w:rPr>
            <w:bCs/>
          </w:rPr>
          <w:delText>to</w:delText>
        </w:r>
      </w:del>
      <w:r w:rsidR="00DE335D">
        <w:rPr>
          <w:bCs/>
        </w:rPr>
        <w:t xml:space="preserve"> explicitly acknowledg</w:t>
      </w:r>
      <w:ins w:id="1023" w:author="abahl02@student.ubc.ca" w:date="2023-07-21T13:49:00Z">
        <w:r w:rsidR="00906FB8">
          <w:rPr>
            <w:bCs/>
          </w:rPr>
          <w:t>ing</w:t>
        </w:r>
      </w:ins>
      <w:del w:id="1024" w:author="abahl02@student.ubc.ca" w:date="2023-07-21T13:49:00Z">
        <w:r w:rsidR="00DE335D" w:rsidDel="00906FB8">
          <w:rPr>
            <w:bCs/>
          </w:rPr>
          <w:delText>e</w:delText>
        </w:r>
      </w:del>
      <w:r w:rsidR="00DE335D">
        <w:rPr>
          <w:bCs/>
        </w:rPr>
        <w:t xml:space="preserve"> </w:t>
      </w:r>
      <w:r w:rsidR="003C38D4" w:rsidRPr="003C38D4">
        <w:rPr>
          <w:bCs/>
        </w:rPr>
        <w:t xml:space="preserve">the uncertainties associated with </w:t>
      </w:r>
      <w:r w:rsidR="00DC338F">
        <w:rPr>
          <w:bCs/>
        </w:rPr>
        <w:t>existing</w:t>
      </w:r>
      <w:r w:rsidR="003C38D4" w:rsidRPr="003C38D4">
        <w:rPr>
          <w:bCs/>
        </w:rPr>
        <w:t xml:space="preserve"> krill models.</w:t>
      </w:r>
    </w:p>
    <w:p w14:paraId="1184E891" w14:textId="77777777" w:rsidR="003E62A3" w:rsidRDefault="003E62A3" w:rsidP="00BA4F97">
      <w:pPr>
        <w:spacing w:line="360" w:lineRule="auto"/>
        <w:jc w:val="both"/>
        <w:rPr>
          <w:bCs/>
        </w:rPr>
      </w:pPr>
    </w:p>
    <w:p w14:paraId="1F03F490" w14:textId="4EB2C635" w:rsidR="003E62A3" w:rsidRDefault="003E62A3" w:rsidP="00BA4F97">
      <w:pPr>
        <w:spacing w:line="360" w:lineRule="auto"/>
        <w:jc w:val="both"/>
        <w:rPr>
          <w:b/>
        </w:rPr>
      </w:pPr>
      <w:r>
        <w:rPr>
          <w:b/>
        </w:rPr>
        <w:t>Data statement</w:t>
      </w:r>
    </w:p>
    <w:p w14:paraId="2FD8552F" w14:textId="5303E077" w:rsidR="003E62A3" w:rsidRPr="00D654BE" w:rsidRDefault="003E62A3" w:rsidP="00D654BE">
      <w:pPr>
        <w:spacing w:line="360" w:lineRule="auto"/>
        <w:jc w:val="both"/>
        <w:rPr>
          <w:bCs/>
        </w:rPr>
      </w:pPr>
      <w:r>
        <w:rPr>
          <w:bCs/>
        </w:rPr>
        <w:t xml:space="preserve">The R code used for processing the krill literature data and data visualization can be accessed under </w:t>
      </w:r>
      <w:commentRangeStart w:id="1025"/>
      <w:r w:rsidR="00390E34">
        <w:rPr>
          <w:bCs/>
        </w:rPr>
        <w:fldChar w:fldCharType="begin"/>
      </w:r>
      <w:r w:rsidR="00390E34">
        <w:rPr>
          <w:bCs/>
        </w:rPr>
        <w:instrText>HYPERLINK "</w:instrText>
      </w:r>
      <w:r w:rsidR="00390E34" w:rsidRPr="00390E34">
        <w:rPr>
          <w:bCs/>
        </w:rPr>
        <w:instrText>https://github.com/dbahlburg/Paper1UncertaintiesRecruitment</w:instrText>
      </w:r>
      <w:r w:rsidR="00390E34">
        <w:rPr>
          <w:bCs/>
        </w:rPr>
        <w:instrText>"</w:instrText>
      </w:r>
      <w:r w:rsidR="00390E34">
        <w:rPr>
          <w:bCs/>
        </w:rPr>
      </w:r>
      <w:r w:rsidR="00390E34">
        <w:rPr>
          <w:bCs/>
        </w:rPr>
        <w:fldChar w:fldCharType="separate"/>
      </w:r>
      <w:r w:rsidR="00390E34" w:rsidRPr="003B78F4">
        <w:rPr>
          <w:rStyle w:val="Hyperlink"/>
          <w:bCs/>
        </w:rPr>
        <w:t>https://github.com/dbahlburg/Paper1UncertaintiesRecruitment</w:t>
      </w:r>
      <w:r w:rsidR="00390E34">
        <w:rPr>
          <w:bCs/>
        </w:rPr>
        <w:fldChar w:fldCharType="end"/>
      </w:r>
      <w:r w:rsidR="00390E34">
        <w:rPr>
          <w:bCs/>
        </w:rPr>
        <w:t xml:space="preserve">. </w:t>
      </w:r>
      <w:commentRangeEnd w:id="1025"/>
      <w:r w:rsidR="007C1892">
        <w:rPr>
          <w:rStyle w:val="CommentReference"/>
        </w:rPr>
        <w:commentReference w:id="1025"/>
      </w:r>
      <w:r w:rsidR="00390E34">
        <w:rPr>
          <w:bCs/>
        </w:rPr>
        <w:t xml:space="preserve">We used the following packages for data processing and visualization: </w:t>
      </w:r>
      <w:commentRangeStart w:id="1026"/>
      <w:r w:rsidR="00390E34">
        <w:rPr>
          <w:bCs/>
        </w:rPr>
        <w:t>[…]</w:t>
      </w:r>
      <w:commentRangeEnd w:id="1026"/>
      <w:r w:rsidR="00390E34">
        <w:rPr>
          <w:rStyle w:val="CommentReference"/>
        </w:rPr>
        <w:commentReference w:id="1026"/>
      </w:r>
      <w:r w:rsidR="00390E34">
        <w:rPr>
          <w:bCs/>
        </w:rPr>
        <w:t xml:space="preserve">. The full dataset compiled from the reviewed literature is available under </w:t>
      </w:r>
      <w:commentRangeStart w:id="1027"/>
      <w:r w:rsidR="0038378F" w:rsidRPr="0038378F">
        <w:rPr>
          <w:bCs/>
        </w:rPr>
        <w:t>https://docs.google.com/spreadsheets/d/1IQIxcE-LpCL4RjPTmSA9AlcQQCC58IcnplSyOeRQoGs/edit?usp=sharing</w:t>
      </w:r>
      <w:commentRangeEnd w:id="1027"/>
      <w:r w:rsidR="0038378F">
        <w:rPr>
          <w:rStyle w:val="CommentReference"/>
        </w:rPr>
        <w:commentReference w:id="1027"/>
      </w:r>
    </w:p>
    <w:p w14:paraId="241C275E" w14:textId="77777777" w:rsidR="00C46B4C" w:rsidRDefault="00C46B4C" w:rsidP="00D654BE">
      <w:pPr>
        <w:spacing w:line="360" w:lineRule="auto"/>
        <w:jc w:val="both"/>
        <w:rPr>
          <w:b/>
          <w:color w:val="E69138"/>
        </w:rPr>
      </w:pPr>
    </w:p>
    <w:p w14:paraId="41B6E730" w14:textId="3B06A85F" w:rsidR="005D2B88" w:rsidRDefault="00000000" w:rsidP="00D654BE">
      <w:pPr>
        <w:spacing w:line="360" w:lineRule="auto"/>
        <w:jc w:val="both"/>
      </w:pPr>
      <w:bookmarkStart w:id="1028" w:name="_s64qlpo10p7l" w:colFirst="0" w:colLast="0"/>
      <w:bookmarkEnd w:id="1028"/>
      <w:r w:rsidRPr="00D654BE">
        <w:rPr>
          <w:b/>
          <w:bCs/>
        </w:rPr>
        <w:t xml:space="preserve">Author Contributions </w:t>
      </w:r>
    </w:p>
    <w:p w14:paraId="5CE27863" w14:textId="1CC2F1DF" w:rsidR="00485F2F" w:rsidRPr="00180355" w:rsidRDefault="005D2B88" w:rsidP="00D654BE">
      <w:pPr>
        <w:spacing w:line="360" w:lineRule="auto"/>
        <w:jc w:val="both"/>
      </w:pPr>
      <w:r>
        <w:t xml:space="preserve">AB and DB led the conceptualization, </w:t>
      </w:r>
      <w:proofErr w:type="gramStart"/>
      <w:r w:rsidR="00EC1716">
        <w:t>coordination</w:t>
      </w:r>
      <w:proofErr w:type="gramEnd"/>
      <w:r w:rsidR="00EC1716">
        <w:t xml:space="preserve"> and </w:t>
      </w:r>
      <w:r>
        <w:t xml:space="preserve">data analysis </w:t>
      </w:r>
      <w:r w:rsidR="00EC1716">
        <w:t>of this project as well as the</w:t>
      </w:r>
      <w:r>
        <w:t xml:space="preserve"> writing of the manuscript. </w:t>
      </w:r>
      <w:r w:rsidR="00517AF3">
        <w:t xml:space="preserve">In addition, </w:t>
      </w:r>
      <w:r>
        <w:t xml:space="preserve">SH, DG, DOS, CL, ER and AR </w:t>
      </w:r>
      <w:r w:rsidR="001F77A1">
        <w:t xml:space="preserve">contributed to the </w:t>
      </w:r>
      <w:r w:rsidR="00CC400D">
        <w:t>development</w:t>
      </w:r>
      <w:r w:rsidR="001F77A1">
        <w:t xml:space="preserve"> </w:t>
      </w:r>
      <w:r w:rsidR="00603FC0">
        <w:t xml:space="preserve">of the conceptual models </w:t>
      </w:r>
      <w:r w:rsidR="00180355">
        <w:t xml:space="preserve">and data analysis. </w:t>
      </w:r>
      <w:r w:rsidR="001A0E2C" w:rsidRPr="001A0E2C">
        <w:t>All authors participated in the development of the study concept, reviewed the selected krill literature, provided feedback on the study design and analysis at intermediate stages, and contributed to the writing.</w:t>
      </w:r>
    </w:p>
    <w:p w14:paraId="239DE80B" w14:textId="25ED4A07" w:rsidR="003E62A3" w:rsidRPr="00D654BE" w:rsidRDefault="003E62A3" w:rsidP="00D654BE">
      <w:pPr>
        <w:jc w:val="both"/>
      </w:pPr>
      <w:bookmarkStart w:id="1029" w:name="_sqh3sitnx74g" w:colFirst="0" w:colLast="0"/>
      <w:bookmarkEnd w:id="1029"/>
    </w:p>
    <w:p w14:paraId="2DE2611B" w14:textId="7DC5C3B0" w:rsidR="00485F2F" w:rsidRDefault="00000000" w:rsidP="00D654BE">
      <w:pPr>
        <w:jc w:val="both"/>
        <w:rPr>
          <w:b/>
          <w:bCs/>
        </w:rPr>
      </w:pPr>
      <w:r w:rsidRPr="00D654BE">
        <w:rPr>
          <w:b/>
          <w:bCs/>
        </w:rPr>
        <w:t xml:space="preserve">Funding </w:t>
      </w:r>
    </w:p>
    <w:p w14:paraId="5E7D4191" w14:textId="11853BE1" w:rsidR="00485F2F" w:rsidRPr="00485F2F" w:rsidRDefault="00485F2F" w:rsidP="00D654BE">
      <w:pPr>
        <w:jc w:val="both"/>
      </w:pPr>
      <w:r>
        <w:t xml:space="preserve">DB </w:t>
      </w:r>
      <w:r w:rsidR="00777383">
        <w:t>received</w:t>
      </w:r>
      <w:r>
        <w:t xml:space="preserve"> fund</w:t>
      </w:r>
      <w:r w:rsidR="00777383">
        <w:t xml:space="preserve">ing from </w:t>
      </w:r>
      <w:r w:rsidR="00F33891">
        <w:t xml:space="preserve">the German Research Foundation (DFG, </w:t>
      </w:r>
      <w:r w:rsidR="006D1876">
        <w:t>grant</w:t>
      </w:r>
      <w:r w:rsidR="00F33891">
        <w:t xml:space="preserve"> number </w:t>
      </w:r>
      <w:r w:rsidR="006D1876" w:rsidRPr="006D1876">
        <w:t>411096565</w:t>
      </w:r>
      <w:r w:rsidR="006D1876">
        <w:t>).</w:t>
      </w:r>
      <w:ins w:id="1030" w:author="abahl02@student.ubc.ca" w:date="2023-07-21T13:50:00Z">
        <w:r w:rsidR="00906FB8">
          <w:t xml:space="preserve"> AB</w:t>
        </w:r>
      </w:ins>
      <w:ins w:id="1031" w:author="abahl02@student.ubc.ca" w:date="2023-07-21T13:51:00Z">
        <w:r w:rsidR="00D57340">
          <w:t xml:space="preserve"> </w:t>
        </w:r>
        <w:r w:rsidR="00D57340">
          <w:t>was supported by the University of British Columbia’s Graduate Four-Year Fellowship</w:t>
        </w:r>
        <w:r w:rsidR="00D57340">
          <w:t>.</w:t>
        </w:r>
      </w:ins>
    </w:p>
    <w:p w14:paraId="7709C402" w14:textId="77777777" w:rsidR="00474087" w:rsidRPr="00D654BE" w:rsidRDefault="00474087" w:rsidP="00D654BE">
      <w:pPr>
        <w:jc w:val="both"/>
        <w:rPr>
          <w:b/>
          <w:bCs/>
        </w:rPr>
      </w:pPr>
      <w:bookmarkStart w:id="1032" w:name="_svwqxnteyyi1" w:colFirst="0" w:colLast="0"/>
      <w:bookmarkEnd w:id="1032"/>
    </w:p>
    <w:p w14:paraId="3AB6A68A" w14:textId="080AC0D4" w:rsidR="00A84B78" w:rsidRDefault="00000000" w:rsidP="00D654BE">
      <w:pPr>
        <w:jc w:val="both"/>
        <w:rPr>
          <w:b/>
          <w:bCs/>
          <w:sz w:val="32"/>
          <w:szCs w:val="32"/>
        </w:rPr>
      </w:pPr>
      <w:r w:rsidRPr="00D654BE">
        <w:rPr>
          <w:b/>
          <w:bCs/>
        </w:rPr>
        <w:t>Conflict of Interest</w:t>
      </w:r>
    </w:p>
    <w:p w14:paraId="649B3283" w14:textId="02B3BAA5" w:rsidR="00A84B78" w:rsidRPr="00D654BE" w:rsidRDefault="00A84B78" w:rsidP="00D654BE">
      <w:pPr>
        <w:jc w:val="both"/>
      </w:pPr>
      <w:r w:rsidRPr="00D654BE">
        <w:t>The authors declare no conflict of interest</w:t>
      </w:r>
      <w:ins w:id="1033" w:author="abahl02@student.ubc.ca" w:date="2023-07-21T13:51:00Z">
        <w:r w:rsidR="00D57340">
          <w:t>.</w:t>
        </w:r>
      </w:ins>
    </w:p>
    <w:p w14:paraId="7A722C4F" w14:textId="77777777" w:rsidR="00474087" w:rsidRPr="00D654BE" w:rsidRDefault="00474087" w:rsidP="00D654BE">
      <w:pPr>
        <w:jc w:val="both"/>
        <w:rPr>
          <w:b/>
          <w:bCs/>
          <w:sz w:val="28"/>
          <w:szCs w:val="28"/>
        </w:rPr>
      </w:pPr>
      <w:bookmarkStart w:id="1034" w:name="_q4ot7tonit2n" w:colFirst="0" w:colLast="0"/>
      <w:bookmarkEnd w:id="1034"/>
    </w:p>
    <w:p w14:paraId="0797C901" w14:textId="6BC042BA" w:rsidR="008C2A26" w:rsidRPr="00D654BE" w:rsidRDefault="00000000" w:rsidP="00D654BE">
      <w:pPr>
        <w:jc w:val="both"/>
      </w:pPr>
      <w:r w:rsidRPr="00D654BE">
        <w:rPr>
          <w:b/>
          <w:bCs/>
        </w:rPr>
        <w:t>Acknowledgments</w:t>
      </w:r>
      <w:r w:rsidRPr="00D654BE">
        <w:t xml:space="preserve"> </w:t>
      </w:r>
    </w:p>
    <w:p w14:paraId="576E5F5D" w14:textId="77777777" w:rsidR="00C46B4C" w:rsidRDefault="00C46B4C">
      <w:pPr>
        <w:spacing w:line="360" w:lineRule="auto"/>
        <w:jc w:val="both"/>
      </w:pPr>
    </w:p>
    <w:p w14:paraId="47DFF9C0" w14:textId="1D58ABB6" w:rsidR="003616FE" w:rsidRDefault="008C2A26" w:rsidP="003616FE">
      <w:pPr>
        <w:spacing w:line="360" w:lineRule="auto"/>
        <w:jc w:val="both"/>
        <w:rPr>
          <w:b/>
        </w:rPr>
      </w:pPr>
      <w:r w:rsidRPr="008C2A26">
        <w:rPr>
          <w:b/>
        </w:rPr>
        <w:t>References</w:t>
      </w:r>
    </w:p>
    <w:p w14:paraId="6EB433AA" w14:textId="0827C541" w:rsidR="008C2A26" w:rsidRDefault="003616FE" w:rsidP="00D654BE">
      <w:pPr>
        <w:widowControl w:val="0"/>
        <w:pBdr>
          <w:top w:val="nil"/>
          <w:left w:val="nil"/>
          <w:bottom w:val="nil"/>
          <w:right w:val="nil"/>
          <w:between w:val="nil"/>
        </w:pBdr>
        <w:spacing w:line="360" w:lineRule="auto"/>
        <w:ind w:left="720" w:hanging="720"/>
        <w:jc w:val="both"/>
      </w:pPr>
      <w:hyperlink r:id="rId34">
        <w:r>
          <w:t xml:space="preserve">Atkinson, Angus, Rachael S. Shreeve, Andrew G. Hirst, Peter Rothery, Geraint A. Tarling, David W. Pond, Rebecca E. Korb, Eugene J. Murphy, and Jonathon L. Watkins. 2006. “Natural Growth Rates in Antarctic Krill (Euphausia Superba): II. Predictive Models Based on Food, Temperature, Body Length, Sex, and Maturity Stage.” </w:t>
        </w:r>
      </w:hyperlink>
      <w:hyperlink r:id="rId35">
        <w:r>
          <w:rPr>
            <w:i/>
          </w:rPr>
          <w:t>Limnology and Oceanography</w:t>
        </w:r>
      </w:hyperlink>
      <w:hyperlink r:id="rId36">
        <w:r>
          <w:t xml:space="preserve"> 51 (2): 973–87. </w:t>
        </w:r>
      </w:hyperlink>
      <w:hyperlink r:id="rId37">
        <w:r>
          <w:rPr>
            <w:color w:val="1155CC"/>
            <w:u w:val="single"/>
          </w:rPr>
          <w:t>https://doi.org/10.4319/lo.2006.51.2.0973</w:t>
        </w:r>
      </w:hyperlink>
      <w:hyperlink r:id="rId38">
        <w:r>
          <w:t>.</w:t>
        </w:r>
      </w:hyperlink>
    </w:p>
    <w:p w14:paraId="46CFED5F" w14:textId="77777777" w:rsidR="008C2A26" w:rsidRPr="008C2A26" w:rsidRDefault="008C2A26" w:rsidP="00D654BE">
      <w:pPr>
        <w:pStyle w:val="Bibliography"/>
        <w:spacing w:line="360" w:lineRule="auto"/>
      </w:pPr>
      <w:r>
        <w:fldChar w:fldCharType="begin"/>
      </w:r>
      <w:r>
        <w:instrText xml:space="preserve"> ADDIN ZOTERO_BIBL {"uncited":[],"omitted":[],"custom":[]} CSL_BIBLIOGRAPHY </w:instrText>
      </w:r>
      <w:r>
        <w:fldChar w:fldCharType="separate"/>
      </w:r>
      <w:proofErr w:type="spellStart"/>
      <w:r w:rsidRPr="008C2A26">
        <w:t>Bahlburg</w:t>
      </w:r>
      <w:proofErr w:type="spellEnd"/>
      <w:r w:rsidRPr="008C2A26">
        <w:t xml:space="preserve">, Dominik, Bettina Meyer, and Uta Berger. 2021. “The Impact of Seasonal Regulation of Metabolism on the Life History of Antarctic Krill.” </w:t>
      </w:r>
      <w:r w:rsidRPr="008C2A26">
        <w:rPr>
          <w:i/>
          <w:iCs/>
        </w:rPr>
        <w:t>Ecological Modelling</w:t>
      </w:r>
      <w:r w:rsidRPr="008C2A26">
        <w:t xml:space="preserve"> 442 (January). https://doi.org/10.1016/j.ecolmodel.2021.109427.</w:t>
      </w:r>
    </w:p>
    <w:p w14:paraId="31D23D97" w14:textId="77777777" w:rsidR="008C2A26" w:rsidRPr="008C2A26" w:rsidRDefault="008C2A26" w:rsidP="00D654BE">
      <w:pPr>
        <w:pStyle w:val="Bibliography"/>
        <w:spacing w:line="360" w:lineRule="auto"/>
      </w:pPr>
      <w:proofErr w:type="spellStart"/>
      <w:r w:rsidRPr="008C2A26">
        <w:t>Bahlburg</w:t>
      </w:r>
      <w:proofErr w:type="spellEnd"/>
      <w:r w:rsidRPr="008C2A26">
        <w:t xml:space="preserve">, Dominik, Sally Thorpe, Bettina Meyer, Uta Berger, and Eugene Murphy. 2023. “Intercomparison of Growth Models for Antarctic Krill </w:t>
      </w:r>
      <w:proofErr w:type="gramStart"/>
      <w:r w:rsidRPr="008C2A26">
        <w:t xml:space="preserve">( </w:t>
      </w:r>
      <w:r w:rsidRPr="008C2A26">
        <w:rPr>
          <w:i/>
          <w:iCs/>
        </w:rPr>
        <w:t>Euphausia</w:t>
      </w:r>
      <w:proofErr w:type="gramEnd"/>
      <w:r w:rsidRPr="008C2A26">
        <w:rPr>
          <w:i/>
          <w:iCs/>
        </w:rPr>
        <w:t xml:space="preserve"> Superba</w:t>
      </w:r>
      <w:r w:rsidRPr="008C2A26">
        <w:t xml:space="preserve"> ): </w:t>
      </w:r>
      <w:r w:rsidRPr="008C2A26">
        <w:lastRenderedPageBreak/>
        <w:t>Towards a Generalised Understanding.” Preprint. Ecology. https://doi.org/10.1101/2023.05.09.540012.</w:t>
      </w:r>
    </w:p>
    <w:p w14:paraId="699188CB" w14:textId="77777777" w:rsidR="008C2A26" w:rsidRPr="008C2A26" w:rsidRDefault="008C2A26" w:rsidP="00D654BE">
      <w:pPr>
        <w:pStyle w:val="Bibliography"/>
        <w:spacing w:line="360" w:lineRule="auto"/>
      </w:pPr>
      <w:r w:rsidRPr="008C2A26">
        <w:t xml:space="preserve">Bernard, Kim S., Kirsten B. Steinke, and Julia M. Fontana. 2022. “Winter Condition, Physiology, and Growth Potential of Juvenile Antarctic Krill.” </w:t>
      </w:r>
      <w:r w:rsidRPr="008C2A26">
        <w:rPr>
          <w:i/>
          <w:iCs/>
        </w:rPr>
        <w:t>Frontiers in Marine Science</w:t>
      </w:r>
      <w:r w:rsidRPr="008C2A26">
        <w:t xml:space="preserve"> 9. https://www.frontiersin.org/articles/10.3389/fmars.2022.990853.</w:t>
      </w:r>
    </w:p>
    <w:p w14:paraId="0E6D0A7B" w14:textId="77777777" w:rsidR="003616FE" w:rsidRDefault="008C2A26" w:rsidP="003616FE">
      <w:pPr>
        <w:widowControl w:val="0"/>
        <w:pBdr>
          <w:top w:val="nil"/>
          <w:left w:val="nil"/>
          <w:bottom w:val="nil"/>
          <w:right w:val="nil"/>
          <w:between w:val="nil"/>
        </w:pBdr>
        <w:spacing w:line="360" w:lineRule="auto"/>
        <w:ind w:left="720" w:hanging="720"/>
        <w:jc w:val="both"/>
      </w:pPr>
      <w:proofErr w:type="spellStart"/>
      <w:r w:rsidRPr="008C2A26">
        <w:t>Biscontin</w:t>
      </w:r>
      <w:proofErr w:type="spellEnd"/>
      <w:r w:rsidRPr="008C2A26">
        <w:t xml:space="preserve">, Alberto, Thomas Wallach, Gabriele Sales, Astrid </w:t>
      </w:r>
      <w:proofErr w:type="spellStart"/>
      <w:r w:rsidRPr="008C2A26">
        <w:t>Grudziecki</w:t>
      </w:r>
      <w:proofErr w:type="spellEnd"/>
      <w:r w:rsidRPr="008C2A26">
        <w:t xml:space="preserve">, Leonard Janke, Elena Sartori, Cristiano Bertolucci, et al. 2017. “Functional Characterization of the Circadian Clock in the Antarctic Krill, Euphausia Superba.” </w:t>
      </w:r>
      <w:r w:rsidRPr="008C2A26">
        <w:rPr>
          <w:i/>
          <w:iCs/>
        </w:rPr>
        <w:t>Scientific Reports</w:t>
      </w:r>
      <w:r w:rsidRPr="008C2A26">
        <w:t xml:space="preserve"> 7 (1): 17742. https://doi.org/10.1038/s41598-017-18009-2.</w:t>
      </w:r>
    </w:p>
    <w:p w14:paraId="0837BBEC" w14:textId="77777777" w:rsidR="003616FE" w:rsidRDefault="003616FE" w:rsidP="003616FE">
      <w:pPr>
        <w:widowControl w:val="0"/>
        <w:pBdr>
          <w:top w:val="nil"/>
          <w:left w:val="nil"/>
          <w:bottom w:val="nil"/>
          <w:right w:val="nil"/>
          <w:between w:val="nil"/>
        </w:pBdr>
        <w:spacing w:line="360" w:lineRule="auto"/>
        <w:ind w:left="720" w:hanging="720"/>
        <w:jc w:val="both"/>
      </w:pPr>
      <w:hyperlink r:id="rId39">
        <w:r>
          <w:t xml:space="preserve">Cavan, E. L., A. Belcher, A. Atkinson, S. L. Hill, S. Kawaguchi, S. McCormack, B. Meyer, et al. 2019. “The Importance of Antarctic Krill in Biogeochemical Cycles.” </w:t>
        </w:r>
      </w:hyperlink>
      <w:hyperlink r:id="rId40">
        <w:r>
          <w:rPr>
            <w:i/>
          </w:rPr>
          <w:t>Nature Communications</w:t>
        </w:r>
      </w:hyperlink>
      <w:hyperlink r:id="rId41">
        <w:r>
          <w:t xml:space="preserve"> 10 (1): 4742. </w:t>
        </w:r>
      </w:hyperlink>
      <w:hyperlink r:id="rId42">
        <w:r>
          <w:rPr>
            <w:color w:val="1155CC"/>
            <w:u w:val="single"/>
          </w:rPr>
          <w:t>https://doi.org/10.1038/s41467-019-12668-7</w:t>
        </w:r>
      </w:hyperlink>
      <w:hyperlink r:id="rId43">
        <w:r>
          <w:t>.</w:t>
        </w:r>
      </w:hyperlink>
    </w:p>
    <w:p w14:paraId="0F39C3C4" w14:textId="5D30F8CA" w:rsidR="008C2A26" w:rsidRPr="008C2A26" w:rsidRDefault="008C2A26" w:rsidP="00D654BE">
      <w:pPr>
        <w:pStyle w:val="Bibliography"/>
        <w:spacing w:line="360" w:lineRule="auto"/>
      </w:pPr>
    </w:p>
    <w:p w14:paraId="3617FEE2" w14:textId="77777777" w:rsidR="008C2A26" w:rsidRPr="008C2A26" w:rsidRDefault="008C2A26" w:rsidP="00D654BE">
      <w:pPr>
        <w:pStyle w:val="Bibliography"/>
        <w:spacing w:line="360" w:lineRule="auto"/>
      </w:pPr>
      <w:r w:rsidRPr="008C2A26">
        <w:t xml:space="preserve">Conroy, John A, Christian S Reiss, </w:t>
      </w:r>
      <w:proofErr w:type="spellStart"/>
      <w:r w:rsidRPr="008C2A26">
        <w:t>Miram</w:t>
      </w:r>
      <w:proofErr w:type="spellEnd"/>
      <w:r w:rsidRPr="008C2A26">
        <w:t xml:space="preserve"> R </w:t>
      </w:r>
      <w:proofErr w:type="spellStart"/>
      <w:r w:rsidRPr="008C2A26">
        <w:t>Gleiber</w:t>
      </w:r>
      <w:proofErr w:type="spellEnd"/>
      <w:r w:rsidRPr="008C2A26">
        <w:t xml:space="preserve">, and Deborah K Steinberg. 2020. “Linking Antarctic Krill Larval Supply and Recruitment along the Antarctic Peninsula.” </w:t>
      </w:r>
      <w:r w:rsidRPr="008C2A26">
        <w:rPr>
          <w:i/>
          <w:iCs/>
        </w:rPr>
        <w:t>Integrative and Comparative Biology</w:t>
      </w:r>
      <w:r w:rsidRPr="008C2A26">
        <w:t xml:space="preserve"> 60 (6): 1386–1400. https://doi.org/10.1093/icb/icaa111.</w:t>
      </w:r>
    </w:p>
    <w:p w14:paraId="519A0548" w14:textId="77777777" w:rsidR="008C2A26" w:rsidRDefault="008C2A26" w:rsidP="00D654BE">
      <w:pPr>
        <w:pStyle w:val="Bibliography"/>
        <w:spacing w:line="360" w:lineRule="auto"/>
      </w:pPr>
      <w:r w:rsidRPr="008C2A26">
        <w:t xml:space="preserve">Constable, Andrew John, and So Kawaguchi. 2018. “Modelling Growth and Reproduction of Antarctic Krill, Euphausia Superba, Based on Temperature, Food and Resource Allocation amongst Life History Functions.” Edited by Stéphane Plourde. </w:t>
      </w:r>
      <w:r w:rsidRPr="008C2A26">
        <w:rPr>
          <w:i/>
          <w:iCs/>
        </w:rPr>
        <w:t>ICES Journal of Marine Science</w:t>
      </w:r>
      <w:r w:rsidRPr="008C2A26">
        <w:t xml:space="preserve"> 75 (2): 738–50. https://doi.org/10.1093/icesjms/fsx190.</w:t>
      </w:r>
    </w:p>
    <w:p w14:paraId="4E006E41" w14:textId="0638B205" w:rsidR="003616FE" w:rsidRPr="003616FE" w:rsidRDefault="003616FE" w:rsidP="00D654BE">
      <w:pPr>
        <w:widowControl w:val="0"/>
        <w:pBdr>
          <w:top w:val="nil"/>
          <w:left w:val="nil"/>
          <w:bottom w:val="nil"/>
          <w:right w:val="nil"/>
          <w:between w:val="nil"/>
        </w:pBdr>
        <w:spacing w:line="360" w:lineRule="auto"/>
        <w:ind w:left="720" w:hanging="720"/>
        <w:jc w:val="both"/>
      </w:pPr>
      <w:hyperlink r:id="rId44">
        <w:r>
          <w:t xml:space="preserve">Cresswell, Katherine A., Geraint A. Tarling, Sally E. Thorpe, Michael T. Burrows, John Wiedenmann, and Marc Mangel. 2009. “Diel Vertical Migration of Antarctic Krill (Euphausia Superba) Is Flexible during Advection across the Scotia Sea.” </w:t>
        </w:r>
      </w:hyperlink>
      <w:hyperlink r:id="rId45">
        <w:r>
          <w:rPr>
            <w:i/>
          </w:rPr>
          <w:t>Journal of Plankton Research</w:t>
        </w:r>
      </w:hyperlink>
      <w:hyperlink r:id="rId46">
        <w:r>
          <w:t xml:space="preserve"> 31 (10): 1265–81. </w:t>
        </w:r>
      </w:hyperlink>
      <w:hyperlink r:id="rId47">
        <w:r>
          <w:rPr>
            <w:color w:val="1155CC"/>
            <w:u w:val="single"/>
          </w:rPr>
          <w:t>https://doi.org/10.1093/plankt/fbp062</w:t>
        </w:r>
      </w:hyperlink>
      <w:hyperlink r:id="rId48">
        <w:r>
          <w:t>.</w:t>
        </w:r>
      </w:hyperlink>
    </w:p>
    <w:p w14:paraId="1CC98B8D" w14:textId="77777777" w:rsidR="008C2A26" w:rsidRPr="008C2A26" w:rsidRDefault="008C2A26" w:rsidP="00D654BE">
      <w:pPr>
        <w:pStyle w:val="Bibliography"/>
        <w:spacing w:line="360" w:lineRule="auto"/>
      </w:pPr>
      <w:r w:rsidRPr="008C2A26">
        <w:t xml:space="preserve">De La Mare, William K. 1994. “Modelling Krill Recruitment.” </w:t>
      </w:r>
      <w:r w:rsidRPr="008C2A26">
        <w:rPr>
          <w:i/>
          <w:iCs/>
        </w:rPr>
        <w:t>CCAMLR Science</w:t>
      </w:r>
      <w:r w:rsidRPr="008C2A26">
        <w:t xml:space="preserve"> 1: 49–54.</w:t>
      </w:r>
    </w:p>
    <w:p w14:paraId="7AFB6561" w14:textId="77777777" w:rsidR="008C2A26" w:rsidRDefault="008C2A26" w:rsidP="00D654BE">
      <w:pPr>
        <w:pStyle w:val="Bibliography"/>
        <w:spacing w:line="360" w:lineRule="auto"/>
      </w:pPr>
      <w:proofErr w:type="spellStart"/>
      <w:r w:rsidRPr="008C2A26">
        <w:t>Fach</w:t>
      </w:r>
      <w:proofErr w:type="spellEnd"/>
      <w:r w:rsidRPr="008C2A26">
        <w:t xml:space="preserve">, Ba, </w:t>
      </w:r>
      <w:proofErr w:type="spellStart"/>
      <w:r w:rsidRPr="008C2A26">
        <w:t>Ee</w:t>
      </w:r>
      <w:proofErr w:type="spellEnd"/>
      <w:r w:rsidRPr="008C2A26">
        <w:t xml:space="preserve"> Hofmann, and </w:t>
      </w:r>
      <w:proofErr w:type="spellStart"/>
      <w:r w:rsidRPr="008C2A26">
        <w:t>Ej</w:t>
      </w:r>
      <w:proofErr w:type="spellEnd"/>
      <w:r w:rsidRPr="008C2A26">
        <w:t xml:space="preserve"> Murphy. 2002. “</w:t>
      </w:r>
      <w:proofErr w:type="spellStart"/>
      <w:r w:rsidRPr="008C2A26">
        <w:t>Modeling</w:t>
      </w:r>
      <w:proofErr w:type="spellEnd"/>
      <w:r w:rsidRPr="008C2A26">
        <w:t xml:space="preserve"> Studies of Antarctic Krill Euphausia Superba Survival during Transport across the Scotia Sea.” </w:t>
      </w:r>
      <w:r w:rsidRPr="008C2A26">
        <w:rPr>
          <w:i/>
          <w:iCs/>
        </w:rPr>
        <w:t>Marine Ecology Progress Series</w:t>
      </w:r>
      <w:r w:rsidRPr="008C2A26">
        <w:t xml:space="preserve"> 231: 187–203. https://doi.org/10.3354/meps231187.</w:t>
      </w:r>
    </w:p>
    <w:p w14:paraId="1B5C0AB6" w14:textId="566372E9" w:rsidR="003616FE" w:rsidRDefault="003616FE" w:rsidP="003616FE">
      <w:pPr>
        <w:widowControl w:val="0"/>
        <w:pBdr>
          <w:top w:val="nil"/>
          <w:left w:val="nil"/>
          <w:bottom w:val="nil"/>
          <w:right w:val="nil"/>
          <w:between w:val="nil"/>
        </w:pBdr>
        <w:spacing w:line="360" w:lineRule="auto"/>
        <w:ind w:left="720" w:hanging="720"/>
        <w:jc w:val="both"/>
      </w:pPr>
      <w:hyperlink r:id="rId49">
        <w:r>
          <w:t xml:space="preserve">Fach, Bettina A., Bettina Meyer, Dieter Wolf-Gladrow, and Ulrich Bathmann. 2008. “Biochemically Based Modeling Study of Antarctic Krill Euphausia Superba Growth and Development.” </w:t>
        </w:r>
      </w:hyperlink>
      <w:hyperlink r:id="rId50">
        <w:r>
          <w:rPr>
            <w:i/>
          </w:rPr>
          <w:t>Marine Ecology Progress Series</w:t>
        </w:r>
      </w:hyperlink>
      <w:hyperlink r:id="rId51">
        <w:r>
          <w:t xml:space="preserve"> 360 (May): 147–61. </w:t>
        </w:r>
      </w:hyperlink>
      <w:hyperlink r:id="rId52">
        <w:r>
          <w:rPr>
            <w:color w:val="1155CC"/>
            <w:u w:val="single"/>
          </w:rPr>
          <w:t>https://doi.org/10.3354/meps07366</w:t>
        </w:r>
      </w:hyperlink>
      <w:hyperlink r:id="rId53">
        <w:r>
          <w:t>.</w:t>
        </w:r>
      </w:hyperlink>
    </w:p>
    <w:p w14:paraId="50617199" w14:textId="3B7AEFFB" w:rsidR="003616FE" w:rsidRDefault="003616FE" w:rsidP="003616FE">
      <w:pPr>
        <w:widowControl w:val="0"/>
        <w:pBdr>
          <w:top w:val="nil"/>
          <w:left w:val="nil"/>
          <w:bottom w:val="nil"/>
          <w:right w:val="nil"/>
          <w:between w:val="nil"/>
        </w:pBdr>
        <w:spacing w:line="360" w:lineRule="auto"/>
        <w:ind w:left="720" w:hanging="720"/>
        <w:jc w:val="both"/>
      </w:pPr>
      <w:r>
        <w:t xml:space="preserve">Flores, H. </w:t>
      </w:r>
      <w:r>
        <w:rPr>
          <w:i/>
        </w:rPr>
        <w:t>et al.</w:t>
      </w:r>
      <w:r>
        <w:t xml:space="preserve"> (2012) ‘Impact of climate change on Antarctic krill’, </w:t>
      </w:r>
      <w:r>
        <w:rPr>
          <w:i/>
        </w:rPr>
        <w:t>Marine Ecology Progress Series</w:t>
      </w:r>
      <w:r>
        <w:t xml:space="preserve">, 458, pp. 1–19. </w:t>
      </w:r>
      <w:proofErr w:type="spellStart"/>
      <w:r>
        <w:t>doi</w:t>
      </w:r>
      <w:proofErr w:type="spellEnd"/>
      <w:r>
        <w:t>: 10.3354/meps09831.</w:t>
      </w:r>
    </w:p>
    <w:p w14:paraId="6D785DFB" w14:textId="6F2D4395" w:rsidR="003616FE" w:rsidRPr="003616FE" w:rsidRDefault="003616FE" w:rsidP="00D654BE">
      <w:pPr>
        <w:widowControl w:val="0"/>
        <w:pBdr>
          <w:top w:val="nil"/>
          <w:left w:val="nil"/>
          <w:bottom w:val="nil"/>
          <w:right w:val="nil"/>
          <w:between w:val="nil"/>
        </w:pBdr>
        <w:spacing w:line="360" w:lineRule="auto"/>
        <w:ind w:left="720" w:hanging="720"/>
        <w:jc w:val="both"/>
      </w:pPr>
      <w:hyperlink r:id="rId54">
        <w:r>
          <w:t xml:space="preserve">Green, David B., Sophie Bestley, Stuart P. Corney, Rowan Trebilco, Patrick Lehodey, and Mark A. Hindell. 2021. “Modeling Antarctic Krill Circumpolar Spawning Habitat Quality </w:t>
        </w:r>
        <w:r>
          <w:lastRenderedPageBreak/>
          <w:t xml:space="preserve">to Identify Regions With Potential to Support High Larval Production.” </w:t>
        </w:r>
      </w:hyperlink>
      <w:hyperlink r:id="rId55">
        <w:r>
          <w:rPr>
            <w:i/>
          </w:rPr>
          <w:t>Geophysical Research Letters</w:t>
        </w:r>
      </w:hyperlink>
      <w:hyperlink r:id="rId56">
        <w:r>
          <w:t xml:space="preserve"> 48 (12): e2020GL091206. </w:t>
        </w:r>
      </w:hyperlink>
      <w:hyperlink r:id="rId57">
        <w:r>
          <w:rPr>
            <w:color w:val="1155CC"/>
            <w:u w:val="single"/>
          </w:rPr>
          <w:t>https://doi.org/10.1029/2020GL091206</w:t>
        </w:r>
      </w:hyperlink>
      <w:hyperlink r:id="rId58">
        <w:r>
          <w:t>.</w:t>
        </w:r>
      </w:hyperlink>
    </w:p>
    <w:p w14:paraId="196D2D2E" w14:textId="77777777" w:rsidR="008C2A26" w:rsidRDefault="008C2A26" w:rsidP="00D654BE">
      <w:pPr>
        <w:pStyle w:val="Bibliography"/>
        <w:spacing w:line="360" w:lineRule="auto"/>
      </w:pPr>
      <w:r w:rsidRPr="008C2A26">
        <w:t xml:space="preserve">Groeneveld, Jürgen, Karin </w:t>
      </w:r>
      <w:proofErr w:type="spellStart"/>
      <w:r w:rsidRPr="008C2A26">
        <w:t>Johst</w:t>
      </w:r>
      <w:proofErr w:type="spellEnd"/>
      <w:r w:rsidRPr="008C2A26">
        <w:t xml:space="preserve">, So Kawaguchi, Bettina Meyer, Mathias Teschke, and Volker Grimm. 2015. “How Biological Clocks and Changing Environmental Conditions Determine Local Population Growth and Species Distribution in Antarctic Krill (Euphausia Superba): A Conceptual Model.” </w:t>
      </w:r>
      <w:r w:rsidRPr="008C2A26">
        <w:rPr>
          <w:i/>
          <w:iCs/>
        </w:rPr>
        <w:t>Ecological Modelling</w:t>
      </w:r>
      <w:r w:rsidRPr="008C2A26">
        <w:t xml:space="preserve"> 303 (May): 78–86. https://doi.org/10.1016/j.ecolmodel.2015.02.009.</w:t>
      </w:r>
    </w:p>
    <w:p w14:paraId="0C4A9EB0" w14:textId="6A794A0D" w:rsidR="003616FE" w:rsidRPr="003616FE" w:rsidRDefault="003616FE" w:rsidP="00D654BE">
      <w:pPr>
        <w:widowControl w:val="0"/>
        <w:pBdr>
          <w:top w:val="nil"/>
          <w:left w:val="nil"/>
          <w:bottom w:val="nil"/>
          <w:right w:val="nil"/>
          <w:between w:val="nil"/>
        </w:pBdr>
        <w:spacing w:line="360" w:lineRule="auto"/>
        <w:ind w:left="720" w:hanging="720"/>
        <w:jc w:val="both"/>
      </w:pPr>
      <w:hyperlink r:id="rId59">
        <w:r>
          <w:t xml:space="preserve">Hill, Simeon L., Tony Phillips, and Angus Atkinson. 2013. “Potential Climate Change Effects on the Habitat of Antarctic Krill in the Weddell Quadrant of the Southern Ocean.” </w:t>
        </w:r>
      </w:hyperlink>
      <w:hyperlink r:id="rId60">
        <w:r>
          <w:rPr>
            <w:i/>
          </w:rPr>
          <w:t>PLOS ONE</w:t>
        </w:r>
      </w:hyperlink>
      <w:hyperlink r:id="rId61">
        <w:r>
          <w:t xml:space="preserve"> 8 (8): e72246. </w:t>
        </w:r>
      </w:hyperlink>
      <w:hyperlink r:id="rId62">
        <w:r>
          <w:rPr>
            <w:color w:val="1155CC"/>
            <w:u w:val="single"/>
          </w:rPr>
          <w:t>https://doi.org/10.1371/journal.pone.0072246</w:t>
        </w:r>
      </w:hyperlink>
      <w:hyperlink r:id="rId63">
        <w:r>
          <w:t>.</w:t>
        </w:r>
      </w:hyperlink>
    </w:p>
    <w:p w14:paraId="0C6B099E" w14:textId="77777777" w:rsidR="008C2A26" w:rsidRPr="008C2A26" w:rsidRDefault="008C2A26" w:rsidP="00D654BE">
      <w:pPr>
        <w:pStyle w:val="Bibliography"/>
        <w:spacing w:line="360" w:lineRule="auto"/>
      </w:pPr>
      <w:r w:rsidRPr="008C2A26">
        <w:t xml:space="preserve">Hofmann, </w:t>
      </w:r>
      <w:proofErr w:type="spellStart"/>
      <w:r w:rsidRPr="008C2A26">
        <w:t>Ee</w:t>
      </w:r>
      <w:proofErr w:type="spellEnd"/>
      <w:r w:rsidRPr="008C2A26">
        <w:t xml:space="preserve">, and Cm </w:t>
      </w:r>
      <w:proofErr w:type="spellStart"/>
      <w:r w:rsidRPr="008C2A26">
        <w:t>Lascara</w:t>
      </w:r>
      <w:proofErr w:type="spellEnd"/>
      <w:r w:rsidRPr="008C2A26">
        <w:t>. 2000. “</w:t>
      </w:r>
      <w:proofErr w:type="spellStart"/>
      <w:r w:rsidRPr="008C2A26">
        <w:t>Modeling</w:t>
      </w:r>
      <w:proofErr w:type="spellEnd"/>
      <w:r w:rsidRPr="008C2A26">
        <w:t xml:space="preserve"> the Growth Dynamics of Antarctic Krill Euphausia Superba.” </w:t>
      </w:r>
      <w:r w:rsidRPr="008C2A26">
        <w:rPr>
          <w:i/>
          <w:iCs/>
        </w:rPr>
        <w:t>Marine Ecology Progress Series</w:t>
      </w:r>
      <w:r w:rsidRPr="008C2A26">
        <w:t xml:space="preserve"> 194: 219–31. https://doi.org/10.3354/meps194219.</w:t>
      </w:r>
    </w:p>
    <w:p w14:paraId="015CA5F4" w14:textId="77777777" w:rsidR="008C2A26" w:rsidRPr="008C2A26" w:rsidRDefault="008C2A26" w:rsidP="00D654BE">
      <w:pPr>
        <w:pStyle w:val="Bibliography"/>
        <w:spacing w:line="360" w:lineRule="auto"/>
      </w:pPr>
      <w:r w:rsidRPr="008C2A26">
        <w:t xml:space="preserve">Hofmann, Eileen E., Jorge E. Capella, Robin M. Ross, and Langdon B. </w:t>
      </w:r>
      <w:proofErr w:type="spellStart"/>
      <w:r w:rsidRPr="008C2A26">
        <w:t>Quetin</w:t>
      </w:r>
      <w:proofErr w:type="spellEnd"/>
      <w:r w:rsidRPr="008C2A26">
        <w:t xml:space="preserve">. 1992. “Models of the Early Life History of Euphausia Superba—Part I. Time and Temperature Dependence during the Descent-Ascent Cycle.” </w:t>
      </w:r>
      <w:r w:rsidRPr="008C2A26">
        <w:rPr>
          <w:i/>
          <w:iCs/>
        </w:rPr>
        <w:t>Deep Sea Research Part A. Oceanographic Research Papers</w:t>
      </w:r>
      <w:r w:rsidRPr="008C2A26">
        <w:t xml:space="preserve"> 39 (7): 1177–1200. https://doi.org/10.1016/0198-0149(92)90063-Y.</w:t>
      </w:r>
    </w:p>
    <w:p w14:paraId="5A5733EB" w14:textId="77777777" w:rsidR="008C2A26" w:rsidRPr="008C2A26" w:rsidRDefault="008C2A26" w:rsidP="00D654BE">
      <w:pPr>
        <w:pStyle w:val="Bibliography"/>
        <w:spacing w:line="360" w:lineRule="auto"/>
      </w:pPr>
      <w:r w:rsidRPr="00D654BE">
        <w:rPr>
          <w:lang w:val="de-DE"/>
        </w:rPr>
        <w:t xml:space="preserve">Hofmann, Eileen E, and Yusuf Sinan </w:t>
      </w:r>
      <w:proofErr w:type="spellStart"/>
      <w:r w:rsidRPr="00D654BE">
        <w:rPr>
          <w:lang w:val="de-DE"/>
        </w:rPr>
        <w:t>Hüsrevoğlu</w:t>
      </w:r>
      <w:proofErr w:type="spellEnd"/>
      <w:r w:rsidRPr="00D654BE">
        <w:rPr>
          <w:lang w:val="de-DE"/>
        </w:rPr>
        <w:t xml:space="preserve">. </w:t>
      </w:r>
      <w:r w:rsidRPr="008C2A26">
        <w:t xml:space="preserve">2003. “A Circumpolar </w:t>
      </w:r>
      <w:proofErr w:type="spellStart"/>
      <w:r w:rsidRPr="008C2A26">
        <w:t>Modeling</w:t>
      </w:r>
      <w:proofErr w:type="spellEnd"/>
      <w:r w:rsidRPr="008C2A26">
        <w:t xml:space="preserve"> Study of Habitat Control of Antarctic Krill (Euphausia Superba) Reproductive Success.” </w:t>
      </w:r>
      <w:r w:rsidRPr="008C2A26">
        <w:rPr>
          <w:i/>
          <w:iCs/>
        </w:rPr>
        <w:t>Deep Sea Research Part II: Topical Studies in Oceanography</w:t>
      </w:r>
      <w:r w:rsidRPr="008C2A26">
        <w:t xml:space="preserve">, The US JGOFS Synthesis and </w:t>
      </w:r>
      <w:proofErr w:type="spellStart"/>
      <w:r w:rsidRPr="008C2A26">
        <w:t>Modeling</w:t>
      </w:r>
      <w:proofErr w:type="spellEnd"/>
      <w:r w:rsidRPr="008C2A26">
        <w:t xml:space="preserve"> Project: Phase II, 50 (22): 3121–42. https://doi.org/10.1016/j.dsr2.2003.07.012.</w:t>
      </w:r>
    </w:p>
    <w:p w14:paraId="5E6F93A4" w14:textId="77777777" w:rsidR="008C2A26" w:rsidRDefault="008C2A26" w:rsidP="00D654BE">
      <w:pPr>
        <w:pStyle w:val="Bibliography"/>
        <w:spacing w:line="360" w:lineRule="auto"/>
      </w:pPr>
      <w:r w:rsidRPr="00D654BE">
        <w:rPr>
          <w:lang w:val="de-DE"/>
        </w:rPr>
        <w:t xml:space="preserve">Jager, T, and E </w:t>
      </w:r>
      <w:proofErr w:type="spellStart"/>
      <w:r w:rsidRPr="00D654BE">
        <w:rPr>
          <w:lang w:val="de-DE"/>
        </w:rPr>
        <w:t>Ravagnan</w:t>
      </w:r>
      <w:proofErr w:type="spellEnd"/>
      <w:r w:rsidRPr="00D654BE">
        <w:rPr>
          <w:lang w:val="de-DE"/>
        </w:rPr>
        <w:t xml:space="preserve">. </w:t>
      </w:r>
      <w:r w:rsidRPr="008C2A26">
        <w:t xml:space="preserve">2015. “Parameterising a Generic Model for the Dynamic Energy Budget of Antarctic Krill Euphausia Superba.” </w:t>
      </w:r>
      <w:r w:rsidRPr="008C2A26">
        <w:rPr>
          <w:i/>
          <w:iCs/>
        </w:rPr>
        <w:t>Marine Ecology Progress Series</w:t>
      </w:r>
      <w:r w:rsidRPr="008C2A26">
        <w:t xml:space="preserve"> 519 (January): 115–28. https://doi.org/10.3354/meps11098.</w:t>
      </w:r>
    </w:p>
    <w:p w14:paraId="3105428A" w14:textId="0300DB3E" w:rsidR="003616FE" w:rsidRPr="003616FE" w:rsidRDefault="003616FE" w:rsidP="00D654BE">
      <w:pPr>
        <w:widowControl w:val="0"/>
        <w:pBdr>
          <w:top w:val="nil"/>
          <w:left w:val="nil"/>
          <w:bottom w:val="nil"/>
          <w:right w:val="nil"/>
          <w:between w:val="nil"/>
        </w:pBdr>
        <w:spacing w:line="360" w:lineRule="auto"/>
        <w:ind w:left="720" w:hanging="720"/>
        <w:jc w:val="both"/>
      </w:pPr>
      <w:r>
        <w:t xml:space="preserve">Johnston, N. M. </w:t>
      </w:r>
      <w:r>
        <w:rPr>
          <w:i/>
        </w:rPr>
        <w:t>et al.</w:t>
      </w:r>
      <w:r>
        <w:t xml:space="preserve"> (2022) ‘Status, change and futures of zooplankton in the Southern Ocean’, </w:t>
      </w:r>
      <w:r>
        <w:rPr>
          <w:i/>
        </w:rPr>
        <w:t>Frontiers in Marine Science</w:t>
      </w:r>
      <w:r>
        <w:t xml:space="preserve">, 9(June). </w:t>
      </w:r>
      <w:proofErr w:type="spellStart"/>
      <w:r>
        <w:t>doi</w:t>
      </w:r>
      <w:proofErr w:type="spellEnd"/>
      <w:r>
        <w:t>: 10.3389/fevo.2021.624692.</w:t>
      </w:r>
    </w:p>
    <w:p w14:paraId="797FD4A4" w14:textId="77777777" w:rsidR="008C2A26" w:rsidRPr="008C2A26" w:rsidRDefault="008C2A26" w:rsidP="00D654BE">
      <w:pPr>
        <w:pStyle w:val="Bibliography"/>
        <w:spacing w:line="360" w:lineRule="auto"/>
      </w:pPr>
      <w:r w:rsidRPr="008C2A26">
        <w:t xml:space="preserve">Kawaguchi, S, Sg Candy, R King, M </w:t>
      </w:r>
      <w:proofErr w:type="spellStart"/>
      <w:r w:rsidRPr="008C2A26">
        <w:t>Naganobu</w:t>
      </w:r>
      <w:proofErr w:type="spellEnd"/>
      <w:r w:rsidRPr="008C2A26">
        <w:t xml:space="preserve">, and S Nicol. 2006. “Modelling Growth of Antarctic Krill. I. Growth Trends with Sex, Length, Season, and Region.” </w:t>
      </w:r>
      <w:r w:rsidRPr="008C2A26">
        <w:rPr>
          <w:i/>
          <w:iCs/>
        </w:rPr>
        <w:t>Marine Ecology Progress Series</w:t>
      </w:r>
      <w:r w:rsidRPr="008C2A26">
        <w:t xml:space="preserve"> 306 (January): 1–15. https://doi.org/10.3354/meps306001.</w:t>
      </w:r>
    </w:p>
    <w:p w14:paraId="380D7E28" w14:textId="77777777" w:rsidR="008C2A26" w:rsidRPr="008C2A26" w:rsidRDefault="008C2A26" w:rsidP="00D654BE">
      <w:pPr>
        <w:pStyle w:val="Bibliography"/>
        <w:spacing w:line="360" w:lineRule="auto"/>
      </w:pPr>
      <w:r w:rsidRPr="008C2A26">
        <w:t xml:space="preserve">Kawaguchi, </w:t>
      </w:r>
      <w:proofErr w:type="spellStart"/>
      <w:r w:rsidRPr="008C2A26">
        <w:t>So.</w:t>
      </w:r>
      <w:proofErr w:type="spellEnd"/>
      <w:r w:rsidRPr="008C2A26">
        <w:t xml:space="preserve"> 2016. “Reproduction and Larval Development in Antarctic Krill (Euphausia Superba).” In </w:t>
      </w:r>
      <w:r w:rsidRPr="008C2A26">
        <w:rPr>
          <w:i/>
          <w:iCs/>
        </w:rPr>
        <w:t>Biology and Ecology of Antarctic Krill</w:t>
      </w:r>
      <w:r w:rsidRPr="008C2A26">
        <w:t>, edited by Volker Siegel, 225–46. Advances in Polar Ecology. Cham: Springer International Publishing. https://doi.org/10.1007/978-3-319-29279-3_6.</w:t>
      </w:r>
    </w:p>
    <w:p w14:paraId="78AD91A1" w14:textId="77777777" w:rsidR="008C2A26" w:rsidRDefault="008C2A26" w:rsidP="00D654BE">
      <w:pPr>
        <w:pStyle w:val="Bibliography"/>
        <w:spacing w:line="360" w:lineRule="auto"/>
      </w:pPr>
      <w:r w:rsidRPr="008C2A26">
        <w:lastRenderedPageBreak/>
        <w:t xml:space="preserve">Kawaguchi, So, Toshihiro Yoshida, Luke Finley, Paul Cramp, and Stephen Nicol. 2007. “The Krill Maturity Cycle: A Conceptual Model of the Seasonal Cycle in Antarctic Krill.” </w:t>
      </w:r>
      <w:r w:rsidRPr="008C2A26">
        <w:rPr>
          <w:i/>
          <w:iCs/>
        </w:rPr>
        <w:t>Polar Biology</w:t>
      </w:r>
      <w:r w:rsidRPr="008C2A26">
        <w:t xml:space="preserve"> 30 (6): 689–98. https://doi.org/10.1007/s00300-006-0226-2.</w:t>
      </w:r>
    </w:p>
    <w:p w14:paraId="78041369" w14:textId="5AC8D94E" w:rsidR="003616FE" w:rsidRDefault="003616FE" w:rsidP="003616FE">
      <w:pPr>
        <w:widowControl w:val="0"/>
        <w:pBdr>
          <w:top w:val="nil"/>
          <w:left w:val="nil"/>
          <w:bottom w:val="nil"/>
          <w:right w:val="nil"/>
          <w:between w:val="nil"/>
        </w:pBdr>
        <w:spacing w:line="360" w:lineRule="auto"/>
        <w:ind w:left="720" w:hanging="720"/>
        <w:jc w:val="both"/>
      </w:pPr>
      <w:hyperlink r:id="rId64">
        <w:r>
          <w:t xml:space="preserve">Kawaguchi, So, Bettina Meyer, Jack Conroy, Haiting Zhang, and Emilce Florencia Rombolá. 2022. “Antarctic Krill and Its Fishery: Current Status and Challenges.” </w:t>
        </w:r>
      </w:hyperlink>
      <w:hyperlink r:id="rId65">
        <w:r>
          <w:rPr>
            <w:color w:val="1155CC"/>
            <w:u w:val="single"/>
          </w:rPr>
          <w:t>https://doi.org/10.48361/B1VP-MT19</w:t>
        </w:r>
      </w:hyperlink>
      <w:hyperlink r:id="rId66">
        <w:r>
          <w:t>.</w:t>
        </w:r>
      </w:hyperlink>
    </w:p>
    <w:p w14:paraId="2DC9C76A" w14:textId="11B60A14" w:rsidR="003616FE" w:rsidRPr="003616FE" w:rsidRDefault="003616FE" w:rsidP="00D654BE">
      <w:pPr>
        <w:widowControl w:val="0"/>
        <w:pBdr>
          <w:top w:val="nil"/>
          <w:left w:val="nil"/>
          <w:bottom w:val="nil"/>
          <w:right w:val="nil"/>
          <w:between w:val="nil"/>
        </w:pBdr>
        <w:spacing w:line="360" w:lineRule="auto"/>
        <w:ind w:left="720" w:hanging="720"/>
        <w:jc w:val="both"/>
      </w:pPr>
      <w:hyperlink r:id="rId67">
        <w:r>
          <w:t xml:space="preserve">Lehette, Pascal, Antonio Tovar-Sánchez, Carlos M. Duarte, and Santiago Hernández-León. 2012. “Krill Excretion and Its Effect on Primary Production.” </w:t>
        </w:r>
      </w:hyperlink>
      <w:hyperlink r:id="rId68">
        <w:r>
          <w:rPr>
            <w:i/>
          </w:rPr>
          <w:t>Marine Ecology Progress Series</w:t>
        </w:r>
      </w:hyperlink>
      <w:hyperlink r:id="rId69">
        <w:r>
          <w:t xml:space="preserve"> 459 (July): 29–38. </w:t>
        </w:r>
      </w:hyperlink>
      <w:hyperlink r:id="rId70">
        <w:r>
          <w:rPr>
            <w:color w:val="1155CC"/>
            <w:u w:val="single"/>
          </w:rPr>
          <w:t>https://doi.org/10.3354/meps09746</w:t>
        </w:r>
      </w:hyperlink>
      <w:hyperlink r:id="rId71">
        <w:r>
          <w:t>.</w:t>
        </w:r>
      </w:hyperlink>
    </w:p>
    <w:p w14:paraId="35B8CA2B" w14:textId="77777777" w:rsidR="008C2A26" w:rsidRDefault="008C2A26" w:rsidP="00D654BE">
      <w:pPr>
        <w:pStyle w:val="Bibliography"/>
        <w:spacing w:line="360" w:lineRule="auto"/>
      </w:pPr>
      <w:r w:rsidRPr="008C2A26">
        <w:t xml:space="preserve">Lowe, Alexander T., Robin M. Ross, Langdon B. </w:t>
      </w:r>
      <w:proofErr w:type="spellStart"/>
      <w:r w:rsidRPr="008C2A26">
        <w:t>Quetin</w:t>
      </w:r>
      <w:proofErr w:type="spellEnd"/>
      <w:r w:rsidRPr="008C2A26">
        <w:t xml:space="preserve">, Maria Vernet, and Christian H. </w:t>
      </w:r>
      <w:proofErr w:type="spellStart"/>
      <w:r w:rsidRPr="008C2A26">
        <w:t>Fritsen</w:t>
      </w:r>
      <w:proofErr w:type="spellEnd"/>
      <w:r w:rsidRPr="008C2A26">
        <w:t xml:space="preserve">. 2012. “Simulating Larval Antarctic Krill Growth and Condition Factor during Fall and Winter in Response to Environmental Variability.” </w:t>
      </w:r>
      <w:r w:rsidRPr="008C2A26">
        <w:rPr>
          <w:i/>
          <w:iCs/>
        </w:rPr>
        <w:t>Marine Ecology Progress Series</w:t>
      </w:r>
      <w:r w:rsidRPr="008C2A26">
        <w:t xml:space="preserve"> 452 (April): 27–43. https://doi.org/10.3354/meps09409.</w:t>
      </w:r>
    </w:p>
    <w:p w14:paraId="5BED13AC" w14:textId="65798BDA" w:rsidR="003616FE" w:rsidRPr="003616FE" w:rsidRDefault="003616FE" w:rsidP="00D654BE">
      <w:pPr>
        <w:widowControl w:val="0"/>
        <w:pBdr>
          <w:top w:val="nil"/>
          <w:left w:val="nil"/>
          <w:bottom w:val="nil"/>
          <w:right w:val="nil"/>
          <w:between w:val="nil"/>
        </w:pBdr>
        <w:spacing w:line="360" w:lineRule="auto"/>
        <w:ind w:left="720" w:hanging="720"/>
        <w:jc w:val="both"/>
      </w:pPr>
      <w:r>
        <w:t xml:space="preserve">McBride, M. M. </w:t>
      </w:r>
      <w:r>
        <w:rPr>
          <w:i/>
        </w:rPr>
        <w:t>et al.</w:t>
      </w:r>
      <w:r>
        <w:t xml:space="preserve"> (2021) ‘Antarctic krill Euphausia superba: spatial distribution, abundance, and management of fisheries in a changing climate’, </w:t>
      </w:r>
      <w:r>
        <w:rPr>
          <w:i/>
        </w:rPr>
        <w:t>Marine Ecology Progress Series</w:t>
      </w:r>
      <w:r>
        <w:t xml:space="preserve">, 668, pp. 185–214. </w:t>
      </w:r>
      <w:proofErr w:type="spellStart"/>
      <w:r>
        <w:t>doi</w:t>
      </w:r>
      <w:proofErr w:type="spellEnd"/>
      <w:r>
        <w:t>: 10.3354/meps13705.</w:t>
      </w:r>
    </w:p>
    <w:p w14:paraId="0D30B70E" w14:textId="77777777" w:rsidR="008C2A26" w:rsidRPr="008C2A26" w:rsidRDefault="008C2A26" w:rsidP="00D654BE">
      <w:pPr>
        <w:pStyle w:val="Bibliography"/>
        <w:spacing w:line="360" w:lineRule="auto"/>
      </w:pPr>
      <w:r w:rsidRPr="008C2A26">
        <w:t xml:space="preserve">Meyer, B., A. Atkinson, D. </w:t>
      </w:r>
      <w:proofErr w:type="spellStart"/>
      <w:r w:rsidRPr="008C2A26">
        <w:t>Stöbing</w:t>
      </w:r>
      <w:proofErr w:type="spellEnd"/>
      <w:r w:rsidRPr="008C2A26">
        <w:t xml:space="preserve">, B. </w:t>
      </w:r>
      <w:proofErr w:type="spellStart"/>
      <w:r w:rsidRPr="008C2A26">
        <w:t>Oettl</w:t>
      </w:r>
      <w:proofErr w:type="spellEnd"/>
      <w:r w:rsidRPr="008C2A26">
        <w:t xml:space="preserve">, W. Hagen, and U. V. Bathmann. 2002. “Feeding and Energy Budgets of Antarctic Krill Euphausia Superba at the Onset of Winter—I. </w:t>
      </w:r>
      <w:proofErr w:type="spellStart"/>
      <w:r w:rsidRPr="008C2A26">
        <w:t>Furcilia</w:t>
      </w:r>
      <w:proofErr w:type="spellEnd"/>
      <w:r w:rsidRPr="008C2A26">
        <w:t xml:space="preserve"> III Larvae.” </w:t>
      </w:r>
      <w:r w:rsidRPr="008C2A26">
        <w:rPr>
          <w:i/>
          <w:iCs/>
        </w:rPr>
        <w:t>Limnology and Oceanography</w:t>
      </w:r>
      <w:r w:rsidRPr="008C2A26">
        <w:t xml:space="preserve"> 47 (4): 943–52. https://doi.org/10.4319/lo.2002.47.4.0943.</w:t>
      </w:r>
    </w:p>
    <w:p w14:paraId="20EB48FD" w14:textId="77777777" w:rsidR="008C2A26" w:rsidRPr="008C2A26" w:rsidRDefault="008C2A26" w:rsidP="00D654BE">
      <w:pPr>
        <w:pStyle w:val="Bibliography"/>
        <w:spacing w:line="360" w:lineRule="auto"/>
      </w:pPr>
      <w:r w:rsidRPr="008C2A26">
        <w:t xml:space="preserve">Meyer, Bettina, Angus Atkinson, Kim S. Bernard, Andrew S. Brierley, Ryan Driscoll, Simeon L. Hill, Enrique </w:t>
      </w:r>
      <w:proofErr w:type="spellStart"/>
      <w:r w:rsidRPr="008C2A26">
        <w:t>Marschoff</w:t>
      </w:r>
      <w:proofErr w:type="spellEnd"/>
      <w:r w:rsidRPr="008C2A26">
        <w:t xml:space="preserve">, et al. 2020. “Successful Ecosystem-Based Management of Antarctic Krill Should Address Uncertainties in Krill Recruitment, Behaviour and Ecological Adaptation.” </w:t>
      </w:r>
      <w:r w:rsidRPr="008C2A26">
        <w:rPr>
          <w:i/>
          <w:iCs/>
        </w:rPr>
        <w:t>Communications Earth &amp; Environment</w:t>
      </w:r>
      <w:r w:rsidRPr="008C2A26">
        <w:t xml:space="preserve"> 1 (1): 1–12. https://doi.org/10.1038/s43247-020-00026-1.</w:t>
      </w:r>
    </w:p>
    <w:p w14:paraId="7D5BCE86" w14:textId="77777777" w:rsidR="008C2A26" w:rsidRPr="008C2A26" w:rsidRDefault="008C2A26" w:rsidP="00D654BE">
      <w:pPr>
        <w:pStyle w:val="Bibliography"/>
        <w:spacing w:line="360" w:lineRule="auto"/>
      </w:pPr>
      <w:r w:rsidRPr="008C2A26">
        <w:t xml:space="preserve">Michael, Katharina, Lavinia A. </w:t>
      </w:r>
      <w:proofErr w:type="spellStart"/>
      <w:r w:rsidRPr="008C2A26">
        <w:t>Suberg</w:t>
      </w:r>
      <w:proofErr w:type="spellEnd"/>
      <w:r w:rsidRPr="008C2A26">
        <w:t xml:space="preserve">, </w:t>
      </w:r>
      <w:proofErr w:type="spellStart"/>
      <w:r w:rsidRPr="008C2A26">
        <w:t>Wiebke</w:t>
      </w:r>
      <w:proofErr w:type="spellEnd"/>
      <w:r w:rsidRPr="008C2A26">
        <w:t xml:space="preserve"> Wessels, So Kawaguchi, and Bettina Meyer. 2021. “Facing Southern Ocean Warming: Temperature Effects on Whole Animal Performance of Antarctic Krill (Euphausia Superba).” </w:t>
      </w:r>
      <w:r w:rsidRPr="008C2A26">
        <w:rPr>
          <w:i/>
          <w:iCs/>
        </w:rPr>
        <w:t>Zoology</w:t>
      </w:r>
      <w:r w:rsidRPr="008C2A26">
        <w:t xml:space="preserve"> 146 (June): 125910. https://doi.org/10.1016/j.zool.2021.125910.</w:t>
      </w:r>
    </w:p>
    <w:p w14:paraId="460EE8DC" w14:textId="77777777" w:rsidR="008C2A26" w:rsidRPr="008C2A26" w:rsidRDefault="008C2A26" w:rsidP="00D654BE">
      <w:pPr>
        <w:pStyle w:val="Bibliography"/>
        <w:spacing w:line="360" w:lineRule="auto"/>
      </w:pPr>
      <w:r w:rsidRPr="008C2A26">
        <w:t xml:space="preserve">Mori, M, and D S Butterworth. 2006. “A First Step towards Modelling the Krill–Predator Dynamics of the Antarctic Ecosystem.” </w:t>
      </w:r>
      <w:r w:rsidRPr="008C2A26">
        <w:rPr>
          <w:i/>
          <w:iCs/>
        </w:rPr>
        <w:t>CCAMLR Sci</w:t>
      </w:r>
      <w:r w:rsidRPr="008C2A26">
        <w:t xml:space="preserve"> 13: 217–77.</w:t>
      </w:r>
    </w:p>
    <w:p w14:paraId="45081544" w14:textId="77777777" w:rsidR="008C2A26" w:rsidRPr="008C2A26" w:rsidRDefault="008C2A26" w:rsidP="00D654BE">
      <w:pPr>
        <w:pStyle w:val="Bibliography"/>
        <w:spacing w:line="360" w:lineRule="auto"/>
      </w:pPr>
      <w:r w:rsidRPr="008C2A26">
        <w:t xml:space="preserve">Murphy, E. J., J. L. Watkins, K. Reid, P. N. </w:t>
      </w:r>
      <w:proofErr w:type="spellStart"/>
      <w:r w:rsidRPr="008C2A26">
        <w:t>Trathan</w:t>
      </w:r>
      <w:proofErr w:type="spellEnd"/>
      <w:r w:rsidRPr="008C2A26">
        <w:t xml:space="preserve">, I. Everson, J. P. </w:t>
      </w:r>
      <w:proofErr w:type="spellStart"/>
      <w:r w:rsidRPr="008C2A26">
        <w:t>Croxall</w:t>
      </w:r>
      <w:proofErr w:type="spellEnd"/>
      <w:r w:rsidRPr="008C2A26">
        <w:t xml:space="preserve">, J. </w:t>
      </w:r>
      <w:proofErr w:type="spellStart"/>
      <w:r w:rsidRPr="008C2A26">
        <w:t>Priddle</w:t>
      </w:r>
      <w:proofErr w:type="spellEnd"/>
      <w:r w:rsidRPr="008C2A26">
        <w:t xml:space="preserve">, M. A. Brandon, A. S. Brierley, and E. Hofmann. 1998. “Interannual Variability of the South Georgia Marine Ecosystem: Biological and Physical Sources of Variation in the Abundance of Krill.” </w:t>
      </w:r>
      <w:r w:rsidRPr="008C2A26">
        <w:rPr>
          <w:i/>
          <w:iCs/>
        </w:rPr>
        <w:t>Fisheries Oceanography</w:t>
      </w:r>
      <w:r w:rsidRPr="008C2A26">
        <w:t xml:space="preserve"> 7 (3–4): 381–90. https://doi.org/10.1046/j.1365-2419.1998.00081.x.</w:t>
      </w:r>
    </w:p>
    <w:p w14:paraId="6224A745" w14:textId="77777777" w:rsidR="008C2A26" w:rsidRPr="008C2A26" w:rsidRDefault="008C2A26" w:rsidP="00D654BE">
      <w:pPr>
        <w:pStyle w:val="Bibliography"/>
        <w:spacing w:line="360" w:lineRule="auto"/>
      </w:pPr>
      <w:r w:rsidRPr="008C2A26">
        <w:lastRenderedPageBreak/>
        <w:t xml:space="preserve">Murphy, Eugene, </w:t>
      </w:r>
      <w:proofErr w:type="spellStart"/>
      <w:r w:rsidRPr="008C2A26">
        <w:t>Corney</w:t>
      </w:r>
      <w:proofErr w:type="spellEnd"/>
      <w:r w:rsidRPr="008C2A26">
        <w:t xml:space="preserve">, Stuart, Hofmann, Eileen, Meyer, Bettina, Johnston, Nadine, Thorpe, Sally, Brooks, Cassandra, et al. 2022. “Using Models to Improve Our Understanding of Antarctic Krill and Their Ecological Role in the Southern Ocean.” </w:t>
      </w:r>
      <w:proofErr w:type="spellStart"/>
      <w:r w:rsidRPr="008C2A26">
        <w:t>Zenodo</w:t>
      </w:r>
      <w:proofErr w:type="spellEnd"/>
      <w:r w:rsidRPr="008C2A26">
        <w:t>. https://doi.org/10.5281/ZENODO.6780069.</w:t>
      </w:r>
    </w:p>
    <w:p w14:paraId="3331EC8A" w14:textId="77777777" w:rsidR="008C2A26" w:rsidRDefault="008C2A26" w:rsidP="00D654BE">
      <w:pPr>
        <w:pStyle w:val="Bibliography"/>
        <w:spacing w:line="360" w:lineRule="auto"/>
      </w:pPr>
      <w:r w:rsidRPr="008C2A26">
        <w:t xml:space="preserve">Murphy, Eugene J., Sally E. Thorpe, Geraint A. Tarling, Jonathan L. Watkins, Sophie Fielding, and Philip Underwood. 2017. “Restricted Regions of Enhanced Growth of Antarctic Krill in the Circumpolar Southern Ocean.” </w:t>
      </w:r>
      <w:r w:rsidRPr="008C2A26">
        <w:rPr>
          <w:i/>
          <w:iCs/>
        </w:rPr>
        <w:t>Scientific Reports</w:t>
      </w:r>
      <w:r w:rsidRPr="008C2A26">
        <w:t xml:space="preserve"> 7 (July): 6963. https://doi.org/10.1038/s41598-017-07205-9.</w:t>
      </w:r>
    </w:p>
    <w:p w14:paraId="4D9F23A7" w14:textId="062DC386" w:rsidR="003616FE" w:rsidRDefault="003616FE" w:rsidP="003616FE">
      <w:pPr>
        <w:widowControl w:val="0"/>
        <w:pBdr>
          <w:top w:val="nil"/>
          <w:left w:val="nil"/>
          <w:bottom w:val="nil"/>
          <w:right w:val="nil"/>
          <w:between w:val="nil"/>
        </w:pBdr>
        <w:spacing w:line="360" w:lineRule="auto"/>
        <w:ind w:left="720" w:hanging="720"/>
        <w:jc w:val="both"/>
      </w:pPr>
      <w:hyperlink r:id="rId72">
        <w:r>
          <w:t xml:space="preserve">Pakhomov, E. A., P. W. Froneman, and R. Perissinotto. 2002. “Salp/Krill Interactions in the Southern Ocean: Spatial Segregation and Implications for the Carbon Flux.” </w:t>
        </w:r>
      </w:hyperlink>
      <w:hyperlink r:id="rId73">
        <w:r>
          <w:rPr>
            <w:i/>
          </w:rPr>
          <w:t>Deep Sea Research Part II: Topical Studies in Oceanography</w:t>
        </w:r>
      </w:hyperlink>
      <w:hyperlink r:id="rId74">
        <w:r>
          <w:t xml:space="preserve">, The Southern Ocean I: Climatic Changes in the Cycle of Carbon in the Southern Ocean, 49 (9): 1881–1907. </w:t>
        </w:r>
      </w:hyperlink>
      <w:hyperlink r:id="rId75">
        <w:r>
          <w:rPr>
            <w:color w:val="1155CC"/>
            <w:u w:val="single"/>
          </w:rPr>
          <w:t>https://doi.org/10.1016/S0967-0645(02)00017-6</w:t>
        </w:r>
      </w:hyperlink>
      <w:hyperlink r:id="rId76">
        <w:r>
          <w:t>.</w:t>
        </w:r>
      </w:hyperlink>
    </w:p>
    <w:p w14:paraId="7EE070A3" w14:textId="24B29CE9" w:rsidR="003616FE" w:rsidRPr="003616FE" w:rsidRDefault="003616FE" w:rsidP="00D654BE">
      <w:pPr>
        <w:widowControl w:val="0"/>
        <w:pBdr>
          <w:top w:val="nil"/>
          <w:left w:val="nil"/>
          <w:bottom w:val="nil"/>
          <w:right w:val="nil"/>
          <w:between w:val="nil"/>
        </w:pBdr>
        <w:spacing w:line="360" w:lineRule="auto"/>
        <w:ind w:left="720" w:hanging="720"/>
        <w:jc w:val="both"/>
      </w:pPr>
      <w:hyperlink r:id="rId77">
        <w:r>
          <w:t xml:space="preserve">Perissinotto, R., E. A. Pakhomov, C. D. McQuaid, and P. W. Froneman. 1997. “In Situ Grazing Rates and Daily Ration of Antarctic Krill Euphausia Superba Feeding on Phytoplankton at the Antarctic Polar Front and the Marginal Ice Zone.” </w:t>
        </w:r>
      </w:hyperlink>
      <w:hyperlink r:id="rId78">
        <w:r>
          <w:rPr>
            <w:i/>
          </w:rPr>
          <w:t>Marine Ecology Progress Series</w:t>
        </w:r>
      </w:hyperlink>
      <w:hyperlink r:id="rId79">
        <w:r>
          <w:t xml:space="preserve"> 160 (December): 77–91. </w:t>
        </w:r>
      </w:hyperlink>
      <w:hyperlink r:id="rId80">
        <w:r>
          <w:rPr>
            <w:color w:val="1155CC"/>
            <w:u w:val="single"/>
          </w:rPr>
          <w:t>https://doi.org/10.3354/meps160077</w:t>
        </w:r>
      </w:hyperlink>
      <w:hyperlink r:id="rId81">
        <w:r>
          <w:t>.</w:t>
        </w:r>
      </w:hyperlink>
    </w:p>
    <w:p w14:paraId="57954B63" w14:textId="0BD6B6CE" w:rsidR="003616FE" w:rsidRDefault="008C2A26" w:rsidP="00D654BE">
      <w:pPr>
        <w:pStyle w:val="Bibliography"/>
        <w:spacing w:line="360" w:lineRule="auto"/>
      </w:pPr>
      <w:proofErr w:type="spellStart"/>
      <w:r w:rsidRPr="008C2A26">
        <w:t>Piccolin</w:t>
      </w:r>
      <w:proofErr w:type="spellEnd"/>
      <w:r w:rsidRPr="008C2A26">
        <w:t xml:space="preserve">, Fabio, Lavinia </w:t>
      </w:r>
      <w:proofErr w:type="spellStart"/>
      <w:r w:rsidRPr="008C2A26">
        <w:t>Suberg</w:t>
      </w:r>
      <w:proofErr w:type="spellEnd"/>
      <w:r w:rsidRPr="008C2A26">
        <w:t xml:space="preserve">, Robert King, So Kawaguchi, Bettina Meyer, and Mathias Teschke. 2018. “The Seasonal Metabolic Activity Cycle of Antarctic Krill (Euphausia Superba): Evidence for a Role of Photoperiod in the Regulation of Endogenous Rhythmicity.” </w:t>
      </w:r>
      <w:r w:rsidRPr="008C2A26">
        <w:rPr>
          <w:i/>
          <w:iCs/>
        </w:rPr>
        <w:t>Frontiers in Physiology</w:t>
      </w:r>
      <w:r w:rsidRPr="008C2A26">
        <w:t xml:space="preserve"> 9. https://www.frontiersin.org/articles/10.3389/fphys.2018.01715.</w:t>
      </w:r>
    </w:p>
    <w:p w14:paraId="2486A1B4" w14:textId="733A5714" w:rsidR="003616FE" w:rsidRPr="003616FE" w:rsidRDefault="003616FE" w:rsidP="00D654BE">
      <w:pPr>
        <w:widowControl w:val="0"/>
        <w:pBdr>
          <w:top w:val="nil"/>
          <w:left w:val="nil"/>
          <w:bottom w:val="nil"/>
          <w:right w:val="nil"/>
          <w:between w:val="nil"/>
        </w:pBdr>
        <w:spacing w:line="360" w:lineRule="auto"/>
        <w:ind w:left="720" w:hanging="720"/>
        <w:jc w:val="both"/>
      </w:pPr>
      <w:hyperlink r:id="rId82">
        <w:r>
          <w:t xml:space="preserve">Pietzsch, Bruno Walter, Aaron Schmidt, Jürgen Gröneveld, Dominik Bahlburg, Bettina Meyer, and Uta Berger. 2022. “The Impact of Salps on the Antarctic Krill Population - An Individual-Based Modelling Study.” Preprint. In Review. </w:t>
        </w:r>
      </w:hyperlink>
      <w:hyperlink r:id="rId83">
        <w:r>
          <w:rPr>
            <w:color w:val="1155CC"/>
            <w:u w:val="single"/>
          </w:rPr>
          <w:t>https://doi.org/10.21203/rs.3.rs-2271484/v1</w:t>
        </w:r>
      </w:hyperlink>
      <w:hyperlink r:id="rId84">
        <w:r>
          <w:t>.</w:t>
        </w:r>
      </w:hyperlink>
    </w:p>
    <w:p w14:paraId="127C51C3" w14:textId="77777777" w:rsidR="008C2A26" w:rsidRPr="008C2A26" w:rsidRDefault="008C2A26" w:rsidP="00D654BE">
      <w:pPr>
        <w:pStyle w:val="Bibliography"/>
        <w:spacing w:line="360" w:lineRule="auto"/>
      </w:pPr>
      <w:proofErr w:type="spellStart"/>
      <w:r w:rsidRPr="008C2A26">
        <w:t>Piñones</w:t>
      </w:r>
      <w:proofErr w:type="spellEnd"/>
      <w:r w:rsidRPr="008C2A26">
        <w:t xml:space="preserve">, Andrea, and Alexey V. Fedorov. 2016. “Projected Changes of Antarctic Krill Habitat by the End of the 21st Century.” </w:t>
      </w:r>
      <w:r w:rsidRPr="008C2A26">
        <w:rPr>
          <w:i/>
          <w:iCs/>
        </w:rPr>
        <w:t>Geophysical Research Letters</w:t>
      </w:r>
      <w:r w:rsidRPr="008C2A26">
        <w:t xml:space="preserve"> 43 (16): 8580–89. https://doi.org/10.1002/2016GL069656.</w:t>
      </w:r>
    </w:p>
    <w:p w14:paraId="46595425" w14:textId="77777777" w:rsidR="008C2A26" w:rsidRPr="008C2A26" w:rsidRDefault="008C2A26" w:rsidP="00D654BE">
      <w:pPr>
        <w:pStyle w:val="Bibliography"/>
        <w:spacing w:line="360" w:lineRule="auto"/>
      </w:pPr>
      <w:proofErr w:type="spellStart"/>
      <w:r w:rsidRPr="008C2A26">
        <w:t>Quetin</w:t>
      </w:r>
      <w:proofErr w:type="spellEnd"/>
      <w:r w:rsidRPr="008C2A26">
        <w:t xml:space="preserve">, Langdon B., and Robin M. Ross. 2001. “Environmental Variability and Its Impact on the Reproductive Cycle of Antarctic Krill1.” </w:t>
      </w:r>
      <w:r w:rsidRPr="008C2A26">
        <w:rPr>
          <w:i/>
          <w:iCs/>
        </w:rPr>
        <w:t>American Zoologist</w:t>
      </w:r>
      <w:r w:rsidRPr="008C2A26">
        <w:t xml:space="preserve"> 41 (1): 74–89. https://doi.org/10.1093/icb/41.1.74.</w:t>
      </w:r>
    </w:p>
    <w:p w14:paraId="6BFDF305" w14:textId="77777777" w:rsidR="008C2A26" w:rsidRDefault="008C2A26" w:rsidP="00D654BE">
      <w:pPr>
        <w:pStyle w:val="Bibliography"/>
        <w:spacing w:line="360" w:lineRule="auto"/>
      </w:pPr>
      <w:r w:rsidRPr="008C2A26">
        <w:t xml:space="preserve">———. 2003. “Episodic Recruitment in Antarctic Krill Euphausia Superba in the Palmer LTER Study Region.” </w:t>
      </w:r>
      <w:r w:rsidRPr="008C2A26">
        <w:rPr>
          <w:i/>
          <w:iCs/>
        </w:rPr>
        <w:t>Marine Ecology Progress Series</w:t>
      </w:r>
      <w:r w:rsidRPr="008C2A26">
        <w:t xml:space="preserve"> 259 (September): 185–200. https://doi.org/10.3354/meps259185.</w:t>
      </w:r>
    </w:p>
    <w:p w14:paraId="61916C0D" w14:textId="4256ADD2" w:rsidR="003616FE" w:rsidRDefault="003616FE" w:rsidP="003616FE">
      <w:pPr>
        <w:widowControl w:val="0"/>
        <w:pBdr>
          <w:top w:val="nil"/>
          <w:left w:val="nil"/>
          <w:bottom w:val="nil"/>
          <w:right w:val="nil"/>
          <w:between w:val="nil"/>
        </w:pBdr>
        <w:spacing w:line="360" w:lineRule="auto"/>
        <w:ind w:left="720" w:hanging="720"/>
        <w:jc w:val="both"/>
      </w:pPr>
      <w:hyperlink r:id="rId85">
        <w:r>
          <w:t xml:space="preserve">Ratnarajah, Lavenia, and Andrew R. Bowie. 2016. “Nutrient Cycling: Are Antarctic Krill a Previously Overlooked Source in the Marine Iron Cycle?” </w:t>
        </w:r>
      </w:hyperlink>
      <w:hyperlink r:id="rId86">
        <w:r>
          <w:rPr>
            <w:i/>
          </w:rPr>
          <w:t>Current Biology</w:t>
        </w:r>
      </w:hyperlink>
      <w:hyperlink r:id="rId87">
        <w:r>
          <w:t xml:space="preserve"> 26 (19): </w:t>
        </w:r>
        <w:r>
          <w:lastRenderedPageBreak/>
          <w:t xml:space="preserve">R884–87. </w:t>
        </w:r>
      </w:hyperlink>
      <w:hyperlink r:id="rId88">
        <w:r>
          <w:rPr>
            <w:color w:val="1155CC"/>
            <w:u w:val="single"/>
          </w:rPr>
          <w:t>https://doi.org/10.1016/j.cub.2016.08.044</w:t>
        </w:r>
      </w:hyperlink>
      <w:hyperlink r:id="rId89">
        <w:r>
          <w:t>.</w:t>
        </w:r>
      </w:hyperlink>
    </w:p>
    <w:p w14:paraId="1A254A04" w14:textId="05B41BE6" w:rsidR="003616FE" w:rsidRPr="003616FE" w:rsidRDefault="003616FE" w:rsidP="00D654BE">
      <w:pPr>
        <w:widowControl w:val="0"/>
        <w:pBdr>
          <w:top w:val="nil"/>
          <w:left w:val="nil"/>
          <w:bottom w:val="nil"/>
          <w:right w:val="nil"/>
          <w:between w:val="nil"/>
        </w:pBdr>
        <w:spacing w:line="360" w:lineRule="auto"/>
        <w:ind w:left="720" w:hanging="720"/>
        <w:jc w:val="both"/>
      </w:pPr>
      <w:hyperlink r:id="rId90">
        <w:r>
          <w:t xml:space="preserve">Richerson, Kate, George M. Watters, Jarrod A. Santora, Isaac D. Schroeder, and Marc Mangel. 2015. “More than Passive Drifters: A Stochastic Dynamic Model for the Movement of Antarctic Krill.” </w:t>
        </w:r>
      </w:hyperlink>
      <w:hyperlink r:id="rId91">
        <w:r>
          <w:rPr>
            <w:i/>
          </w:rPr>
          <w:t>Marine Ecology Progress Series</w:t>
        </w:r>
      </w:hyperlink>
      <w:hyperlink r:id="rId92">
        <w:r>
          <w:t xml:space="preserve"> 529 (June): 35–48. </w:t>
        </w:r>
      </w:hyperlink>
      <w:hyperlink r:id="rId93">
        <w:r>
          <w:rPr>
            <w:color w:val="1155CC"/>
            <w:u w:val="single"/>
          </w:rPr>
          <w:t>https://doi.org/10.3354/meps11324</w:t>
        </w:r>
      </w:hyperlink>
      <w:hyperlink r:id="rId94">
        <w:r>
          <w:t>.</w:t>
        </w:r>
      </w:hyperlink>
    </w:p>
    <w:p w14:paraId="0860F005" w14:textId="77777777" w:rsidR="008C2A26" w:rsidRPr="008C2A26" w:rsidRDefault="008C2A26" w:rsidP="00D654BE">
      <w:pPr>
        <w:pStyle w:val="Bibliography"/>
        <w:spacing w:line="360" w:lineRule="auto"/>
      </w:pPr>
      <w:proofErr w:type="spellStart"/>
      <w:r w:rsidRPr="008C2A26">
        <w:t>Ryabov</w:t>
      </w:r>
      <w:proofErr w:type="spellEnd"/>
      <w:r w:rsidRPr="008C2A26">
        <w:t xml:space="preserve">, Alexey B., André M. de </w:t>
      </w:r>
      <w:proofErr w:type="spellStart"/>
      <w:r w:rsidRPr="008C2A26">
        <w:t>Roos</w:t>
      </w:r>
      <w:proofErr w:type="spellEnd"/>
      <w:r w:rsidRPr="008C2A26">
        <w:t xml:space="preserve">, Bettina Meyer, So Kawaguchi, and Bernd Blasius. 2017. “Competition-Induced Starvation Drives Large-Scale Population Cycles in Antarctic Krill.” </w:t>
      </w:r>
      <w:r w:rsidRPr="008C2A26">
        <w:rPr>
          <w:i/>
          <w:iCs/>
        </w:rPr>
        <w:t>Nature Ecology &amp; Evolution</w:t>
      </w:r>
      <w:r w:rsidRPr="008C2A26">
        <w:t xml:space="preserve"> 1 (7): 1–8. https://doi.org/10.1038/s41559-017-0177.</w:t>
      </w:r>
    </w:p>
    <w:p w14:paraId="09E4A432" w14:textId="77777777" w:rsidR="008C2A26" w:rsidRPr="008C2A26" w:rsidRDefault="008C2A26" w:rsidP="00D654BE">
      <w:pPr>
        <w:pStyle w:val="Bibliography"/>
        <w:spacing w:line="360" w:lineRule="auto"/>
      </w:pPr>
      <w:r w:rsidRPr="008C2A26">
        <w:t xml:space="preserve">Schmidt, Katrin, Angus Atkinson, Hugh J. Venables, and David W. Pond. 2012. “Early Spawning of Antarctic Krill in the Scotia Sea Is Fuelled by ‘Superfluous’ Feeding on Non-Ice Associated Phytoplankton Blooms.” </w:t>
      </w:r>
      <w:r w:rsidRPr="008C2A26">
        <w:rPr>
          <w:i/>
          <w:iCs/>
        </w:rPr>
        <w:t>Deep Sea Research Part II: Topical Studies in Oceanography</w:t>
      </w:r>
      <w:r w:rsidRPr="008C2A26">
        <w:t>, DISCOVERY 2010: Spatial and Temporal Variability in a Dynamic Polar Ecosystem, 59–60 (January): 159–72. https://doi.org/10.1016/j.dsr2.2011.05.002.</w:t>
      </w:r>
    </w:p>
    <w:p w14:paraId="237BC45E" w14:textId="77777777" w:rsidR="008C2A26" w:rsidRPr="008C2A26" w:rsidRDefault="008C2A26" w:rsidP="00D654BE">
      <w:pPr>
        <w:pStyle w:val="Bibliography"/>
        <w:spacing w:line="360" w:lineRule="auto"/>
      </w:pPr>
      <w:r w:rsidRPr="00D654BE">
        <w:rPr>
          <w:lang w:val="de-DE"/>
        </w:rPr>
        <w:t xml:space="preserve">Siegel, V, and V Loeb. 1995. </w:t>
      </w:r>
      <w:r w:rsidRPr="008C2A26">
        <w:t xml:space="preserve">“Recruitment of Antarctic Krill Euphausia Superba and Possible Causes for Its Variability.” </w:t>
      </w:r>
      <w:r w:rsidRPr="008C2A26">
        <w:rPr>
          <w:i/>
          <w:iCs/>
        </w:rPr>
        <w:t>Marine Ecology Progress Series</w:t>
      </w:r>
      <w:r w:rsidRPr="008C2A26">
        <w:t xml:space="preserve"> 123: 45–56. https://doi.org/10.3354/meps123045.</w:t>
      </w:r>
    </w:p>
    <w:p w14:paraId="5E291872" w14:textId="77777777" w:rsidR="008C2A26" w:rsidRDefault="008C2A26" w:rsidP="00D654BE">
      <w:pPr>
        <w:pStyle w:val="Bibliography"/>
        <w:spacing w:line="360" w:lineRule="auto"/>
      </w:pPr>
      <w:r w:rsidRPr="008C2A26">
        <w:t xml:space="preserve">Steinke, Kirsten B., Kim S. Bernard, Julia M. Fontana, Louise A. </w:t>
      </w:r>
      <w:proofErr w:type="spellStart"/>
      <w:r w:rsidRPr="008C2A26">
        <w:t>Copeman</w:t>
      </w:r>
      <w:proofErr w:type="spellEnd"/>
      <w:r w:rsidRPr="008C2A26">
        <w:t xml:space="preserve">, and Lani M. Garcia. 2022. “The Energetic Cost of Early Reproductive Development in Juvenile Antarctic Krill at the Western Antarctic Peninsula.” </w:t>
      </w:r>
      <w:r w:rsidRPr="008C2A26">
        <w:rPr>
          <w:i/>
          <w:iCs/>
        </w:rPr>
        <w:t>Frontiers in Marine Science</w:t>
      </w:r>
      <w:r w:rsidRPr="008C2A26">
        <w:t xml:space="preserve"> 9 (December): 1009385. https://doi.org/10.3389/fmars.2022.1009385.</w:t>
      </w:r>
    </w:p>
    <w:p w14:paraId="4142242D" w14:textId="093ADEB9" w:rsidR="003616FE" w:rsidRPr="003616FE" w:rsidRDefault="003616FE" w:rsidP="00D654BE">
      <w:pPr>
        <w:widowControl w:val="0"/>
        <w:pBdr>
          <w:top w:val="nil"/>
          <w:left w:val="nil"/>
          <w:bottom w:val="nil"/>
          <w:right w:val="nil"/>
          <w:between w:val="nil"/>
        </w:pBdr>
        <w:spacing w:line="360" w:lineRule="auto"/>
        <w:ind w:left="720" w:hanging="720"/>
        <w:jc w:val="both"/>
      </w:pPr>
      <w:hyperlink r:id="rId95">
        <w:r>
          <w:t xml:space="preserve">Sylvester, Zephyr T., Matthew C. Long, and Cassandra M. Brooks. 2021. “Detecting Climate Signals in Southern Ocean Krill Growth Habitat.” </w:t>
        </w:r>
      </w:hyperlink>
      <w:hyperlink r:id="rId96">
        <w:r>
          <w:rPr>
            <w:i/>
          </w:rPr>
          <w:t>Frontiers in Marine Science</w:t>
        </w:r>
      </w:hyperlink>
      <w:hyperlink r:id="rId97">
        <w:r>
          <w:t xml:space="preserve"> 8. </w:t>
        </w:r>
      </w:hyperlink>
      <w:hyperlink r:id="rId98">
        <w:r>
          <w:rPr>
            <w:color w:val="1155CC"/>
            <w:u w:val="single"/>
          </w:rPr>
          <w:t>https://www.frontiersin.org/articles/10.3389/fmars.2021.669508</w:t>
        </w:r>
      </w:hyperlink>
      <w:hyperlink r:id="rId99">
        <w:r>
          <w:t>.</w:t>
        </w:r>
      </w:hyperlink>
    </w:p>
    <w:p w14:paraId="699BC67F" w14:textId="77777777" w:rsidR="008C2A26" w:rsidRPr="008C2A26" w:rsidRDefault="008C2A26" w:rsidP="00D654BE">
      <w:pPr>
        <w:pStyle w:val="Bibliography"/>
        <w:spacing w:line="360" w:lineRule="auto"/>
      </w:pPr>
      <w:r w:rsidRPr="008C2A26">
        <w:t xml:space="preserve">Tarling, Geraint A. 2020. “Routine Metabolism of Antarctic Krill (Euphausia Superba) in South Georgia Waters: Absence of Metabolic Compensation at Its Range Edge.” </w:t>
      </w:r>
      <w:r w:rsidRPr="008C2A26">
        <w:rPr>
          <w:i/>
          <w:iCs/>
        </w:rPr>
        <w:t>Marine Biology</w:t>
      </w:r>
      <w:r w:rsidRPr="008C2A26">
        <w:t xml:space="preserve"> 167 (8): 108. https://doi.org/10.1007/s00227-020-03714-w.</w:t>
      </w:r>
    </w:p>
    <w:p w14:paraId="181AE45C" w14:textId="77777777" w:rsidR="008C2A26" w:rsidRPr="008C2A26" w:rsidRDefault="008C2A26" w:rsidP="00D654BE">
      <w:pPr>
        <w:pStyle w:val="Bibliography"/>
        <w:spacing w:line="360" w:lineRule="auto"/>
      </w:pPr>
      <w:r w:rsidRPr="008C2A26">
        <w:t xml:space="preserve">Tarling, Geraint A., Rachael S. </w:t>
      </w:r>
      <w:proofErr w:type="spellStart"/>
      <w:r w:rsidRPr="008C2A26">
        <w:t>Shreeve</w:t>
      </w:r>
      <w:proofErr w:type="spellEnd"/>
      <w:r w:rsidRPr="008C2A26">
        <w:t xml:space="preserve">, Andrew G. Hirst, Angus Atkinson, Dave W. Pond, Eugene J. Murphy, and Jon L. Watkins. 2006. “Natural Growth Rates in Antarctic Krill (Euphausia Superba): I. Improving Methodology and Predicting </w:t>
      </w:r>
      <w:proofErr w:type="spellStart"/>
      <w:r w:rsidRPr="008C2A26">
        <w:t>Intermolt</w:t>
      </w:r>
      <w:proofErr w:type="spellEnd"/>
      <w:r w:rsidRPr="008C2A26">
        <w:t xml:space="preserve"> Period.” </w:t>
      </w:r>
      <w:r w:rsidRPr="008C2A26">
        <w:rPr>
          <w:i/>
          <w:iCs/>
        </w:rPr>
        <w:t>Limnology and Oceanography</w:t>
      </w:r>
      <w:r w:rsidRPr="008C2A26">
        <w:t xml:space="preserve"> 51 (2): 959–72. https://doi.org/10.4319/lo.2006.51.2.0959.</w:t>
      </w:r>
    </w:p>
    <w:p w14:paraId="5AB75850" w14:textId="77777777" w:rsidR="008C2A26" w:rsidRPr="008C2A26" w:rsidRDefault="008C2A26" w:rsidP="00D654BE">
      <w:pPr>
        <w:pStyle w:val="Bibliography"/>
        <w:spacing w:line="360" w:lineRule="auto"/>
      </w:pPr>
      <w:r w:rsidRPr="008C2A26">
        <w:t xml:space="preserve">Teschke, Mathias, Sabrina Wendt, So Kawaguchi, Achim Kramer, and Bettina Meyer. 2011. “A Circadian Clock in Antarctic Krill: An Endogenous Timing System Governs Metabolic Output Rhythms in the </w:t>
      </w:r>
      <w:proofErr w:type="spellStart"/>
      <w:r w:rsidRPr="008C2A26">
        <w:t>Euphausid</w:t>
      </w:r>
      <w:proofErr w:type="spellEnd"/>
      <w:r w:rsidRPr="008C2A26">
        <w:t xml:space="preserve"> Species Euphausia Superba.” </w:t>
      </w:r>
      <w:r w:rsidRPr="008C2A26">
        <w:rPr>
          <w:i/>
          <w:iCs/>
        </w:rPr>
        <w:t>PLOS ONE</w:t>
      </w:r>
      <w:r w:rsidRPr="008C2A26">
        <w:t xml:space="preserve"> 6 (10): e26090. https://doi.org/10.1371/journal.pone.0026090.</w:t>
      </w:r>
    </w:p>
    <w:p w14:paraId="46C3EC6C" w14:textId="77777777" w:rsidR="008C2A26" w:rsidRDefault="008C2A26" w:rsidP="00D654BE">
      <w:pPr>
        <w:pStyle w:val="Bibliography"/>
        <w:spacing w:line="360" w:lineRule="auto"/>
      </w:pPr>
      <w:r w:rsidRPr="008C2A26">
        <w:lastRenderedPageBreak/>
        <w:t xml:space="preserve">Thorpe, Sally E., Geraint A. Tarling, and Eugene J. Murphy. 2019. “Circumpolar Patterns in Antarctic Krill Larval Recruitment: An Environmentally Driven Model.” </w:t>
      </w:r>
      <w:r w:rsidRPr="008C2A26">
        <w:rPr>
          <w:i/>
          <w:iCs/>
        </w:rPr>
        <w:t>Marine Ecology Progress Series</w:t>
      </w:r>
      <w:r w:rsidRPr="008C2A26">
        <w:t xml:space="preserve"> 613 (March): 77–96. https://doi.org/10.3354/meps12887.</w:t>
      </w:r>
    </w:p>
    <w:p w14:paraId="3C2B390A" w14:textId="355F2A6A" w:rsidR="003616FE" w:rsidRDefault="003616FE" w:rsidP="003616FE">
      <w:pPr>
        <w:widowControl w:val="0"/>
        <w:pBdr>
          <w:top w:val="nil"/>
          <w:left w:val="nil"/>
          <w:bottom w:val="nil"/>
          <w:right w:val="nil"/>
          <w:between w:val="nil"/>
        </w:pBdr>
        <w:spacing w:line="360" w:lineRule="auto"/>
        <w:ind w:left="720" w:hanging="720"/>
        <w:jc w:val="both"/>
      </w:pPr>
      <w:hyperlink r:id="rId100">
        <w:r>
          <w:t xml:space="preserve">Veytia, Devi, Stuart Corney, Klaus M. Meiners, So Kawaguchi, Eugene J. Murphy, and Sophie Bestley. 2020. “Circumpolar Projections of Antarctic Krill Growth Potential.” </w:t>
        </w:r>
      </w:hyperlink>
      <w:hyperlink r:id="rId101">
        <w:r>
          <w:rPr>
            <w:i/>
          </w:rPr>
          <w:t>Nature Climate Change</w:t>
        </w:r>
      </w:hyperlink>
      <w:hyperlink r:id="rId102">
        <w:r>
          <w:t xml:space="preserve"> 10 (6): 568–75. </w:t>
        </w:r>
      </w:hyperlink>
      <w:hyperlink r:id="rId103">
        <w:r>
          <w:rPr>
            <w:color w:val="1155CC"/>
            <w:u w:val="single"/>
          </w:rPr>
          <w:t>https://doi.org/10.1038/s41558-020-0758-4</w:t>
        </w:r>
      </w:hyperlink>
      <w:hyperlink r:id="rId104">
        <w:r>
          <w:t>.</w:t>
        </w:r>
      </w:hyperlink>
      <w:hyperlink r:id="rId105">
        <w:r>
          <w:t xml:space="preserve">Warwick-Evans, V., N. Kelly, L. Dalla Rosa, A. Friedlaender, J. T. Hinke, J. H. Kim, N. Kokubun, et al. 2022. “Using Seabird and Whale Distribution Models to Estimate Spatial Consumption of Krill to Inform Fishery Management.” </w:t>
        </w:r>
      </w:hyperlink>
      <w:hyperlink r:id="rId106">
        <w:r>
          <w:rPr>
            <w:i/>
          </w:rPr>
          <w:t>Ecosphere</w:t>
        </w:r>
      </w:hyperlink>
      <w:hyperlink r:id="rId107">
        <w:r>
          <w:t xml:space="preserve"> 13 (6): e4083. </w:t>
        </w:r>
      </w:hyperlink>
      <w:hyperlink r:id="rId108">
        <w:r>
          <w:rPr>
            <w:color w:val="1155CC"/>
            <w:u w:val="single"/>
          </w:rPr>
          <w:t>https://doi.org/10.1002/ecs2.4083</w:t>
        </w:r>
      </w:hyperlink>
      <w:hyperlink r:id="rId109">
        <w:r>
          <w:t>.</w:t>
        </w:r>
      </w:hyperlink>
    </w:p>
    <w:p w14:paraId="6138119E" w14:textId="77777777" w:rsidR="003616FE" w:rsidRDefault="003616FE" w:rsidP="003616FE">
      <w:pPr>
        <w:widowControl w:val="0"/>
        <w:pBdr>
          <w:top w:val="nil"/>
          <w:left w:val="nil"/>
          <w:bottom w:val="nil"/>
          <w:right w:val="nil"/>
          <w:between w:val="nil"/>
        </w:pBdr>
        <w:spacing w:line="360" w:lineRule="auto"/>
        <w:ind w:left="720" w:hanging="720"/>
        <w:jc w:val="both"/>
      </w:pPr>
      <w:hyperlink r:id="rId110">
        <w:r>
          <w:t xml:space="preserve">Whitehouse, M. J., A. Atkinson, P. Ward, R. E. Korb, P. Rothery, and S. Fielding. 2009. “Role of Krill versus Bottom-up Factors in Controlling Phytoplankton Biomass in the Northern Antarctic Waters of South Georgia.” </w:t>
        </w:r>
      </w:hyperlink>
      <w:hyperlink r:id="rId111">
        <w:r>
          <w:rPr>
            <w:i/>
          </w:rPr>
          <w:t>Marine Ecology Progress Series</w:t>
        </w:r>
      </w:hyperlink>
      <w:hyperlink r:id="rId112">
        <w:r>
          <w:t xml:space="preserve"> 393 (October): 69–82. </w:t>
        </w:r>
      </w:hyperlink>
      <w:hyperlink r:id="rId113">
        <w:r>
          <w:rPr>
            <w:color w:val="1155CC"/>
            <w:u w:val="single"/>
          </w:rPr>
          <w:t>https://doi.org/10.3354/meps08288</w:t>
        </w:r>
      </w:hyperlink>
      <w:hyperlink r:id="rId114">
        <w:r>
          <w:t>.</w:t>
        </w:r>
      </w:hyperlink>
    </w:p>
    <w:p w14:paraId="3F08C433" w14:textId="77777777" w:rsidR="003616FE" w:rsidRDefault="003616FE" w:rsidP="003616FE">
      <w:pPr>
        <w:widowControl w:val="0"/>
        <w:pBdr>
          <w:top w:val="nil"/>
          <w:left w:val="nil"/>
          <w:bottom w:val="nil"/>
          <w:right w:val="nil"/>
          <w:between w:val="nil"/>
        </w:pBdr>
        <w:spacing w:line="360" w:lineRule="auto"/>
        <w:ind w:left="720" w:hanging="720"/>
        <w:jc w:val="both"/>
      </w:pPr>
    </w:p>
    <w:p w14:paraId="61DE148B" w14:textId="09BECD4C" w:rsidR="003616FE" w:rsidRPr="003616FE" w:rsidRDefault="003616FE" w:rsidP="00D654BE">
      <w:pPr>
        <w:widowControl w:val="0"/>
        <w:pBdr>
          <w:top w:val="nil"/>
          <w:left w:val="nil"/>
          <w:bottom w:val="nil"/>
          <w:right w:val="nil"/>
          <w:between w:val="nil"/>
        </w:pBdr>
        <w:spacing w:line="360" w:lineRule="auto"/>
        <w:ind w:left="720" w:hanging="720"/>
        <w:jc w:val="both"/>
      </w:pPr>
      <w:hyperlink r:id="rId115">
        <w:r>
          <w:t xml:space="preserve">Wiedenmann, J, K Cresswell, and M Mangel. 2008. “Temperature-Dependent Growth of Antarctic Krill: Predictions for a Changing Climate from a Cohort Model.” </w:t>
        </w:r>
      </w:hyperlink>
      <w:hyperlink r:id="rId116">
        <w:r>
          <w:rPr>
            <w:i/>
          </w:rPr>
          <w:t>Marine Ecology Progress Series</w:t>
        </w:r>
      </w:hyperlink>
      <w:hyperlink r:id="rId117">
        <w:r>
          <w:t xml:space="preserve"> 358 (April): 191–202. </w:t>
        </w:r>
      </w:hyperlink>
      <w:hyperlink r:id="rId118">
        <w:r>
          <w:rPr>
            <w:color w:val="1155CC"/>
            <w:u w:val="single"/>
          </w:rPr>
          <w:t>https://doi.org/10.3354/meps07350</w:t>
        </w:r>
      </w:hyperlink>
      <w:hyperlink r:id="rId119">
        <w:r>
          <w:t>.</w:t>
        </w:r>
      </w:hyperlink>
    </w:p>
    <w:p w14:paraId="6551D2A2" w14:textId="77777777" w:rsidR="008C2A26" w:rsidRDefault="008C2A26" w:rsidP="00D654BE">
      <w:pPr>
        <w:pStyle w:val="Bibliography"/>
        <w:spacing w:line="360" w:lineRule="auto"/>
      </w:pPr>
      <w:proofErr w:type="spellStart"/>
      <w:r w:rsidRPr="008C2A26">
        <w:t>Wiedenmann</w:t>
      </w:r>
      <w:proofErr w:type="spellEnd"/>
      <w:r w:rsidRPr="008C2A26">
        <w:t xml:space="preserve">, John, Katherine A. </w:t>
      </w:r>
      <w:proofErr w:type="spellStart"/>
      <w:r w:rsidRPr="008C2A26">
        <w:t>Cresswell</w:t>
      </w:r>
      <w:proofErr w:type="spellEnd"/>
      <w:r w:rsidRPr="008C2A26">
        <w:t xml:space="preserve">, and Marc </w:t>
      </w:r>
      <w:proofErr w:type="spellStart"/>
      <w:r w:rsidRPr="008C2A26">
        <w:t>Mangel</w:t>
      </w:r>
      <w:proofErr w:type="spellEnd"/>
      <w:r w:rsidRPr="008C2A26">
        <w:t xml:space="preserve">. 2009. “Connecting Recruitment of Antarctic Krill and Sea Ice.” </w:t>
      </w:r>
      <w:r w:rsidRPr="008C2A26">
        <w:rPr>
          <w:i/>
          <w:iCs/>
        </w:rPr>
        <w:t>Limnology and Oceanography</w:t>
      </w:r>
      <w:r w:rsidRPr="008C2A26">
        <w:t xml:space="preserve"> 54 (3): 799–811. https://doi.org/10.4319/lo.2009.54.3.0799.</w:t>
      </w:r>
    </w:p>
    <w:p w14:paraId="44286772" w14:textId="77777777" w:rsidR="003616FE" w:rsidRDefault="003616FE" w:rsidP="003616FE">
      <w:pPr>
        <w:widowControl w:val="0"/>
        <w:pBdr>
          <w:top w:val="nil"/>
          <w:left w:val="nil"/>
          <w:bottom w:val="nil"/>
          <w:right w:val="nil"/>
          <w:between w:val="nil"/>
        </w:pBdr>
        <w:spacing w:line="360" w:lineRule="auto"/>
        <w:ind w:left="720" w:hanging="720"/>
        <w:jc w:val="both"/>
      </w:pPr>
      <w:hyperlink r:id="rId120">
        <w:r>
          <w:t xml:space="preserve">Willis, Jay. 2014. “Whales Maintained a High Abundance of Krill; Both Are Ecosystem Engineers in the Southern Ocean.” </w:t>
        </w:r>
      </w:hyperlink>
      <w:hyperlink r:id="rId121">
        <w:r>
          <w:rPr>
            <w:i/>
          </w:rPr>
          <w:t>Marine Ecology Progress Series</w:t>
        </w:r>
      </w:hyperlink>
      <w:hyperlink r:id="rId122">
        <w:r>
          <w:t xml:space="preserve"> 513 (October): 51–69. https://doi.org/10.3354/meps10922.</w:t>
        </w:r>
      </w:hyperlink>
    </w:p>
    <w:p w14:paraId="5D1F2D64" w14:textId="77777777" w:rsidR="003616FE" w:rsidRPr="003616FE" w:rsidRDefault="003616FE" w:rsidP="00D654BE">
      <w:pPr>
        <w:spacing w:line="360" w:lineRule="auto"/>
      </w:pPr>
    </w:p>
    <w:p w14:paraId="0F0A842B" w14:textId="77777777" w:rsidR="008C2A26" w:rsidRPr="008C2A26" w:rsidRDefault="008C2A26" w:rsidP="00D654BE">
      <w:pPr>
        <w:pStyle w:val="Bibliography"/>
        <w:spacing w:line="360" w:lineRule="auto"/>
      </w:pPr>
      <w:r w:rsidRPr="008C2A26">
        <w:t>Yoshida, T. 2009. “Environmental Influences on Reproduction in Antarctic Krill, Euphausia Superba.” PhD Thesis, University of Tasmania. https://eprints.utas.edu.au/11285/.</w:t>
      </w:r>
    </w:p>
    <w:p w14:paraId="4F5A92B7" w14:textId="33E09B81" w:rsidR="00C46B4C" w:rsidRDefault="008C2A26" w:rsidP="00D654BE">
      <w:pPr>
        <w:spacing w:line="360" w:lineRule="auto"/>
        <w:jc w:val="both"/>
        <w:rPr>
          <w:ins w:id="1035" w:author="abahl02@student.ubc.ca" w:date="2023-07-19T12:17:00Z"/>
        </w:rPr>
      </w:pPr>
      <w:r>
        <w:fldChar w:fldCharType="end"/>
      </w:r>
    </w:p>
    <w:p w14:paraId="6389D4E3" w14:textId="77777777" w:rsidR="006A263D" w:rsidRDefault="006A263D" w:rsidP="00D654BE">
      <w:pPr>
        <w:spacing w:line="360" w:lineRule="auto"/>
        <w:jc w:val="both"/>
        <w:rPr>
          <w:ins w:id="1036" w:author="abahl02@student.ubc.ca" w:date="2023-07-19T12:17:00Z"/>
        </w:rPr>
      </w:pPr>
    </w:p>
    <w:p w14:paraId="40037F0E" w14:textId="77777777" w:rsidR="006A263D" w:rsidRDefault="006A263D" w:rsidP="00D654BE">
      <w:pPr>
        <w:spacing w:line="360" w:lineRule="auto"/>
        <w:jc w:val="both"/>
        <w:rPr>
          <w:ins w:id="1037" w:author="abahl02@student.ubc.ca" w:date="2023-07-19T12:17:00Z"/>
        </w:rPr>
      </w:pPr>
    </w:p>
    <w:p w14:paraId="3D9C3E4C" w14:textId="77777777" w:rsidR="006A263D" w:rsidRDefault="006A263D" w:rsidP="00D654BE">
      <w:pPr>
        <w:spacing w:line="360" w:lineRule="auto"/>
        <w:jc w:val="both"/>
        <w:rPr>
          <w:ins w:id="1038" w:author="abahl02@student.ubc.ca" w:date="2023-07-19T12:17:00Z"/>
        </w:rPr>
      </w:pPr>
    </w:p>
    <w:p w14:paraId="07F11E81" w14:textId="77777777" w:rsidR="006A263D" w:rsidRDefault="006A263D" w:rsidP="00D654BE">
      <w:pPr>
        <w:spacing w:line="360" w:lineRule="auto"/>
        <w:jc w:val="both"/>
        <w:rPr>
          <w:ins w:id="1039" w:author="abahl02@student.ubc.ca" w:date="2023-07-19T12:17:00Z"/>
        </w:rPr>
      </w:pPr>
    </w:p>
    <w:p w14:paraId="58A84E2C" w14:textId="77777777" w:rsidR="006A263D" w:rsidRDefault="006A263D" w:rsidP="00D654BE">
      <w:pPr>
        <w:spacing w:line="360" w:lineRule="auto"/>
        <w:jc w:val="both"/>
        <w:rPr>
          <w:ins w:id="1040" w:author="abahl02@student.ubc.ca" w:date="2023-07-19T12:17:00Z"/>
        </w:rPr>
      </w:pPr>
    </w:p>
    <w:p w14:paraId="6619602A" w14:textId="77777777" w:rsidR="006A263D" w:rsidRDefault="006A263D" w:rsidP="00D654BE">
      <w:pPr>
        <w:spacing w:line="360" w:lineRule="auto"/>
        <w:jc w:val="both"/>
        <w:rPr>
          <w:ins w:id="1041" w:author="abahl02@student.ubc.ca" w:date="2023-07-19T12:17:00Z"/>
        </w:rPr>
      </w:pPr>
    </w:p>
    <w:p w14:paraId="50C7C54D" w14:textId="77777777" w:rsidR="006A263D" w:rsidRDefault="006A263D" w:rsidP="00D654BE">
      <w:pPr>
        <w:spacing w:line="360" w:lineRule="auto"/>
        <w:jc w:val="both"/>
        <w:rPr>
          <w:ins w:id="1042" w:author="abahl02@student.ubc.ca" w:date="2023-07-19T12:17:00Z"/>
        </w:rPr>
      </w:pPr>
    </w:p>
    <w:p w14:paraId="7815896F" w14:textId="77777777" w:rsidR="006A263D" w:rsidRDefault="006A263D" w:rsidP="00D654BE">
      <w:pPr>
        <w:spacing w:line="360" w:lineRule="auto"/>
        <w:jc w:val="both"/>
        <w:rPr>
          <w:ins w:id="1043" w:author="abahl02@student.ubc.ca" w:date="2023-07-19T12:17:00Z"/>
        </w:rPr>
      </w:pPr>
    </w:p>
    <w:p w14:paraId="4246290C" w14:textId="77777777" w:rsidR="006A263D" w:rsidRDefault="006A263D" w:rsidP="00D654BE">
      <w:pPr>
        <w:spacing w:line="360" w:lineRule="auto"/>
        <w:jc w:val="both"/>
        <w:rPr>
          <w:ins w:id="1044" w:author="abahl02@student.ubc.ca" w:date="2023-07-19T12:17:00Z"/>
        </w:rPr>
      </w:pPr>
    </w:p>
    <w:p w14:paraId="07F8BA1E" w14:textId="77777777" w:rsidR="006A263D" w:rsidRDefault="006A263D" w:rsidP="00D654BE">
      <w:pPr>
        <w:spacing w:line="360" w:lineRule="auto"/>
        <w:jc w:val="both"/>
        <w:rPr>
          <w:ins w:id="1045" w:author="abahl02@student.ubc.ca" w:date="2023-07-19T12:17:00Z"/>
        </w:rPr>
      </w:pPr>
    </w:p>
    <w:p w14:paraId="27C9E3E5" w14:textId="77777777" w:rsidR="006A263D" w:rsidRDefault="006A263D" w:rsidP="00D654BE">
      <w:pPr>
        <w:spacing w:line="360" w:lineRule="auto"/>
        <w:jc w:val="both"/>
        <w:rPr>
          <w:ins w:id="1046" w:author="abahl02@student.ubc.ca" w:date="2023-07-19T12:17:00Z"/>
        </w:rPr>
      </w:pPr>
    </w:p>
    <w:p w14:paraId="1DA51885" w14:textId="77777777" w:rsidR="006A263D" w:rsidRDefault="006A263D" w:rsidP="00D654BE">
      <w:pPr>
        <w:spacing w:line="360" w:lineRule="auto"/>
        <w:jc w:val="both"/>
        <w:rPr>
          <w:ins w:id="1047" w:author="abahl02@student.ubc.ca" w:date="2023-07-19T12:17:00Z"/>
        </w:rPr>
      </w:pPr>
    </w:p>
    <w:p w14:paraId="5FEA4AEA" w14:textId="77777777" w:rsidR="006A263D" w:rsidRDefault="006A263D" w:rsidP="00D654BE">
      <w:pPr>
        <w:spacing w:line="360" w:lineRule="auto"/>
        <w:jc w:val="both"/>
        <w:rPr>
          <w:ins w:id="1048" w:author="abahl02@student.ubc.ca" w:date="2023-07-19T12:17:00Z"/>
        </w:rPr>
      </w:pPr>
    </w:p>
    <w:p w14:paraId="1A42C054" w14:textId="77777777" w:rsidR="006A263D" w:rsidRDefault="006A263D" w:rsidP="00D654BE">
      <w:pPr>
        <w:spacing w:line="360" w:lineRule="auto"/>
        <w:jc w:val="both"/>
        <w:rPr>
          <w:ins w:id="1049" w:author="abahl02@student.ubc.ca" w:date="2023-07-19T12:17:00Z"/>
        </w:rPr>
      </w:pPr>
    </w:p>
    <w:p w14:paraId="263A9F5A" w14:textId="64E2F72E" w:rsidR="006A263D" w:rsidRDefault="006A263D" w:rsidP="00D654BE">
      <w:pPr>
        <w:spacing w:line="360" w:lineRule="auto"/>
        <w:jc w:val="both"/>
        <w:rPr>
          <w:ins w:id="1050" w:author="abahl02@student.ubc.ca" w:date="2023-07-19T12:17:00Z"/>
        </w:rPr>
      </w:pPr>
      <w:ins w:id="1051" w:author="abahl02@student.ubc.ca" w:date="2023-07-19T12:17:00Z">
        <w:r>
          <w:t>Supplementary</w:t>
        </w:r>
      </w:ins>
    </w:p>
    <w:p w14:paraId="062771A9" w14:textId="77777777" w:rsidR="006A263D" w:rsidRDefault="006A263D" w:rsidP="00D654BE">
      <w:pPr>
        <w:spacing w:line="360" w:lineRule="auto"/>
        <w:jc w:val="both"/>
        <w:rPr>
          <w:ins w:id="1052" w:author="abahl02@student.ubc.ca" w:date="2023-07-19T12:17:00Z"/>
        </w:rPr>
      </w:pPr>
    </w:p>
    <w:tbl>
      <w:tblPr>
        <w:tblStyle w:val="TableGrid"/>
        <w:tblW w:w="6043" w:type="pct"/>
        <w:tblInd w:w="-995" w:type="dxa"/>
        <w:tblLayout w:type="fixed"/>
        <w:tblLook w:val="04A0" w:firstRow="1" w:lastRow="0" w:firstColumn="1" w:lastColumn="0" w:noHBand="0" w:noVBand="1"/>
        <w:tblPrChange w:id="1053" w:author="abahl02@student.ubc.ca" w:date="2023-07-19T12:19:00Z">
          <w:tblPr>
            <w:tblStyle w:val="TableGrid"/>
            <w:tblW w:w="6044" w:type="pct"/>
            <w:tblInd w:w="-635" w:type="dxa"/>
            <w:tblLayout w:type="fixed"/>
            <w:tblLook w:val="04A0" w:firstRow="1" w:lastRow="0" w:firstColumn="1" w:lastColumn="0" w:noHBand="0" w:noVBand="1"/>
          </w:tblPr>
        </w:tblPrChange>
      </w:tblPr>
      <w:tblGrid>
        <w:gridCol w:w="1804"/>
        <w:gridCol w:w="1415"/>
        <w:gridCol w:w="2540"/>
        <w:gridCol w:w="3255"/>
        <w:gridCol w:w="1886"/>
        <w:tblGridChange w:id="1054">
          <w:tblGrid>
            <w:gridCol w:w="360"/>
            <w:gridCol w:w="1444"/>
            <w:gridCol w:w="360"/>
            <w:gridCol w:w="1055"/>
            <w:gridCol w:w="360"/>
            <w:gridCol w:w="2180"/>
            <w:gridCol w:w="362"/>
            <w:gridCol w:w="2893"/>
            <w:gridCol w:w="362"/>
            <w:gridCol w:w="1524"/>
            <w:gridCol w:w="362"/>
          </w:tblGrid>
        </w:tblGridChange>
      </w:tblGrid>
      <w:tr w:rsidR="00422C3E" w14:paraId="6BED1BC8" w14:textId="77777777" w:rsidTr="00422C3E">
        <w:trPr>
          <w:ins w:id="1055" w:author="abahl02@student.ubc.ca" w:date="2023-07-19T12:17:00Z"/>
          <w:trPrChange w:id="1056" w:author="abahl02@student.ubc.ca" w:date="2023-07-19T12:19:00Z">
            <w:trPr>
              <w:gridBefore w:val="1"/>
            </w:trPr>
          </w:trPrChange>
        </w:trPr>
        <w:tc>
          <w:tcPr>
            <w:tcW w:w="828" w:type="pct"/>
            <w:vAlign w:val="bottom"/>
            <w:tcPrChange w:id="1057" w:author="abahl02@student.ubc.ca" w:date="2023-07-19T12:19:00Z">
              <w:tcPr>
                <w:tcW w:w="827" w:type="pct"/>
                <w:gridSpan w:val="2"/>
                <w:vAlign w:val="bottom"/>
              </w:tcPr>
            </w:tcPrChange>
          </w:tcPr>
          <w:p w14:paraId="63278308" w14:textId="78BD06EA" w:rsidR="006A263D" w:rsidRDefault="00422C3E" w:rsidP="00422C3E">
            <w:pPr>
              <w:spacing w:line="360" w:lineRule="auto"/>
              <w:jc w:val="center"/>
              <w:rPr>
                <w:ins w:id="1058" w:author="abahl02@student.ubc.ca" w:date="2023-07-19T12:17:00Z"/>
              </w:rPr>
              <w:pPrChange w:id="1059" w:author="abahl02@student.ubc.ca" w:date="2023-07-19T12:19:00Z">
                <w:pPr>
                  <w:spacing w:line="360" w:lineRule="auto"/>
                  <w:jc w:val="both"/>
                </w:pPr>
              </w:pPrChange>
            </w:pPr>
            <w:ins w:id="1060" w:author="abahl02@student.ubc.ca" w:date="2023-07-19T12:20:00Z">
              <w:r>
                <w:rPr>
                  <w:b/>
                  <w:bCs/>
                  <w:sz w:val="20"/>
                  <w:szCs w:val="20"/>
                </w:rPr>
                <w:t>S</w:t>
              </w:r>
            </w:ins>
            <w:ins w:id="1061" w:author="abahl02@student.ubc.ca" w:date="2023-07-19T12:17:00Z">
              <w:r w:rsidR="006A263D">
                <w:rPr>
                  <w:b/>
                  <w:bCs/>
                  <w:sz w:val="20"/>
                  <w:szCs w:val="20"/>
                </w:rPr>
                <w:t>ub-mechanism</w:t>
              </w:r>
            </w:ins>
          </w:p>
        </w:tc>
        <w:tc>
          <w:tcPr>
            <w:tcW w:w="649" w:type="pct"/>
            <w:vAlign w:val="bottom"/>
            <w:tcPrChange w:id="1062" w:author="abahl02@student.ubc.ca" w:date="2023-07-19T12:19:00Z">
              <w:tcPr>
                <w:tcW w:w="649" w:type="pct"/>
                <w:gridSpan w:val="2"/>
                <w:vAlign w:val="bottom"/>
              </w:tcPr>
            </w:tcPrChange>
          </w:tcPr>
          <w:p w14:paraId="7DDABC2B" w14:textId="6F92E743" w:rsidR="006A263D" w:rsidRDefault="00422C3E" w:rsidP="00422C3E">
            <w:pPr>
              <w:spacing w:line="360" w:lineRule="auto"/>
              <w:jc w:val="center"/>
              <w:rPr>
                <w:ins w:id="1063" w:author="abahl02@student.ubc.ca" w:date="2023-07-19T12:17:00Z"/>
              </w:rPr>
              <w:pPrChange w:id="1064" w:author="abahl02@student.ubc.ca" w:date="2023-07-19T12:19:00Z">
                <w:pPr>
                  <w:spacing w:line="360" w:lineRule="auto"/>
                  <w:jc w:val="both"/>
                </w:pPr>
              </w:pPrChange>
            </w:pPr>
            <w:ins w:id="1065" w:author="abahl02@student.ubc.ca" w:date="2023-07-19T12:20:00Z">
              <w:r>
                <w:rPr>
                  <w:b/>
                  <w:bCs/>
                  <w:sz w:val="20"/>
                  <w:szCs w:val="20"/>
                </w:rPr>
                <w:t>T</w:t>
              </w:r>
            </w:ins>
            <w:ins w:id="1066" w:author="abahl02@student.ubc.ca" w:date="2023-07-19T12:17:00Z">
              <w:r w:rsidR="006A263D">
                <w:rPr>
                  <w:b/>
                  <w:bCs/>
                  <w:sz w:val="20"/>
                  <w:szCs w:val="20"/>
                </w:rPr>
                <w:t>ype</w:t>
              </w:r>
            </w:ins>
          </w:p>
        </w:tc>
        <w:tc>
          <w:tcPr>
            <w:tcW w:w="1165" w:type="pct"/>
            <w:vAlign w:val="bottom"/>
            <w:tcPrChange w:id="1067" w:author="abahl02@student.ubc.ca" w:date="2023-07-19T12:19:00Z">
              <w:tcPr>
                <w:tcW w:w="1166" w:type="pct"/>
                <w:gridSpan w:val="2"/>
                <w:vAlign w:val="bottom"/>
              </w:tcPr>
            </w:tcPrChange>
          </w:tcPr>
          <w:p w14:paraId="4B71BDE6" w14:textId="1C02255C" w:rsidR="006A263D" w:rsidRDefault="00422C3E" w:rsidP="00422C3E">
            <w:pPr>
              <w:spacing w:line="360" w:lineRule="auto"/>
              <w:jc w:val="center"/>
              <w:rPr>
                <w:ins w:id="1068" w:author="abahl02@student.ubc.ca" w:date="2023-07-19T12:17:00Z"/>
              </w:rPr>
              <w:pPrChange w:id="1069" w:author="abahl02@student.ubc.ca" w:date="2023-07-19T12:19:00Z">
                <w:pPr>
                  <w:spacing w:line="360" w:lineRule="auto"/>
                  <w:jc w:val="both"/>
                </w:pPr>
              </w:pPrChange>
            </w:pPr>
            <w:ins w:id="1070" w:author="abahl02@student.ubc.ca" w:date="2023-07-19T12:20:00Z">
              <w:r>
                <w:t>Process</w:t>
              </w:r>
            </w:ins>
          </w:p>
        </w:tc>
        <w:tc>
          <w:tcPr>
            <w:tcW w:w="1493" w:type="pct"/>
            <w:vAlign w:val="bottom"/>
            <w:tcPrChange w:id="1071" w:author="abahl02@student.ubc.ca" w:date="2023-07-19T12:19:00Z">
              <w:tcPr>
                <w:tcW w:w="1493" w:type="pct"/>
                <w:gridSpan w:val="2"/>
                <w:vAlign w:val="bottom"/>
              </w:tcPr>
            </w:tcPrChange>
          </w:tcPr>
          <w:p w14:paraId="658EF931" w14:textId="0D08735B" w:rsidR="006A263D" w:rsidRDefault="00422C3E" w:rsidP="00422C3E">
            <w:pPr>
              <w:spacing w:line="360" w:lineRule="auto"/>
              <w:jc w:val="center"/>
              <w:rPr>
                <w:ins w:id="1072" w:author="abahl02@student.ubc.ca" w:date="2023-07-19T12:17:00Z"/>
              </w:rPr>
              <w:pPrChange w:id="1073" w:author="abahl02@student.ubc.ca" w:date="2023-07-19T12:19:00Z">
                <w:pPr>
                  <w:spacing w:line="360" w:lineRule="auto"/>
                  <w:jc w:val="both"/>
                </w:pPr>
              </w:pPrChange>
            </w:pPr>
            <w:ins w:id="1074" w:author="abahl02@student.ubc.ca" w:date="2023-07-19T12:17:00Z">
              <w:r>
                <w:rPr>
                  <w:b/>
                  <w:bCs/>
                  <w:sz w:val="20"/>
                  <w:szCs w:val="20"/>
                </w:rPr>
                <w:t>E</w:t>
              </w:r>
              <w:r w:rsidR="006A263D">
                <w:rPr>
                  <w:b/>
                  <w:bCs/>
                  <w:sz w:val="20"/>
                  <w:szCs w:val="20"/>
                </w:rPr>
                <w:t>nviro</w:t>
              </w:r>
            </w:ins>
            <w:ins w:id="1075" w:author="abahl02@student.ubc.ca" w:date="2023-07-19T12:19:00Z">
              <w:r>
                <w:rPr>
                  <w:b/>
                  <w:bCs/>
                  <w:sz w:val="20"/>
                  <w:szCs w:val="20"/>
                </w:rPr>
                <w:t>nmental conditions</w:t>
              </w:r>
            </w:ins>
          </w:p>
        </w:tc>
        <w:tc>
          <w:tcPr>
            <w:tcW w:w="865" w:type="pct"/>
            <w:vAlign w:val="bottom"/>
            <w:tcPrChange w:id="1076" w:author="abahl02@student.ubc.ca" w:date="2023-07-19T12:19:00Z">
              <w:tcPr>
                <w:tcW w:w="865" w:type="pct"/>
                <w:gridSpan w:val="2"/>
                <w:vAlign w:val="bottom"/>
              </w:tcPr>
            </w:tcPrChange>
          </w:tcPr>
          <w:p w14:paraId="38FAC86F" w14:textId="6DB81A97" w:rsidR="006A263D" w:rsidRDefault="006A263D" w:rsidP="00422C3E">
            <w:pPr>
              <w:spacing w:line="360" w:lineRule="auto"/>
              <w:jc w:val="center"/>
              <w:rPr>
                <w:ins w:id="1077" w:author="abahl02@student.ubc.ca" w:date="2023-07-19T12:17:00Z"/>
              </w:rPr>
              <w:pPrChange w:id="1078" w:author="abahl02@student.ubc.ca" w:date="2023-07-19T12:20:00Z">
                <w:pPr>
                  <w:spacing w:line="360" w:lineRule="auto"/>
                  <w:jc w:val="both"/>
                </w:pPr>
              </w:pPrChange>
            </w:pPr>
            <w:ins w:id="1079" w:author="abahl02@student.ubc.ca" w:date="2023-07-19T12:17:00Z">
              <w:r>
                <w:rPr>
                  <w:b/>
                  <w:bCs/>
                  <w:sz w:val="20"/>
                  <w:szCs w:val="20"/>
                </w:rPr>
                <w:t>ID</w:t>
              </w:r>
            </w:ins>
          </w:p>
        </w:tc>
      </w:tr>
      <w:tr w:rsidR="00422C3E" w14:paraId="23C3EAFE" w14:textId="77777777" w:rsidTr="008C31BA">
        <w:trPr>
          <w:ins w:id="1080" w:author="abahl02@student.ubc.ca" w:date="2023-07-19T12:17:00Z"/>
        </w:trPr>
        <w:tc>
          <w:tcPr>
            <w:tcW w:w="828" w:type="pct"/>
            <w:vMerge w:val="restart"/>
            <w:vAlign w:val="bottom"/>
          </w:tcPr>
          <w:p w14:paraId="1178C021" w14:textId="086B24F3" w:rsidR="00422C3E" w:rsidRDefault="00422C3E" w:rsidP="00C11743">
            <w:pPr>
              <w:spacing w:line="360" w:lineRule="auto"/>
              <w:jc w:val="both"/>
              <w:rPr>
                <w:ins w:id="1081" w:author="abahl02@student.ubc.ca" w:date="2023-07-19T12:17:00Z"/>
              </w:rPr>
            </w:pPr>
          </w:p>
          <w:p w14:paraId="606F59A0" w14:textId="60975515" w:rsidR="00422C3E" w:rsidRDefault="00422C3E" w:rsidP="00C11743">
            <w:pPr>
              <w:spacing w:line="360" w:lineRule="auto"/>
              <w:jc w:val="both"/>
              <w:rPr>
                <w:ins w:id="1082" w:author="abahl02@student.ubc.ca" w:date="2023-07-19T12:17:00Z"/>
              </w:rPr>
            </w:pPr>
            <w:ins w:id="1083" w:author="abahl02@student.ubc.ca" w:date="2023-07-19T12:24:00Z">
              <w:r>
                <w:rPr>
                  <w:sz w:val="20"/>
                  <w:szCs w:val="20"/>
                </w:rPr>
                <w:t>S</w:t>
              </w:r>
            </w:ins>
            <w:ins w:id="1084" w:author="abahl02@student.ubc.ca" w:date="2023-07-19T12:17:00Z">
              <w:r>
                <w:rPr>
                  <w:sz w:val="20"/>
                  <w:szCs w:val="20"/>
                </w:rPr>
                <w:t>pawning</w:t>
              </w:r>
            </w:ins>
          </w:p>
          <w:p w14:paraId="6E110453" w14:textId="5F34F85F" w:rsidR="00422C3E" w:rsidRDefault="00422C3E" w:rsidP="00C11743">
            <w:pPr>
              <w:spacing w:line="360" w:lineRule="auto"/>
              <w:jc w:val="both"/>
              <w:rPr>
                <w:ins w:id="1085" w:author="abahl02@student.ubc.ca" w:date="2023-07-19T12:17:00Z"/>
              </w:rPr>
            </w:pPr>
          </w:p>
        </w:tc>
        <w:tc>
          <w:tcPr>
            <w:tcW w:w="649" w:type="pct"/>
            <w:vAlign w:val="bottom"/>
          </w:tcPr>
          <w:p w14:paraId="1DDFE841" w14:textId="60208AED" w:rsidR="00422C3E" w:rsidRDefault="0079172B" w:rsidP="00C11743">
            <w:pPr>
              <w:spacing w:line="360" w:lineRule="auto"/>
              <w:jc w:val="both"/>
              <w:rPr>
                <w:ins w:id="1086" w:author="abahl02@student.ubc.ca" w:date="2023-07-19T12:17:00Z"/>
              </w:rPr>
            </w:pPr>
            <w:ins w:id="1087" w:author="abahl02@student.ubc.ca" w:date="2023-07-19T12:31:00Z">
              <w:r>
                <w:rPr>
                  <w:sz w:val="20"/>
                  <w:szCs w:val="20"/>
                </w:rPr>
                <w:t>S</w:t>
              </w:r>
              <w:r>
                <w:rPr>
                  <w:sz w:val="20"/>
                  <w:szCs w:val="20"/>
                </w:rPr>
                <w:t>tate</w:t>
              </w:r>
              <w:r>
                <w:rPr>
                  <w:sz w:val="20"/>
                  <w:szCs w:val="20"/>
                </w:rPr>
                <w:t xml:space="preserve"> </w:t>
              </w:r>
              <w:r>
                <w:rPr>
                  <w:sz w:val="20"/>
                  <w:szCs w:val="20"/>
                </w:rPr>
                <w:t>var</w:t>
              </w:r>
            </w:ins>
          </w:p>
        </w:tc>
        <w:tc>
          <w:tcPr>
            <w:tcW w:w="1165" w:type="pct"/>
            <w:vAlign w:val="bottom"/>
          </w:tcPr>
          <w:p w14:paraId="31DDC215" w14:textId="4054BC28" w:rsidR="00422C3E" w:rsidRDefault="0079172B" w:rsidP="00C11743">
            <w:pPr>
              <w:spacing w:line="360" w:lineRule="auto"/>
              <w:jc w:val="both"/>
              <w:rPr>
                <w:ins w:id="1088" w:author="abahl02@student.ubc.ca" w:date="2023-07-19T12:17:00Z"/>
              </w:rPr>
            </w:pPr>
            <w:ins w:id="1089" w:author="abahl02@student.ubc.ca" w:date="2023-07-19T12:17:00Z">
              <w:r>
                <w:rPr>
                  <w:sz w:val="20"/>
                  <w:szCs w:val="20"/>
                </w:rPr>
                <w:t>T</w:t>
              </w:r>
              <w:r w:rsidR="00422C3E">
                <w:rPr>
                  <w:sz w:val="20"/>
                  <w:szCs w:val="20"/>
                </w:rPr>
                <w:t>issue</w:t>
              </w:r>
            </w:ins>
            <w:ins w:id="1090" w:author="abahl02@student.ubc.ca" w:date="2023-07-19T12:32:00Z">
              <w:r>
                <w:rPr>
                  <w:sz w:val="20"/>
                  <w:szCs w:val="20"/>
                </w:rPr>
                <w:t xml:space="preserve">, </w:t>
              </w:r>
            </w:ins>
            <w:ins w:id="1091" w:author="abahl02@student.ubc.ca" w:date="2023-07-19T12:17:00Z">
              <w:r w:rsidR="00422C3E">
                <w:rPr>
                  <w:sz w:val="20"/>
                  <w:szCs w:val="20"/>
                </w:rPr>
                <w:t>reserves</w:t>
              </w:r>
            </w:ins>
            <w:ins w:id="1092" w:author="abahl02@student.ubc.ca" w:date="2023-07-19T12:32:00Z">
              <w:r>
                <w:rPr>
                  <w:sz w:val="20"/>
                  <w:szCs w:val="20"/>
                </w:rPr>
                <w:t xml:space="preserve">, </w:t>
              </w:r>
            </w:ins>
            <w:ins w:id="1093" w:author="abahl02@student.ubc.ca" w:date="2023-07-19T12:17:00Z">
              <w:r w:rsidR="00422C3E">
                <w:rPr>
                  <w:sz w:val="20"/>
                  <w:szCs w:val="20"/>
                </w:rPr>
                <w:t>carbs</w:t>
              </w:r>
            </w:ins>
          </w:p>
        </w:tc>
        <w:tc>
          <w:tcPr>
            <w:tcW w:w="1493" w:type="pct"/>
            <w:vAlign w:val="bottom"/>
          </w:tcPr>
          <w:p w14:paraId="236B6983" w14:textId="77777777" w:rsidR="00422C3E" w:rsidRDefault="00422C3E" w:rsidP="00C11743">
            <w:pPr>
              <w:spacing w:line="360" w:lineRule="auto"/>
              <w:jc w:val="both"/>
              <w:rPr>
                <w:ins w:id="1094" w:author="abahl02@student.ubc.ca" w:date="2023-07-19T12:17:00Z"/>
              </w:rPr>
            </w:pPr>
            <w:ins w:id="1095" w:author="abahl02@student.ubc.ca" w:date="2023-07-19T12:17:00Z">
              <w:r>
                <w:rPr>
                  <w:sz w:val="20"/>
                  <w:szCs w:val="20"/>
                </w:rPr>
                <w:t>NA</w:t>
              </w:r>
            </w:ins>
          </w:p>
        </w:tc>
        <w:tc>
          <w:tcPr>
            <w:tcW w:w="865" w:type="pct"/>
            <w:vAlign w:val="bottom"/>
          </w:tcPr>
          <w:p w14:paraId="6ABB7DCF" w14:textId="77777777" w:rsidR="00422C3E" w:rsidRDefault="00422C3E" w:rsidP="00C11743">
            <w:pPr>
              <w:spacing w:line="360" w:lineRule="auto"/>
              <w:jc w:val="both"/>
              <w:rPr>
                <w:ins w:id="1096" w:author="abahl02@student.ubc.ca" w:date="2023-07-19T12:17:00Z"/>
              </w:rPr>
            </w:pPr>
            <w:ins w:id="1097" w:author="abahl02@student.ubc.ca" w:date="2023-07-19T12:17:00Z">
              <w:r>
                <w:rPr>
                  <w:sz w:val="20"/>
                  <w:szCs w:val="20"/>
                </w:rPr>
                <w:t>ID1</w:t>
              </w:r>
            </w:ins>
          </w:p>
        </w:tc>
      </w:tr>
      <w:tr w:rsidR="00422C3E" w14:paraId="3C44FC21" w14:textId="77777777" w:rsidTr="008C31BA">
        <w:trPr>
          <w:ins w:id="1098" w:author="abahl02@student.ubc.ca" w:date="2023-07-19T12:17:00Z"/>
        </w:trPr>
        <w:tc>
          <w:tcPr>
            <w:tcW w:w="828" w:type="pct"/>
            <w:vMerge/>
            <w:vAlign w:val="bottom"/>
          </w:tcPr>
          <w:p w14:paraId="7D959FC0" w14:textId="35D4A0B7" w:rsidR="00422C3E" w:rsidRDefault="00422C3E" w:rsidP="00C11743">
            <w:pPr>
              <w:spacing w:line="360" w:lineRule="auto"/>
              <w:jc w:val="both"/>
              <w:rPr>
                <w:ins w:id="1099" w:author="abahl02@student.ubc.ca" w:date="2023-07-19T12:17:00Z"/>
              </w:rPr>
            </w:pPr>
          </w:p>
        </w:tc>
        <w:tc>
          <w:tcPr>
            <w:tcW w:w="649" w:type="pct"/>
            <w:vAlign w:val="bottom"/>
          </w:tcPr>
          <w:p w14:paraId="701E9011" w14:textId="1A8C5C6D" w:rsidR="00422C3E" w:rsidRDefault="0079172B" w:rsidP="00C11743">
            <w:pPr>
              <w:spacing w:line="360" w:lineRule="auto"/>
              <w:jc w:val="both"/>
              <w:rPr>
                <w:ins w:id="1100" w:author="abahl02@student.ubc.ca" w:date="2023-07-19T12:17:00Z"/>
              </w:rPr>
            </w:pPr>
            <w:ins w:id="1101" w:author="abahl02@student.ubc.ca" w:date="2023-07-19T12:31:00Z">
              <w:r>
                <w:rPr>
                  <w:sz w:val="20"/>
                  <w:szCs w:val="20"/>
                </w:rPr>
                <w:t>S</w:t>
              </w:r>
              <w:r>
                <w:rPr>
                  <w:sz w:val="20"/>
                  <w:szCs w:val="20"/>
                </w:rPr>
                <w:t>tate</w:t>
              </w:r>
              <w:r>
                <w:rPr>
                  <w:sz w:val="20"/>
                  <w:szCs w:val="20"/>
                </w:rPr>
                <w:t xml:space="preserve"> </w:t>
              </w:r>
              <w:r>
                <w:rPr>
                  <w:sz w:val="20"/>
                  <w:szCs w:val="20"/>
                </w:rPr>
                <w:t>var</w:t>
              </w:r>
            </w:ins>
          </w:p>
        </w:tc>
        <w:tc>
          <w:tcPr>
            <w:tcW w:w="1165" w:type="pct"/>
            <w:vAlign w:val="bottom"/>
          </w:tcPr>
          <w:p w14:paraId="5F89DE2D" w14:textId="7176DD45" w:rsidR="00422C3E" w:rsidRDefault="0079172B" w:rsidP="00C11743">
            <w:pPr>
              <w:spacing w:line="360" w:lineRule="auto"/>
              <w:jc w:val="both"/>
              <w:rPr>
                <w:ins w:id="1102" w:author="abahl02@student.ubc.ca" w:date="2023-07-19T12:17:00Z"/>
              </w:rPr>
            </w:pPr>
            <w:ins w:id="1103" w:author="abahl02@student.ubc.ca" w:date="2023-07-19T12:17:00Z">
              <w:r>
                <w:rPr>
                  <w:sz w:val="20"/>
                  <w:szCs w:val="20"/>
                </w:rPr>
                <w:t>T</w:t>
              </w:r>
              <w:r w:rsidR="00422C3E">
                <w:rPr>
                  <w:sz w:val="20"/>
                  <w:szCs w:val="20"/>
                </w:rPr>
                <w:t>issue</w:t>
              </w:r>
            </w:ins>
            <w:ins w:id="1104" w:author="abahl02@student.ubc.ca" w:date="2023-07-19T12:32:00Z">
              <w:r>
                <w:rPr>
                  <w:sz w:val="20"/>
                  <w:szCs w:val="20"/>
                </w:rPr>
                <w:t>,</w:t>
              </w:r>
            </w:ins>
            <w:ins w:id="1105" w:author="abahl02@student.ubc.ca" w:date="2023-07-19T12:33:00Z">
              <w:r>
                <w:rPr>
                  <w:sz w:val="20"/>
                  <w:szCs w:val="20"/>
                </w:rPr>
                <w:t xml:space="preserve"> </w:t>
              </w:r>
            </w:ins>
            <w:ins w:id="1106" w:author="abahl02@student.ubc.ca" w:date="2023-07-19T12:17:00Z">
              <w:r w:rsidR="00422C3E">
                <w:rPr>
                  <w:sz w:val="20"/>
                  <w:szCs w:val="20"/>
                </w:rPr>
                <w:t>reserves</w:t>
              </w:r>
            </w:ins>
            <w:ins w:id="1107" w:author="abahl02@student.ubc.ca" w:date="2023-07-19T12:33:00Z">
              <w:r>
                <w:rPr>
                  <w:sz w:val="20"/>
                  <w:szCs w:val="20"/>
                </w:rPr>
                <w:t xml:space="preserve">, </w:t>
              </w:r>
            </w:ins>
            <w:ins w:id="1108" w:author="abahl02@student.ubc.ca" w:date="2023-07-19T12:17:00Z">
              <w:r w:rsidR="00422C3E">
                <w:rPr>
                  <w:sz w:val="20"/>
                  <w:szCs w:val="20"/>
                </w:rPr>
                <w:t>proteins</w:t>
              </w:r>
            </w:ins>
          </w:p>
        </w:tc>
        <w:tc>
          <w:tcPr>
            <w:tcW w:w="1493" w:type="pct"/>
            <w:vAlign w:val="bottom"/>
          </w:tcPr>
          <w:p w14:paraId="471D43E2" w14:textId="77777777" w:rsidR="00422C3E" w:rsidRDefault="00422C3E" w:rsidP="00C11743">
            <w:pPr>
              <w:spacing w:line="360" w:lineRule="auto"/>
              <w:jc w:val="both"/>
              <w:rPr>
                <w:ins w:id="1109" w:author="abahl02@student.ubc.ca" w:date="2023-07-19T12:17:00Z"/>
              </w:rPr>
            </w:pPr>
            <w:ins w:id="1110" w:author="abahl02@student.ubc.ca" w:date="2023-07-19T12:17:00Z">
              <w:r>
                <w:rPr>
                  <w:sz w:val="20"/>
                  <w:szCs w:val="20"/>
                </w:rPr>
                <w:t>NA</w:t>
              </w:r>
            </w:ins>
          </w:p>
        </w:tc>
        <w:tc>
          <w:tcPr>
            <w:tcW w:w="865" w:type="pct"/>
            <w:vAlign w:val="bottom"/>
          </w:tcPr>
          <w:p w14:paraId="48C1FF48" w14:textId="77777777" w:rsidR="00422C3E" w:rsidRDefault="00422C3E" w:rsidP="00C11743">
            <w:pPr>
              <w:spacing w:line="360" w:lineRule="auto"/>
              <w:jc w:val="both"/>
              <w:rPr>
                <w:ins w:id="1111" w:author="abahl02@student.ubc.ca" w:date="2023-07-19T12:17:00Z"/>
              </w:rPr>
            </w:pPr>
            <w:ins w:id="1112" w:author="abahl02@student.ubc.ca" w:date="2023-07-19T12:17:00Z">
              <w:r>
                <w:rPr>
                  <w:sz w:val="20"/>
                  <w:szCs w:val="20"/>
                </w:rPr>
                <w:t>ID2</w:t>
              </w:r>
            </w:ins>
          </w:p>
        </w:tc>
      </w:tr>
      <w:tr w:rsidR="00422C3E" w14:paraId="05B462D6" w14:textId="77777777" w:rsidTr="008C31BA">
        <w:trPr>
          <w:ins w:id="1113" w:author="abahl02@student.ubc.ca" w:date="2023-07-19T12:17:00Z"/>
        </w:trPr>
        <w:tc>
          <w:tcPr>
            <w:tcW w:w="828" w:type="pct"/>
            <w:vMerge/>
            <w:vAlign w:val="bottom"/>
          </w:tcPr>
          <w:p w14:paraId="0E8CC1F4" w14:textId="3008BFD6" w:rsidR="00422C3E" w:rsidRDefault="00422C3E" w:rsidP="00C11743">
            <w:pPr>
              <w:spacing w:line="360" w:lineRule="auto"/>
              <w:jc w:val="both"/>
              <w:rPr>
                <w:ins w:id="1114" w:author="abahl02@student.ubc.ca" w:date="2023-07-19T12:17:00Z"/>
              </w:rPr>
            </w:pPr>
          </w:p>
        </w:tc>
        <w:tc>
          <w:tcPr>
            <w:tcW w:w="649" w:type="pct"/>
            <w:vAlign w:val="bottom"/>
          </w:tcPr>
          <w:p w14:paraId="48F953EE" w14:textId="01270769" w:rsidR="00422C3E" w:rsidRDefault="0079172B" w:rsidP="00C11743">
            <w:pPr>
              <w:spacing w:line="360" w:lineRule="auto"/>
              <w:jc w:val="both"/>
              <w:rPr>
                <w:ins w:id="1115" w:author="abahl02@student.ubc.ca" w:date="2023-07-19T12:17:00Z"/>
              </w:rPr>
            </w:pPr>
            <w:ins w:id="1116" w:author="abahl02@student.ubc.ca" w:date="2023-07-19T12:31:00Z">
              <w:r>
                <w:rPr>
                  <w:sz w:val="20"/>
                  <w:szCs w:val="20"/>
                </w:rPr>
                <w:t>S</w:t>
              </w:r>
              <w:r>
                <w:rPr>
                  <w:sz w:val="20"/>
                  <w:szCs w:val="20"/>
                </w:rPr>
                <w:t>tate</w:t>
              </w:r>
              <w:r>
                <w:rPr>
                  <w:sz w:val="20"/>
                  <w:szCs w:val="20"/>
                </w:rPr>
                <w:t xml:space="preserve"> </w:t>
              </w:r>
              <w:r>
                <w:rPr>
                  <w:sz w:val="20"/>
                  <w:szCs w:val="20"/>
                </w:rPr>
                <w:t>var</w:t>
              </w:r>
            </w:ins>
          </w:p>
        </w:tc>
        <w:tc>
          <w:tcPr>
            <w:tcW w:w="1165" w:type="pct"/>
            <w:vAlign w:val="bottom"/>
          </w:tcPr>
          <w:p w14:paraId="2015A455" w14:textId="686F828E" w:rsidR="00422C3E" w:rsidRDefault="0079172B" w:rsidP="00C11743">
            <w:pPr>
              <w:spacing w:line="360" w:lineRule="auto"/>
              <w:jc w:val="both"/>
              <w:rPr>
                <w:ins w:id="1117" w:author="abahl02@student.ubc.ca" w:date="2023-07-19T12:17:00Z"/>
              </w:rPr>
            </w:pPr>
            <w:ins w:id="1118" w:author="abahl02@student.ubc.ca" w:date="2023-07-19T12:17:00Z">
              <w:r>
                <w:rPr>
                  <w:sz w:val="20"/>
                  <w:szCs w:val="20"/>
                </w:rPr>
                <w:t>T</w:t>
              </w:r>
              <w:r w:rsidR="00422C3E">
                <w:rPr>
                  <w:sz w:val="20"/>
                  <w:szCs w:val="20"/>
                </w:rPr>
                <w:t>issue</w:t>
              </w:r>
            </w:ins>
            <w:ins w:id="1119" w:author="abahl02@student.ubc.ca" w:date="2023-07-19T12:32:00Z">
              <w:r>
                <w:rPr>
                  <w:sz w:val="20"/>
                  <w:szCs w:val="20"/>
                </w:rPr>
                <w:t xml:space="preserve">, </w:t>
              </w:r>
            </w:ins>
            <w:ins w:id="1120" w:author="abahl02@student.ubc.ca" w:date="2023-07-19T12:17:00Z">
              <w:r w:rsidR="00422C3E">
                <w:rPr>
                  <w:sz w:val="20"/>
                  <w:szCs w:val="20"/>
                </w:rPr>
                <w:t>reserves</w:t>
              </w:r>
            </w:ins>
            <w:ins w:id="1121" w:author="abahl02@student.ubc.ca" w:date="2023-07-19T12:32:00Z">
              <w:r>
                <w:rPr>
                  <w:sz w:val="20"/>
                  <w:szCs w:val="20"/>
                </w:rPr>
                <w:t xml:space="preserve">, </w:t>
              </w:r>
            </w:ins>
            <w:ins w:id="1122" w:author="abahl02@student.ubc.ca" w:date="2023-07-19T12:17:00Z">
              <w:r w:rsidR="00422C3E">
                <w:rPr>
                  <w:sz w:val="20"/>
                  <w:szCs w:val="20"/>
                </w:rPr>
                <w:t>lipids</w:t>
              </w:r>
            </w:ins>
          </w:p>
        </w:tc>
        <w:tc>
          <w:tcPr>
            <w:tcW w:w="1493" w:type="pct"/>
            <w:vAlign w:val="bottom"/>
          </w:tcPr>
          <w:p w14:paraId="794E26AB" w14:textId="77777777" w:rsidR="00422C3E" w:rsidRDefault="00422C3E" w:rsidP="00C11743">
            <w:pPr>
              <w:spacing w:line="360" w:lineRule="auto"/>
              <w:jc w:val="both"/>
              <w:rPr>
                <w:ins w:id="1123" w:author="abahl02@student.ubc.ca" w:date="2023-07-19T12:17:00Z"/>
              </w:rPr>
            </w:pPr>
            <w:ins w:id="1124" w:author="abahl02@student.ubc.ca" w:date="2023-07-19T12:17:00Z">
              <w:r>
                <w:rPr>
                  <w:sz w:val="20"/>
                  <w:szCs w:val="20"/>
                </w:rPr>
                <w:t>NA</w:t>
              </w:r>
            </w:ins>
          </w:p>
        </w:tc>
        <w:tc>
          <w:tcPr>
            <w:tcW w:w="865" w:type="pct"/>
            <w:vAlign w:val="bottom"/>
          </w:tcPr>
          <w:p w14:paraId="462E6D80" w14:textId="77777777" w:rsidR="00422C3E" w:rsidRDefault="00422C3E" w:rsidP="00C11743">
            <w:pPr>
              <w:spacing w:line="360" w:lineRule="auto"/>
              <w:jc w:val="both"/>
              <w:rPr>
                <w:ins w:id="1125" w:author="abahl02@student.ubc.ca" w:date="2023-07-19T12:17:00Z"/>
              </w:rPr>
            </w:pPr>
            <w:ins w:id="1126" w:author="abahl02@student.ubc.ca" w:date="2023-07-19T12:17:00Z">
              <w:r>
                <w:rPr>
                  <w:sz w:val="20"/>
                  <w:szCs w:val="20"/>
                </w:rPr>
                <w:t>ID3</w:t>
              </w:r>
            </w:ins>
          </w:p>
        </w:tc>
      </w:tr>
      <w:tr w:rsidR="00422C3E" w14:paraId="632B397E" w14:textId="77777777" w:rsidTr="008C31BA">
        <w:trPr>
          <w:ins w:id="1127" w:author="abahl02@student.ubc.ca" w:date="2023-07-19T12:17:00Z"/>
        </w:trPr>
        <w:tc>
          <w:tcPr>
            <w:tcW w:w="828" w:type="pct"/>
            <w:vMerge/>
            <w:vAlign w:val="bottom"/>
          </w:tcPr>
          <w:p w14:paraId="69A2E63E" w14:textId="764F26B6" w:rsidR="00422C3E" w:rsidRDefault="00422C3E" w:rsidP="00C11743">
            <w:pPr>
              <w:spacing w:line="360" w:lineRule="auto"/>
              <w:jc w:val="both"/>
              <w:rPr>
                <w:ins w:id="1128" w:author="abahl02@student.ubc.ca" w:date="2023-07-19T12:17:00Z"/>
              </w:rPr>
            </w:pPr>
          </w:p>
        </w:tc>
        <w:tc>
          <w:tcPr>
            <w:tcW w:w="649" w:type="pct"/>
            <w:vAlign w:val="bottom"/>
          </w:tcPr>
          <w:p w14:paraId="2967C924" w14:textId="77777777" w:rsidR="00422C3E" w:rsidRDefault="00422C3E" w:rsidP="00C11743">
            <w:pPr>
              <w:spacing w:line="360" w:lineRule="auto"/>
              <w:jc w:val="both"/>
              <w:rPr>
                <w:ins w:id="1129" w:author="abahl02@student.ubc.ca" w:date="2023-07-19T12:17:00Z"/>
              </w:rPr>
            </w:pPr>
            <w:ins w:id="1130" w:author="abahl02@student.ubc.ca" w:date="2023-07-19T12:17:00Z">
              <w:r>
                <w:rPr>
                  <w:sz w:val="20"/>
                  <w:szCs w:val="20"/>
                </w:rPr>
                <w:t>function</w:t>
              </w:r>
            </w:ins>
          </w:p>
        </w:tc>
        <w:tc>
          <w:tcPr>
            <w:tcW w:w="1165" w:type="pct"/>
            <w:vAlign w:val="bottom"/>
          </w:tcPr>
          <w:p w14:paraId="0D9C4425" w14:textId="5370938C" w:rsidR="00422C3E" w:rsidRDefault="002F65DC" w:rsidP="00C11743">
            <w:pPr>
              <w:spacing w:line="360" w:lineRule="auto"/>
              <w:jc w:val="both"/>
              <w:rPr>
                <w:ins w:id="1131" w:author="abahl02@student.ubc.ca" w:date="2023-07-19T12:17:00Z"/>
              </w:rPr>
            </w:pPr>
            <w:ins w:id="1132" w:author="abahl02@student.ubc.ca" w:date="2023-07-19T12:40:00Z">
              <w:r>
                <w:rPr>
                  <w:sz w:val="20"/>
                  <w:szCs w:val="20"/>
                </w:rPr>
                <w:t>I</w:t>
              </w:r>
            </w:ins>
            <w:ins w:id="1133" w:author="abahl02@student.ubc.ca" w:date="2023-07-19T12:17:00Z">
              <w:r w:rsidR="00422C3E">
                <w:rPr>
                  <w:sz w:val="20"/>
                  <w:szCs w:val="20"/>
                </w:rPr>
                <w:t>ngestion</w:t>
              </w:r>
            </w:ins>
          </w:p>
        </w:tc>
        <w:tc>
          <w:tcPr>
            <w:tcW w:w="1493" w:type="pct"/>
            <w:vAlign w:val="bottom"/>
          </w:tcPr>
          <w:p w14:paraId="3EEEFFA8" w14:textId="536D3CB0" w:rsidR="00422C3E" w:rsidRDefault="0079172B" w:rsidP="00C11743">
            <w:pPr>
              <w:spacing w:line="360" w:lineRule="auto"/>
              <w:jc w:val="both"/>
              <w:rPr>
                <w:ins w:id="1134" w:author="abahl02@student.ubc.ca" w:date="2023-07-19T12:17:00Z"/>
              </w:rPr>
            </w:pPr>
            <w:ins w:id="1135" w:author="abahl02@student.ubc.ca" w:date="2023-07-19T12:36:00Z">
              <w:r>
                <w:rPr>
                  <w:sz w:val="20"/>
                  <w:szCs w:val="20"/>
                </w:rPr>
                <w:t>T</w:t>
              </w:r>
            </w:ins>
            <w:ins w:id="1136" w:author="abahl02@student.ubc.ca" w:date="2023-07-19T12:17:00Z">
              <w:r w:rsidR="00422C3E">
                <w:rPr>
                  <w:sz w:val="20"/>
                  <w:szCs w:val="20"/>
                </w:rPr>
                <w:t>emperature</w:t>
              </w:r>
            </w:ins>
          </w:p>
        </w:tc>
        <w:tc>
          <w:tcPr>
            <w:tcW w:w="865" w:type="pct"/>
            <w:vAlign w:val="bottom"/>
          </w:tcPr>
          <w:p w14:paraId="71D29D0E" w14:textId="77777777" w:rsidR="00422C3E" w:rsidRDefault="00422C3E" w:rsidP="00C11743">
            <w:pPr>
              <w:spacing w:line="360" w:lineRule="auto"/>
              <w:jc w:val="both"/>
              <w:rPr>
                <w:ins w:id="1137" w:author="abahl02@student.ubc.ca" w:date="2023-07-19T12:17:00Z"/>
              </w:rPr>
            </w:pPr>
            <w:ins w:id="1138" w:author="abahl02@student.ubc.ca" w:date="2023-07-19T12:17:00Z">
              <w:r>
                <w:rPr>
                  <w:sz w:val="20"/>
                  <w:szCs w:val="20"/>
                </w:rPr>
                <w:t>ID4</w:t>
              </w:r>
            </w:ins>
          </w:p>
        </w:tc>
      </w:tr>
      <w:tr w:rsidR="002F65DC" w14:paraId="785C7784" w14:textId="77777777" w:rsidTr="00CA5603">
        <w:tblPrEx>
          <w:tblPrExChange w:id="1139" w:author="abahl02@student.ubc.ca" w:date="2023-07-19T12:40:00Z">
            <w:tblPrEx>
              <w:tblW w:w="6043" w:type="pct"/>
              <w:tblInd w:w="-995" w:type="dxa"/>
            </w:tblPrEx>
          </w:tblPrExChange>
        </w:tblPrEx>
        <w:trPr>
          <w:ins w:id="1140" w:author="abahl02@student.ubc.ca" w:date="2023-07-19T12:17:00Z"/>
          <w:trPrChange w:id="1141" w:author="abahl02@student.ubc.ca" w:date="2023-07-19T12:40:00Z">
            <w:trPr>
              <w:gridAfter w:val="0"/>
            </w:trPr>
          </w:trPrChange>
        </w:trPr>
        <w:tc>
          <w:tcPr>
            <w:tcW w:w="828" w:type="pct"/>
            <w:vMerge/>
            <w:vAlign w:val="bottom"/>
            <w:tcPrChange w:id="1142" w:author="abahl02@student.ubc.ca" w:date="2023-07-19T12:40:00Z">
              <w:tcPr>
                <w:tcW w:w="828" w:type="pct"/>
                <w:gridSpan w:val="2"/>
                <w:vMerge/>
                <w:vAlign w:val="bottom"/>
              </w:tcPr>
            </w:tcPrChange>
          </w:tcPr>
          <w:p w14:paraId="2AFDD4BD" w14:textId="69F72830" w:rsidR="002F65DC" w:rsidRDefault="002F65DC" w:rsidP="002F65DC">
            <w:pPr>
              <w:spacing w:line="360" w:lineRule="auto"/>
              <w:jc w:val="both"/>
              <w:rPr>
                <w:ins w:id="1143" w:author="abahl02@student.ubc.ca" w:date="2023-07-19T12:17:00Z"/>
              </w:rPr>
            </w:pPr>
          </w:p>
        </w:tc>
        <w:tc>
          <w:tcPr>
            <w:tcW w:w="649" w:type="pct"/>
            <w:vAlign w:val="bottom"/>
            <w:tcPrChange w:id="1144" w:author="abahl02@student.ubc.ca" w:date="2023-07-19T12:40:00Z">
              <w:tcPr>
                <w:tcW w:w="649" w:type="pct"/>
                <w:gridSpan w:val="2"/>
                <w:vAlign w:val="bottom"/>
              </w:tcPr>
            </w:tcPrChange>
          </w:tcPr>
          <w:p w14:paraId="66D71227" w14:textId="77777777" w:rsidR="002F65DC" w:rsidRDefault="002F65DC" w:rsidP="002F65DC">
            <w:pPr>
              <w:spacing w:line="360" w:lineRule="auto"/>
              <w:jc w:val="both"/>
              <w:rPr>
                <w:ins w:id="1145" w:author="abahl02@student.ubc.ca" w:date="2023-07-19T12:17:00Z"/>
              </w:rPr>
            </w:pPr>
            <w:ins w:id="1146" w:author="abahl02@student.ubc.ca" w:date="2023-07-19T12:17:00Z">
              <w:r>
                <w:rPr>
                  <w:sz w:val="20"/>
                  <w:szCs w:val="20"/>
                </w:rPr>
                <w:t>function</w:t>
              </w:r>
            </w:ins>
          </w:p>
        </w:tc>
        <w:tc>
          <w:tcPr>
            <w:tcW w:w="1165" w:type="pct"/>
            <w:tcPrChange w:id="1147" w:author="abahl02@student.ubc.ca" w:date="2023-07-19T12:40:00Z">
              <w:tcPr>
                <w:tcW w:w="1165" w:type="pct"/>
                <w:gridSpan w:val="2"/>
                <w:vAlign w:val="bottom"/>
              </w:tcPr>
            </w:tcPrChange>
          </w:tcPr>
          <w:p w14:paraId="63E0448C" w14:textId="74C1EDB8" w:rsidR="002F65DC" w:rsidRDefault="002F65DC" w:rsidP="002F65DC">
            <w:pPr>
              <w:spacing w:line="360" w:lineRule="auto"/>
              <w:jc w:val="both"/>
              <w:rPr>
                <w:ins w:id="1148" w:author="abahl02@student.ubc.ca" w:date="2023-07-19T12:17:00Z"/>
              </w:rPr>
            </w:pPr>
            <w:ins w:id="1149" w:author="abahl02@student.ubc.ca" w:date="2023-07-19T12:40:00Z">
              <w:r w:rsidRPr="00A76394">
                <w:rPr>
                  <w:sz w:val="20"/>
                  <w:szCs w:val="20"/>
                </w:rPr>
                <w:t>Ingestion</w:t>
              </w:r>
            </w:ins>
          </w:p>
        </w:tc>
        <w:tc>
          <w:tcPr>
            <w:tcW w:w="1493" w:type="pct"/>
            <w:vAlign w:val="bottom"/>
            <w:tcPrChange w:id="1150" w:author="abahl02@student.ubc.ca" w:date="2023-07-19T12:40:00Z">
              <w:tcPr>
                <w:tcW w:w="1493" w:type="pct"/>
                <w:gridSpan w:val="2"/>
                <w:vAlign w:val="bottom"/>
              </w:tcPr>
            </w:tcPrChange>
          </w:tcPr>
          <w:p w14:paraId="2DB29BA8" w14:textId="479094D0" w:rsidR="002F65DC" w:rsidRDefault="002F65DC" w:rsidP="002F65DC">
            <w:pPr>
              <w:spacing w:line="360" w:lineRule="auto"/>
              <w:jc w:val="both"/>
              <w:rPr>
                <w:ins w:id="1151" w:author="abahl02@student.ubc.ca" w:date="2023-07-19T12:17:00Z"/>
              </w:rPr>
            </w:pPr>
            <w:ins w:id="1152" w:author="abahl02@student.ubc.ca" w:date="2023-07-19T12:36:00Z">
              <w:r>
                <w:rPr>
                  <w:sz w:val="20"/>
                  <w:szCs w:val="20"/>
                </w:rPr>
                <w:t>C</w:t>
              </w:r>
            </w:ins>
            <w:ins w:id="1153" w:author="abahl02@student.ubc.ca" w:date="2023-07-19T12:17:00Z">
              <w:r>
                <w:rPr>
                  <w:sz w:val="20"/>
                  <w:szCs w:val="20"/>
                </w:rPr>
                <w:t>hlorophyll</w:t>
              </w:r>
            </w:ins>
            <w:ins w:id="1154" w:author="abahl02@student.ubc.ca" w:date="2023-07-19T12:36:00Z">
              <w:r>
                <w:rPr>
                  <w:sz w:val="20"/>
                  <w:szCs w:val="20"/>
                </w:rPr>
                <w:t>-a</w:t>
              </w:r>
            </w:ins>
          </w:p>
        </w:tc>
        <w:tc>
          <w:tcPr>
            <w:tcW w:w="865" w:type="pct"/>
            <w:vAlign w:val="bottom"/>
            <w:tcPrChange w:id="1155" w:author="abahl02@student.ubc.ca" w:date="2023-07-19T12:40:00Z">
              <w:tcPr>
                <w:tcW w:w="865" w:type="pct"/>
                <w:gridSpan w:val="2"/>
                <w:vAlign w:val="bottom"/>
              </w:tcPr>
            </w:tcPrChange>
          </w:tcPr>
          <w:p w14:paraId="380A4BFB" w14:textId="77777777" w:rsidR="002F65DC" w:rsidRDefault="002F65DC" w:rsidP="002F65DC">
            <w:pPr>
              <w:spacing w:line="360" w:lineRule="auto"/>
              <w:jc w:val="both"/>
              <w:rPr>
                <w:ins w:id="1156" w:author="abahl02@student.ubc.ca" w:date="2023-07-19T12:17:00Z"/>
              </w:rPr>
            </w:pPr>
            <w:ins w:id="1157" w:author="abahl02@student.ubc.ca" w:date="2023-07-19T12:17:00Z">
              <w:r>
                <w:rPr>
                  <w:sz w:val="20"/>
                  <w:szCs w:val="20"/>
                </w:rPr>
                <w:t>ID5</w:t>
              </w:r>
            </w:ins>
          </w:p>
        </w:tc>
      </w:tr>
      <w:tr w:rsidR="002F65DC" w14:paraId="78E7CFCD" w14:textId="77777777" w:rsidTr="00CA5603">
        <w:tblPrEx>
          <w:tblPrExChange w:id="1158" w:author="abahl02@student.ubc.ca" w:date="2023-07-19T12:40:00Z">
            <w:tblPrEx>
              <w:tblW w:w="6043" w:type="pct"/>
              <w:tblInd w:w="-995" w:type="dxa"/>
            </w:tblPrEx>
          </w:tblPrExChange>
        </w:tblPrEx>
        <w:trPr>
          <w:ins w:id="1159" w:author="abahl02@student.ubc.ca" w:date="2023-07-19T12:17:00Z"/>
          <w:trPrChange w:id="1160" w:author="abahl02@student.ubc.ca" w:date="2023-07-19T12:40:00Z">
            <w:trPr>
              <w:gridAfter w:val="0"/>
            </w:trPr>
          </w:trPrChange>
        </w:trPr>
        <w:tc>
          <w:tcPr>
            <w:tcW w:w="828" w:type="pct"/>
            <w:vMerge/>
            <w:vAlign w:val="bottom"/>
            <w:tcPrChange w:id="1161" w:author="abahl02@student.ubc.ca" w:date="2023-07-19T12:40:00Z">
              <w:tcPr>
                <w:tcW w:w="828" w:type="pct"/>
                <w:gridSpan w:val="2"/>
                <w:vMerge/>
                <w:vAlign w:val="bottom"/>
              </w:tcPr>
            </w:tcPrChange>
          </w:tcPr>
          <w:p w14:paraId="076A0266" w14:textId="47479986" w:rsidR="002F65DC" w:rsidRDefault="002F65DC" w:rsidP="002F65DC">
            <w:pPr>
              <w:spacing w:line="360" w:lineRule="auto"/>
              <w:jc w:val="both"/>
              <w:rPr>
                <w:ins w:id="1162" w:author="abahl02@student.ubc.ca" w:date="2023-07-19T12:17:00Z"/>
              </w:rPr>
            </w:pPr>
          </w:p>
        </w:tc>
        <w:tc>
          <w:tcPr>
            <w:tcW w:w="649" w:type="pct"/>
            <w:vAlign w:val="bottom"/>
            <w:tcPrChange w:id="1163" w:author="abahl02@student.ubc.ca" w:date="2023-07-19T12:40:00Z">
              <w:tcPr>
                <w:tcW w:w="649" w:type="pct"/>
                <w:gridSpan w:val="2"/>
                <w:vAlign w:val="bottom"/>
              </w:tcPr>
            </w:tcPrChange>
          </w:tcPr>
          <w:p w14:paraId="08EAC645" w14:textId="77777777" w:rsidR="002F65DC" w:rsidRDefault="002F65DC" w:rsidP="002F65DC">
            <w:pPr>
              <w:spacing w:line="360" w:lineRule="auto"/>
              <w:jc w:val="both"/>
              <w:rPr>
                <w:ins w:id="1164" w:author="abahl02@student.ubc.ca" w:date="2023-07-19T12:17:00Z"/>
              </w:rPr>
            </w:pPr>
            <w:ins w:id="1165" w:author="abahl02@student.ubc.ca" w:date="2023-07-19T12:17:00Z">
              <w:r>
                <w:rPr>
                  <w:sz w:val="20"/>
                  <w:szCs w:val="20"/>
                </w:rPr>
                <w:t>function</w:t>
              </w:r>
            </w:ins>
          </w:p>
        </w:tc>
        <w:tc>
          <w:tcPr>
            <w:tcW w:w="1165" w:type="pct"/>
            <w:tcPrChange w:id="1166" w:author="abahl02@student.ubc.ca" w:date="2023-07-19T12:40:00Z">
              <w:tcPr>
                <w:tcW w:w="1165" w:type="pct"/>
                <w:gridSpan w:val="2"/>
                <w:vAlign w:val="bottom"/>
              </w:tcPr>
            </w:tcPrChange>
          </w:tcPr>
          <w:p w14:paraId="31C4F5EC" w14:textId="2B108C24" w:rsidR="002F65DC" w:rsidRDefault="002F65DC" w:rsidP="002F65DC">
            <w:pPr>
              <w:spacing w:line="360" w:lineRule="auto"/>
              <w:jc w:val="both"/>
              <w:rPr>
                <w:ins w:id="1167" w:author="abahl02@student.ubc.ca" w:date="2023-07-19T12:17:00Z"/>
              </w:rPr>
            </w:pPr>
            <w:ins w:id="1168" w:author="abahl02@student.ubc.ca" w:date="2023-07-19T12:40:00Z">
              <w:r w:rsidRPr="00A76394">
                <w:rPr>
                  <w:sz w:val="20"/>
                  <w:szCs w:val="20"/>
                </w:rPr>
                <w:t>Ingestion</w:t>
              </w:r>
            </w:ins>
          </w:p>
        </w:tc>
        <w:tc>
          <w:tcPr>
            <w:tcW w:w="1493" w:type="pct"/>
            <w:vAlign w:val="bottom"/>
            <w:tcPrChange w:id="1169" w:author="abahl02@student.ubc.ca" w:date="2023-07-19T12:40:00Z">
              <w:tcPr>
                <w:tcW w:w="1493" w:type="pct"/>
                <w:gridSpan w:val="2"/>
                <w:vAlign w:val="bottom"/>
              </w:tcPr>
            </w:tcPrChange>
          </w:tcPr>
          <w:p w14:paraId="6C1B22B1" w14:textId="77777777" w:rsidR="002F65DC" w:rsidRDefault="002F65DC" w:rsidP="002F65DC">
            <w:pPr>
              <w:spacing w:line="360" w:lineRule="auto"/>
              <w:jc w:val="both"/>
              <w:rPr>
                <w:ins w:id="1170" w:author="abahl02@student.ubc.ca" w:date="2023-07-19T12:17:00Z"/>
              </w:rPr>
            </w:pPr>
            <w:ins w:id="1171" w:author="abahl02@student.ubc.ca" w:date="2023-07-19T12:17:00Z">
              <w:r>
                <w:rPr>
                  <w:sz w:val="20"/>
                  <w:szCs w:val="20"/>
                </w:rPr>
                <w:t>POC</w:t>
              </w:r>
            </w:ins>
          </w:p>
        </w:tc>
        <w:tc>
          <w:tcPr>
            <w:tcW w:w="865" w:type="pct"/>
            <w:vAlign w:val="bottom"/>
            <w:tcPrChange w:id="1172" w:author="abahl02@student.ubc.ca" w:date="2023-07-19T12:40:00Z">
              <w:tcPr>
                <w:tcW w:w="865" w:type="pct"/>
                <w:gridSpan w:val="2"/>
                <w:vAlign w:val="bottom"/>
              </w:tcPr>
            </w:tcPrChange>
          </w:tcPr>
          <w:p w14:paraId="680ED6D6" w14:textId="77777777" w:rsidR="002F65DC" w:rsidRDefault="002F65DC" w:rsidP="002F65DC">
            <w:pPr>
              <w:spacing w:line="360" w:lineRule="auto"/>
              <w:jc w:val="both"/>
              <w:rPr>
                <w:ins w:id="1173" w:author="abahl02@student.ubc.ca" w:date="2023-07-19T12:17:00Z"/>
              </w:rPr>
            </w:pPr>
            <w:ins w:id="1174" w:author="abahl02@student.ubc.ca" w:date="2023-07-19T12:17:00Z">
              <w:r>
                <w:rPr>
                  <w:sz w:val="20"/>
                  <w:szCs w:val="20"/>
                </w:rPr>
                <w:t>ID6</w:t>
              </w:r>
            </w:ins>
          </w:p>
        </w:tc>
      </w:tr>
      <w:tr w:rsidR="002F65DC" w14:paraId="681FCABA" w14:textId="77777777" w:rsidTr="00CA5603">
        <w:tblPrEx>
          <w:tblPrExChange w:id="1175" w:author="abahl02@student.ubc.ca" w:date="2023-07-19T12:40:00Z">
            <w:tblPrEx>
              <w:tblW w:w="6043" w:type="pct"/>
              <w:tblInd w:w="-995" w:type="dxa"/>
            </w:tblPrEx>
          </w:tblPrExChange>
        </w:tblPrEx>
        <w:trPr>
          <w:ins w:id="1176" w:author="abahl02@student.ubc.ca" w:date="2023-07-19T12:17:00Z"/>
          <w:trPrChange w:id="1177" w:author="abahl02@student.ubc.ca" w:date="2023-07-19T12:40:00Z">
            <w:trPr>
              <w:gridAfter w:val="0"/>
            </w:trPr>
          </w:trPrChange>
        </w:trPr>
        <w:tc>
          <w:tcPr>
            <w:tcW w:w="828" w:type="pct"/>
            <w:vMerge/>
            <w:vAlign w:val="bottom"/>
            <w:tcPrChange w:id="1178" w:author="abahl02@student.ubc.ca" w:date="2023-07-19T12:40:00Z">
              <w:tcPr>
                <w:tcW w:w="828" w:type="pct"/>
                <w:gridSpan w:val="2"/>
                <w:vMerge/>
                <w:vAlign w:val="bottom"/>
              </w:tcPr>
            </w:tcPrChange>
          </w:tcPr>
          <w:p w14:paraId="790B7300" w14:textId="07573363" w:rsidR="002F65DC" w:rsidRDefault="002F65DC" w:rsidP="002F65DC">
            <w:pPr>
              <w:spacing w:line="360" w:lineRule="auto"/>
              <w:jc w:val="both"/>
              <w:rPr>
                <w:ins w:id="1179" w:author="abahl02@student.ubc.ca" w:date="2023-07-19T12:17:00Z"/>
              </w:rPr>
            </w:pPr>
          </w:p>
        </w:tc>
        <w:tc>
          <w:tcPr>
            <w:tcW w:w="649" w:type="pct"/>
            <w:vAlign w:val="bottom"/>
            <w:tcPrChange w:id="1180" w:author="abahl02@student.ubc.ca" w:date="2023-07-19T12:40:00Z">
              <w:tcPr>
                <w:tcW w:w="649" w:type="pct"/>
                <w:gridSpan w:val="2"/>
                <w:vAlign w:val="bottom"/>
              </w:tcPr>
            </w:tcPrChange>
          </w:tcPr>
          <w:p w14:paraId="4747CFBE" w14:textId="77777777" w:rsidR="002F65DC" w:rsidRDefault="002F65DC" w:rsidP="002F65DC">
            <w:pPr>
              <w:spacing w:line="360" w:lineRule="auto"/>
              <w:jc w:val="both"/>
              <w:rPr>
                <w:ins w:id="1181" w:author="abahl02@student.ubc.ca" w:date="2023-07-19T12:17:00Z"/>
              </w:rPr>
            </w:pPr>
            <w:ins w:id="1182" w:author="abahl02@student.ubc.ca" w:date="2023-07-19T12:17:00Z">
              <w:r>
                <w:rPr>
                  <w:sz w:val="20"/>
                  <w:szCs w:val="20"/>
                </w:rPr>
                <w:t>function</w:t>
              </w:r>
            </w:ins>
          </w:p>
        </w:tc>
        <w:tc>
          <w:tcPr>
            <w:tcW w:w="1165" w:type="pct"/>
            <w:tcPrChange w:id="1183" w:author="abahl02@student.ubc.ca" w:date="2023-07-19T12:40:00Z">
              <w:tcPr>
                <w:tcW w:w="1165" w:type="pct"/>
                <w:gridSpan w:val="2"/>
                <w:vAlign w:val="bottom"/>
              </w:tcPr>
            </w:tcPrChange>
          </w:tcPr>
          <w:p w14:paraId="28F998E5" w14:textId="1EE337A0" w:rsidR="002F65DC" w:rsidRDefault="002F65DC" w:rsidP="002F65DC">
            <w:pPr>
              <w:spacing w:line="360" w:lineRule="auto"/>
              <w:jc w:val="both"/>
              <w:rPr>
                <w:ins w:id="1184" w:author="abahl02@student.ubc.ca" w:date="2023-07-19T12:17:00Z"/>
              </w:rPr>
            </w:pPr>
            <w:ins w:id="1185" w:author="abahl02@student.ubc.ca" w:date="2023-07-19T12:40:00Z">
              <w:r w:rsidRPr="00A76394">
                <w:rPr>
                  <w:sz w:val="20"/>
                  <w:szCs w:val="20"/>
                </w:rPr>
                <w:t>Ingestion</w:t>
              </w:r>
            </w:ins>
          </w:p>
        </w:tc>
        <w:tc>
          <w:tcPr>
            <w:tcW w:w="1493" w:type="pct"/>
            <w:vAlign w:val="bottom"/>
            <w:tcPrChange w:id="1186" w:author="abahl02@student.ubc.ca" w:date="2023-07-19T12:40:00Z">
              <w:tcPr>
                <w:tcW w:w="1493" w:type="pct"/>
                <w:gridSpan w:val="2"/>
                <w:vAlign w:val="bottom"/>
              </w:tcPr>
            </w:tcPrChange>
          </w:tcPr>
          <w:p w14:paraId="0A6B601D" w14:textId="70494FE7" w:rsidR="002F65DC" w:rsidRDefault="002F65DC" w:rsidP="002F65DC">
            <w:pPr>
              <w:spacing w:line="360" w:lineRule="auto"/>
              <w:jc w:val="both"/>
              <w:rPr>
                <w:ins w:id="1187" w:author="abahl02@student.ubc.ca" w:date="2023-07-19T12:17:00Z"/>
              </w:rPr>
            </w:pPr>
            <w:ins w:id="1188" w:author="abahl02@student.ubc.ca" w:date="2023-07-19T12:36:00Z">
              <w:r>
                <w:rPr>
                  <w:sz w:val="20"/>
                  <w:szCs w:val="20"/>
                </w:rPr>
                <w:t>F</w:t>
              </w:r>
            </w:ins>
            <w:ins w:id="1189" w:author="abahl02@student.ubc.ca" w:date="2023-07-19T12:17:00Z">
              <w:r>
                <w:rPr>
                  <w:sz w:val="20"/>
                  <w:szCs w:val="20"/>
                </w:rPr>
                <w:t>atty</w:t>
              </w:r>
            </w:ins>
            <w:ins w:id="1190" w:author="abahl02@student.ubc.ca" w:date="2023-07-19T12:36:00Z">
              <w:r>
                <w:rPr>
                  <w:sz w:val="20"/>
                  <w:szCs w:val="20"/>
                </w:rPr>
                <w:t xml:space="preserve"> </w:t>
              </w:r>
            </w:ins>
            <w:ins w:id="1191" w:author="abahl02@student.ubc.ca" w:date="2023-07-19T12:17:00Z">
              <w:r>
                <w:rPr>
                  <w:sz w:val="20"/>
                  <w:szCs w:val="20"/>
                </w:rPr>
                <w:t>acid</w:t>
              </w:r>
            </w:ins>
            <w:ins w:id="1192" w:author="abahl02@student.ubc.ca" w:date="2023-07-19T12:36:00Z">
              <w:r>
                <w:rPr>
                  <w:sz w:val="20"/>
                  <w:szCs w:val="20"/>
                </w:rPr>
                <w:t xml:space="preserve"> </w:t>
              </w:r>
            </w:ins>
            <w:ins w:id="1193" w:author="abahl02@student.ubc.ca" w:date="2023-07-19T12:17:00Z">
              <w:r>
                <w:rPr>
                  <w:sz w:val="20"/>
                  <w:szCs w:val="20"/>
                </w:rPr>
                <w:t>composition</w:t>
              </w:r>
            </w:ins>
            <w:ins w:id="1194" w:author="abahl02@student.ubc.ca" w:date="2023-07-19T12:37:00Z">
              <w:r>
                <w:rPr>
                  <w:sz w:val="20"/>
                  <w:szCs w:val="20"/>
                </w:rPr>
                <w:t xml:space="preserve"> (prey)</w:t>
              </w:r>
            </w:ins>
          </w:p>
        </w:tc>
        <w:tc>
          <w:tcPr>
            <w:tcW w:w="865" w:type="pct"/>
            <w:vAlign w:val="bottom"/>
            <w:tcPrChange w:id="1195" w:author="abahl02@student.ubc.ca" w:date="2023-07-19T12:40:00Z">
              <w:tcPr>
                <w:tcW w:w="865" w:type="pct"/>
                <w:gridSpan w:val="2"/>
                <w:vAlign w:val="bottom"/>
              </w:tcPr>
            </w:tcPrChange>
          </w:tcPr>
          <w:p w14:paraId="5452E09F" w14:textId="77777777" w:rsidR="002F65DC" w:rsidRDefault="002F65DC" w:rsidP="002F65DC">
            <w:pPr>
              <w:spacing w:line="360" w:lineRule="auto"/>
              <w:jc w:val="both"/>
              <w:rPr>
                <w:ins w:id="1196" w:author="abahl02@student.ubc.ca" w:date="2023-07-19T12:17:00Z"/>
              </w:rPr>
            </w:pPr>
            <w:ins w:id="1197" w:author="abahl02@student.ubc.ca" w:date="2023-07-19T12:17:00Z">
              <w:r>
                <w:rPr>
                  <w:sz w:val="20"/>
                  <w:szCs w:val="20"/>
                </w:rPr>
                <w:t>ID7</w:t>
              </w:r>
            </w:ins>
          </w:p>
        </w:tc>
      </w:tr>
      <w:tr w:rsidR="002F65DC" w14:paraId="0DF0FE68" w14:textId="77777777" w:rsidTr="00CA5603">
        <w:tblPrEx>
          <w:tblPrExChange w:id="1198" w:author="abahl02@student.ubc.ca" w:date="2023-07-19T12:40:00Z">
            <w:tblPrEx>
              <w:tblW w:w="6043" w:type="pct"/>
              <w:tblInd w:w="-995" w:type="dxa"/>
            </w:tblPrEx>
          </w:tblPrExChange>
        </w:tblPrEx>
        <w:trPr>
          <w:ins w:id="1199" w:author="abahl02@student.ubc.ca" w:date="2023-07-19T12:17:00Z"/>
          <w:trPrChange w:id="1200" w:author="abahl02@student.ubc.ca" w:date="2023-07-19T12:40:00Z">
            <w:trPr>
              <w:gridAfter w:val="0"/>
            </w:trPr>
          </w:trPrChange>
        </w:trPr>
        <w:tc>
          <w:tcPr>
            <w:tcW w:w="828" w:type="pct"/>
            <w:vMerge/>
            <w:vAlign w:val="bottom"/>
            <w:tcPrChange w:id="1201" w:author="abahl02@student.ubc.ca" w:date="2023-07-19T12:40:00Z">
              <w:tcPr>
                <w:tcW w:w="828" w:type="pct"/>
                <w:gridSpan w:val="2"/>
                <w:vMerge/>
                <w:vAlign w:val="bottom"/>
              </w:tcPr>
            </w:tcPrChange>
          </w:tcPr>
          <w:p w14:paraId="6E9C32D9" w14:textId="3E262234" w:rsidR="002F65DC" w:rsidRDefault="002F65DC" w:rsidP="002F65DC">
            <w:pPr>
              <w:spacing w:line="360" w:lineRule="auto"/>
              <w:jc w:val="both"/>
              <w:rPr>
                <w:ins w:id="1202" w:author="abahl02@student.ubc.ca" w:date="2023-07-19T12:17:00Z"/>
              </w:rPr>
            </w:pPr>
          </w:p>
        </w:tc>
        <w:tc>
          <w:tcPr>
            <w:tcW w:w="649" w:type="pct"/>
            <w:vAlign w:val="bottom"/>
            <w:tcPrChange w:id="1203" w:author="abahl02@student.ubc.ca" w:date="2023-07-19T12:40:00Z">
              <w:tcPr>
                <w:tcW w:w="649" w:type="pct"/>
                <w:gridSpan w:val="2"/>
                <w:vAlign w:val="bottom"/>
              </w:tcPr>
            </w:tcPrChange>
          </w:tcPr>
          <w:p w14:paraId="795790D6" w14:textId="77777777" w:rsidR="002F65DC" w:rsidRDefault="002F65DC" w:rsidP="002F65DC">
            <w:pPr>
              <w:spacing w:line="360" w:lineRule="auto"/>
              <w:jc w:val="both"/>
              <w:rPr>
                <w:ins w:id="1204" w:author="abahl02@student.ubc.ca" w:date="2023-07-19T12:17:00Z"/>
              </w:rPr>
            </w:pPr>
            <w:ins w:id="1205" w:author="abahl02@student.ubc.ca" w:date="2023-07-19T12:17:00Z">
              <w:r>
                <w:rPr>
                  <w:sz w:val="20"/>
                  <w:szCs w:val="20"/>
                </w:rPr>
                <w:t>function</w:t>
              </w:r>
            </w:ins>
          </w:p>
        </w:tc>
        <w:tc>
          <w:tcPr>
            <w:tcW w:w="1165" w:type="pct"/>
            <w:tcPrChange w:id="1206" w:author="abahl02@student.ubc.ca" w:date="2023-07-19T12:40:00Z">
              <w:tcPr>
                <w:tcW w:w="1165" w:type="pct"/>
                <w:gridSpan w:val="2"/>
                <w:vAlign w:val="bottom"/>
              </w:tcPr>
            </w:tcPrChange>
          </w:tcPr>
          <w:p w14:paraId="2F5C5210" w14:textId="76561D60" w:rsidR="002F65DC" w:rsidRDefault="002F65DC" w:rsidP="002F65DC">
            <w:pPr>
              <w:spacing w:line="360" w:lineRule="auto"/>
              <w:jc w:val="both"/>
              <w:rPr>
                <w:ins w:id="1207" w:author="abahl02@student.ubc.ca" w:date="2023-07-19T12:17:00Z"/>
              </w:rPr>
            </w:pPr>
            <w:ins w:id="1208" w:author="abahl02@student.ubc.ca" w:date="2023-07-19T12:40:00Z">
              <w:r w:rsidRPr="00A76394">
                <w:rPr>
                  <w:sz w:val="20"/>
                  <w:szCs w:val="20"/>
                </w:rPr>
                <w:t>Ingestion</w:t>
              </w:r>
            </w:ins>
          </w:p>
        </w:tc>
        <w:tc>
          <w:tcPr>
            <w:tcW w:w="1493" w:type="pct"/>
            <w:vAlign w:val="bottom"/>
            <w:tcPrChange w:id="1209" w:author="abahl02@student.ubc.ca" w:date="2023-07-19T12:40:00Z">
              <w:tcPr>
                <w:tcW w:w="1493" w:type="pct"/>
                <w:gridSpan w:val="2"/>
                <w:vAlign w:val="bottom"/>
              </w:tcPr>
            </w:tcPrChange>
          </w:tcPr>
          <w:p w14:paraId="03C4EE15" w14:textId="5A0CA128" w:rsidR="002F65DC" w:rsidRDefault="002F65DC" w:rsidP="002F65DC">
            <w:pPr>
              <w:spacing w:line="360" w:lineRule="auto"/>
              <w:jc w:val="both"/>
              <w:rPr>
                <w:ins w:id="1210" w:author="abahl02@student.ubc.ca" w:date="2023-07-19T12:17:00Z"/>
              </w:rPr>
            </w:pPr>
            <w:ins w:id="1211" w:author="abahl02@student.ubc.ca" w:date="2023-07-19T12:37:00Z">
              <w:r>
                <w:rPr>
                  <w:sz w:val="20"/>
                  <w:szCs w:val="20"/>
                </w:rPr>
                <w:t>P</w:t>
              </w:r>
            </w:ins>
            <w:ins w:id="1212" w:author="abahl02@student.ubc.ca" w:date="2023-07-19T12:17:00Z">
              <w:r>
                <w:rPr>
                  <w:sz w:val="20"/>
                  <w:szCs w:val="20"/>
                </w:rPr>
                <w:t>hotoperiod</w:t>
              </w:r>
            </w:ins>
          </w:p>
        </w:tc>
        <w:tc>
          <w:tcPr>
            <w:tcW w:w="865" w:type="pct"/>
            <w:vAlign w:val="bottom"/>
            <w:tcPrChange w:id="1213" w:author="abahl02@student.ubc.ca" w:date="2023-07-19T12:40:00Z">
              <w:tcPr>
                <w:tcW w:w="865" w:type="pct"/>
                <w:gridSpan w:val="2"/>
                <w:vAlign w:val="bottom"/>
              </w:tcPr>
            </w:tcPrChange>
          </w:tcPr>
          <w:p w14:paraId="34EE4CEF" w14:textId="77777777" w:rsidR="002F65DC" w:rsidRDefault="002F65DC" w:rsidP="002F65DC">
            <w:pPr>
              <w:spacing w:line="360" w:lineRule="auto"/>
              <w:jc w:val="both"/>
              <w:rPr>
                <w:ins w:id="1214" w:author="abahl02@student.ubc.ca" w:date="2023-07-19T12:17:00Z"/>
              </w:rPr>
            </w:pPr>
            <w:ins w:id="1215" w:author="abahl02@student.ubc.ca" w:date="2023-07-19T12:17:00Z">
              <w:r>
                <w:rPr>
                  <w:sz w:val="20"/>
                  <w:szCs w:val="20"/>
                </w:rPr>
                <w:t>ID8</w:t>
              </w:r>
            </w:ins>
          </w:p>
        </w:tc>
      </w:tr>
      <w:tr w:rsidR="002F65DC" w14:paraId="70F965ED" w14:textId="77777777" w:rsidTr="00CA5603">
        <w:tblPrEx>
          <w:tblPrExChange w:id="1216" w:author="abahl02@student.ubc.ca" w:date="2023-07-19T12:40:00Z">
            <w:tblPrEx>
              <w:tblW w:w="6043" w:type="pct"/>
              <w:tblInd w:w="-995" w:type="dxa"/>
            </w:tblPrEx>
          </w:tblPrExChange>
        </w:tblPrEx>
        <w:trPr>
          <w:ins w:id="1217" w:author="abahl02@student.ubc.ca" w:date="2023-07-19T12:17:00Z"/>
          <w:trPrChange w:id="1218" w:author="abahl02@student.ubc.ca" w:date="2023-07-19T12:40:00Z">
            <w:trPr>
              <w:gridAfter w:val="0"/>
            </w:trPr>
          </w:trPrChange>
        </w:trPr>
        <w:tc>
          <w:tcPr>
            <w:tcW w:w="828" w:type="pct"/>
            <w:vMerge/>
            <w:vAlign w:val="bottom"/>
            <w:tcPrChange w:id="1219" w:author="abahl02@student.ubc.ca" w:date="2023-07-19T12:40:00Z">
              <w:tcPr>
                <w:tcW w:w="828" w:type="pct"/>
                <w:gridSpan w:val="2"/>
                <w:vMerge/>
                <w:vAlign w:val="bottom"/>
              </w:tcPr>
            </w:tcPrChange>
          </w:tcPr>
          <w:p w14:paraId="6382993E" w14:textId="2DC7D7DD" w:rsidR="002F65DC" w:rsidRDefault="002F65DC" w:rsidP="002F65DC">
            <w:pPr>
              <w:spacing w:line="360" w:lineRule="auto"/>
              <w:jc w:val="both"/>
              <w:rPr>
                <w:ins w:id="1220" w:author="abahl02@student.ubc.ca" w:date="2023-07-19T12:17:00Z"/>
              </w:rPr>
            </w:pPr>
          </w:p>
        </w:tc>
        <w:tc>
          <w:tcPr>
            <w:tcW w:w="649" w:type="pct"/>
            <w:vAlign w:val="bottom"/>
            <w:tcPrChange w:id="1221" w:author="abahl02@student.ubc.ca" w:date="2023-07-19T12:40:00Z">
              <w:tcPr>
                <w:tcW w:w="649" w:type="pct"/>
                <w:gridSpan w:val="2"/>
                <w:vAlign w:val="bottom"/>
              </w:tcPr>
            </w:tcPrChange>
          </w:tcPr>
          <w:p w14:paraId="243DC940" w14:textId="77777777" w:rsidR="002F65DC" w:rsidRDefault="002F65DC" w:rsidP="002F65DC">
            <w:pPr>
              <w:spacing w:line="360" w:lineRule="auto"/>
              <w:jc w:val="both"/>
              <w:rPr>
                <w:ins w:id="1222" w:author="abahl02@student.ubc.ca" w:date="2023-07-19T12:17:00Z"/>
              </w:rPr>
            </w:pPr>
            <w:ins w:id="1223" w:author="abahl02@student.ubc.ca" w:date="2023-07-19T12:17:00Z">
              <w:r>
                <w:rPr>
                  <w:sz w:val="20"/>
                  <w:szCs w:val="20"/>
                </w:rPr>
                <w:t>function</w:t>
              </w:r>
            </w:ins>
          </w:p>
        </w:tc>
        <w:tc>
          <w:tcPr>
            <w:tcW w:w="1165" w:type="pct"/>
            <w:tcPrChange w:id="1224" w:author="abahl02@student.ubc.ca" w:date="2023-07-19T12:40:00Z">
              <w:tcPr>
                <w:tcW w:w="1165" w:type="pct"/>
                <w:gridSpan w:val="2"/>
                <w:vAlign w:val="bottom"/>
              </w:tcPr>
            </w:tcPrChange>
          </w:tcPr>
          <w:p w14:paraId="715E5B0A" w14:textId="2444B264" w:rsidR="002F65DC" w:rsidRDefault="002F65DC" w:rsidP="002F65DC">
            <w:pPr>
              <w:spacing w:line="360" w:lineRule="auto"/>
              <w:jc w:val="both"/>
              <w:rPr>
                <w:ins w:id="1225" w:author="abahl02@student.ubc.ca" w:date="2023-07-19T12:17:00Z"/>
              </w:rPr>
            </w:pPr>
            <w:ins w:id="1226" w:author="abahl02@student.ubc.ca" w:date="2023-07-19T12:40:00Z">
              <w:r w:rsidRPr="00A76394">
                <w:rPr>
                  <w:sz w:val="20"/>
                  <w:szCs w:val="20"/>
                </w:rPr>
                <w:t>Ingestion</w:t>
              </w:r>
            </w:ins>
          </w:p>
        </w:tc>
        <w:tc>
          <w:tcPr>
            <w:tcW w:w="1493" w:type="pct"/>
            <w:vAlign w:val="bottom"/>
            <w:tcPrChange w:id="1227" w:author="abahl02@student.ubc.ca" w:date="2023-07-19T12:40:00Z">
              <w:tcPr>
                <w:tcW w:w="1493" w:type="pct"/>
                <w:gridSpan w:val="2"/>
                <w:vAlign w:val="bottom"/>
              </w:tcPr>
            </w:tcPrChange>
          </w:tcPr>
          <w:p w14:paraId="4BD770B7" w14:textId="07D412A3" w:rsidR="002F65DC" w:rsidRDefault="002F65DC" w:rsidP="002F65DC">
            <w:pPr>
              <w:spacing w:line="360" w:lineRule="auto"/>
              <w:jc w:val="both"/>
              <w:rPr>
                <w:ins w:id="1228" w:author="abahl02@student.ubc.ca" w:date="2023-07-19T12:17:00Z"/>
              </w:rPr>
            </w:pPr>
            <w:ins w:id="1229" w:author="abahl02@student.ubc.ca" w:date="2023-07-19T12:37:00Z">
              <w:r>
                <w:rPr>
                  <w:sz w:val="20"/>
                  <w:szCs w:val="20"/>
                </w:rPr>
                <w:t>D</w:t>
              </w:r>
            </w:ins>
            <w:ins w:id="1230" w:author="abahl02@student.ubc.ca" w:date="2023-07-19T12:17:00Z">
              <w:r>
                <w:rPr>
                  <w:sz w:val="20"/>
                  <w:szCs w:val="20"/>
                </w:rPr>
                <w:t>istance</w:t>
              </w:r>
            </w:ins>
            <w:ins w:id="1231" w:author="abahl02@student.ubc.ca" w:date="2023-07-19T12:37:00Z">
              <w:r>
                <w:rPr>
                  <w:sz w:val="20"/>
                  <w:szCs w:val="20"/>
                </w:rPr>
                <w:t xml:space="preserve"> </w:t>
              </w:r>
            </w:ins>
            <w:ins w:id="1232" w:author="abahl02@student.ubc.ca" w:date="2023-07-19T12:17:00Z">
              <w:r>
                <w:rPr>
                  <w:sz w:val="20"/>
                  <w:szCs w:val="20"/>
                </w:rPr>
                <w:t>to</w:t>
              </w:r>
            </w:ins>
            <w:ins w:id="1233" w:author="abahl02@student.ubc.ca" w:date="2023-07-19T12:37:00Z">
              <w:r>
                <w:rPr>
                  <w:sz w:val="20"/>
                  <w:szCs w:val="20"/>
                </w:rPr>
                <w:t xml:space="preserve"> </w:t>
              </w:r>
            </w:ins>
            <w:ins w:id="1234" w:author="abahl02@student.ubc.ca" w:date="2023-07-19T12:17:00Z">
              <w:r>
                <w:rPr>
                  <w:sz w:val="20"/>
                  <w:szCs w:val="20"/>
                </w:rPr>
                <w:t>shelf</w:t>
              </w:r>
            </w:ins>
          </w:p>
        </w:tc>
        <w:tc>
          <w:tcPr>
            <w:tcW w:w="865" w:type="pct"/>
            <w:vAlign w:val="bottom"/>
            <w:tcPrChange w:id="1235" w:author="abahl02@student.ubc.ca" w:date="2023-07-19T12:40:00Z">
              <w:tcPr>
                <w:tcW w:w="865" w:type="pct"/>
                <w:gridSpan w:val="2"/>
                <w:vAlign w:val="bottom"/>
              </w:tcPr>
            </w:tcPrChange>
          </w:tcPr>
          <w:p w14:paraId="230BED7B" w14:textId="77777777" w:rsidR="002F65DC" w:rsidRDefault="002F65DC" w:rsidP="002F65DC">
            <w:pPr>
              <w:spacing w:line="360" w:lineRule="auto"/>
              <w:jc w:val="both"/>
              <w:rPr>
                <w:ins w:id="1236" w:author="abahl02@student.ubc.ca" w:date="2023-07-19T12:17:00Z"/>
              </w:rPr>
            </w:pPr>
            <w:ins w:id="1237" w:author="abahl02@student.ubc.ca" w:date="2023-07-19T12:17:00Z">
              <w:r>
                <w:rPr>
                  <w:sz w:val="20"/>
                  <w:szCs w:val="20"/>
                </w:rPr>
                <w:t>ID9</w:t>
              </w:r>
            </w:ins>
          </w:p>
        </w:tc>
      </w:tr>
      <w:tr w:rsidR="0079172B" w14:paraId="0616056A" w14:textId="77777777" w:rsidTr="008C31BA">
        <w:trPr>
          <w:ins w:id="1238" w:author="abahl02@student.ubc.ca" w:date="2023-07-19T12:17:00Z"/>
        </w:trPr>
        <w:tc>
          <w:tcPr>
            <w:tcW w:w="828" w:type="pct"/>
            <w:vMerge/>
            <w:vAlign w:val="bottom"/>
          </w:tcPr>
          <w:p w14:paraId="3BCCAE29" w14:textId="6D7A68A7" w:rsidR="0079172B" w:rsidRDefault="0079172B" w:rsidP="0079172B">
            <w:pPr>
              <w:spacing w:line="360" w:lineRule="auto"/>
              <w:jc w:val="both"/>
              <w:rPr>
                <w:ins w:id="1239" w:author="abahl02@student.ubc.ca" w:date="2023-07-19T12:17:00Z"/>
              </w:rPr>
            </w:pPr>
          </w:p>
        </w:tc>
        <w:tc>
          <w:tcPr>
            <w:tcW w:w="649" w:type="pct"/>
            <w:vAlign w:val="bottom"/>
          </w:tcPr>
          <w:p w14:paraId="36422347" w14:textId="77777777" w:rsidR="0079172B" w:rsidRDefault="0079172B" w:rsidP="0079172B">
            <w:pPr>
              <w:spacing w:line="360" w:lineRule="auto"/>
              <w:jc w:val="both"/>
              <w:rPr>
                <w:ins w:id="1240" w:author="abahl02@student.ubc.ca" w:date="2023-07-19T12:17:00Z"/>
              </w:rPr>
            </w:pPr>
            <w:ins w:id="1241" w:author="abahl02@student.ubc.ca" w:date="2023-07-19T12:17:00Z">
              <w:r>
                <w:rPr>
                  <w:sz w:val="20"/>
                  <w:szCs w:val="20"/>
                </w:rPr>
                <w:t>function</w:t>
              </w:r>
            </w:ins>
          </w:p>
        </w:tc>
        <w:tc>
          <w:tcPr>
            <w:tcW w:w="1165" w:type="pct"/>
            <w:vAlign w:val="bottom"/>
          </w:tcPr>
          <w:p w14:paraId="2250201B" w14:textId="58138FAA" w:rsidR="0079172B" w:rsidRDefault="002F65DC" w:rsidP="0079172B">
            <w:pPr>
              <w:spacing w:line="360" w:lineRule="auto"/>
              <w:jc w:val="both"/>
              <w:rPr>
                <w:ins w:id="1242" w:author="abahl02@student.ubc.ca" w:date="2023-07-19T12:17:00Z"/>
              </w:rPr>
            </w:pPr>
            <w:ins w:id="1243" w:author="abahl02@student.ubc.ca" w:date="2023-07-19T12:40:00Z">
              <w:r>
                <w:rPr>
                  <w:sz w:val="20"/>
                  <w:szCs w:val="20"/>
                </w:rPr>
                <w:t>A</w:t>
              </w:r>
            </w:ins>
            <w:ins w:id="1244" w:author="abahl02@student.ubc.ca" w:date="2023-07-19T12:17:00Z">
              <w:r w:rsidR="0079172B">
                <w:rPr>
                  <w:sz w:val="20"/>
                  <w:szCs w:val="20"/>
                </w:rPr>
                <w:t>ssimilation</w:t>
              </w:r>
            </w:ins>
          </w:p>
        </w:tc>
        <w:tc>
          <w:tcPr>
            <w:tcW w:w="1493" w:type="pct"/>
            <w:vAlign w:val="bottom"/>
          </w:tcPr>
          <w:p w14:paraId="76EC5FF5" w14:textId="575E52A6" w:rsidR="0079172B" w:rsidRDefault="0079172B" w:rsidP="0079172B">
            <w:pPr>
              <w:spacing w:line="360" w:lineRule="auto"/>
              <w:jc w:val="both"/>
              <w:rPr>
                <w:ins w:id="1245" w:author="abahl02@student.ubc.ca" w:date="2023-07-19T12:17:00Z"/>
              </w:rPr>
            </w:pPr>
            <w:ins w:id="1246" w:author="abahl02@student.ubc.ca" w:date="2023-07-19T12:37:00Z">
              <w:r>
                <w:rPr>
                  <w:sz w:val="20"/>
                  <w:szCs w:val="20"/>
                </w:rPr>
                <w:t>Temperature</w:t>
              </w:r>
            </w:ins>
          </w:p>
        </w:tc>
        <w:tc>
          <w:tcPr>
            <w:tcW w:w="865" w:type="pct"/>
            <w:vAlign w:val="bottom"/>
          </w:tcPr>
          <w:p w14:paraId="652A2407" w14:textId="77777777" w:rsidR="0079172B" w:rsidRDefault="0079172B" w:rsidP="0079172B">
            <w:pPr>
              <w:spacing w:line="360" w:lineRule="auto"/>
              <w:jc w:val="both"/>
              <w:rPr>
                <w:ins w:id="1247" w:author="abahl02@student.ubc.ca" w:date="2023-07-19T12:17:00Z"/>
              </w:rPr>
            </w:pPr>
            <w:ins w:id="1248" w:author="abahl02@student.ubc.ca" w:date="2023-07-19T12:17:00Z">
              <w:r>
                <w:rPr>
                  <w:sz w:val="20"/>
                  <w:szCs w:val="20"/>
                </w:rPr>
                <w:t>ID10</w:t>
              </w:r>
            </w:ins>
          </w:p>
        </w:tc>
      </w:tr>
      <w:tr w:rsidR="002F65DC" w14:paraId="62318D6B" w14:textId="77777777" w:rsidTr="005704EE">
        <w:tblPrEx>
          <w:tblPrExChange w:id="1249" w:author="abahl02@student.ubc.ca" w:date="2023-07-19T12:40:00Z">
            <w:tblPrEx>
              <w:tblW w:w="6043" w:type="pct"/>
              <w:tblInd w:w="-995" w:type="dxa"/>
            </w:tblPrEx>
          </w:tblPrExChange>
        </w:tblPrEx>
        <w:trPr>
          <w:ins w:id="1250" w:author="abahl02@student.ubc.ca" w:date="2023-07-19T12:17:00Z"/>
          <w:trPrChange w:id="1251" w:author="abahl02@student.ubc.ca" w:date="2023-07-19T12:40:00Z">
            <w:trPr>
              <w:gridAfter w:val="0"/>
            </w:trPr>
          </w:trPrChange>
        </w:trPr>
        <w:tc>
          <w:tcPr>
            <w:tcW w:w="828" w:type="pct"/>
            <w:vMerge/>
            <w:vAlign w:val="bottom"/>
            <w:tcPrChange w:id="1252" w:author="abahl02@student.ubc.ca" w:date="2023-07-19T12:40:00Z">
              <w:tcPr>
                <w:tcW w:w="828" w:type="pct"/>
                <w:gridSpan w:val="2"/>
                <w:vMerge/>
                <w:vAlign w:val="bottom"/>
              </w:tcPr>
            </w:tcPrChange>
          </w:tcPr>
          <w:p w14:paraId="6618D1B8" w14:textId="3B3E6A3B" w:rsidR="002F65DC" w:rsidRDefault="002F65DC" w:rsidP="002F65DC">
            <w:pPr>
              <w:spacing w:line="360" w:lineRule="auto"/>
              <w:jc w:val="both"/>
              <w:rPr>
                <w:ins w:id="1253" w:author="abahl02@student.ubc.ca" w:date="2023-07-19T12:17:00Z"/>
              </w:rPr>
            </w:pPr>
          </w:p>
        </w:tc>
        <w:tc>
          <w:tcPr>
            <w:tcW w:w="649" w:type="pct"/>
            <w:vAlign w:val="bottom"/>
            <w:tcPrChange w:id="1254" w:author="abahl02@student.ubc.ca" w:date="2023-07-19T12:40:00Z">
              <w:tcPr>
                <w:tcW w:w="649" w:type="pct"/>
                <w:gridSpan w:val="2"/>
                <w:vAlign w:val="bottom"/>
              </w:tcPr>
            </w:tcPrChange>
          </w:tcPr>
          <w:p w14:paraId="61327481" w14:textId="77777777" w:rsidR="002F65DC" w:rsidRDefault="002F65DC" w:rsidP="002F65DC">
            <w:pPr>
              <w:spacing w:line="360" w:lineRule="auto"/>
              <w:jc w:val="both"/>
              <w:rPr>
                <w:ins w:id="1255" w:author="abahl02@student.ubc.ca" w:date="2023-07-19T12:17:00Z"/>
              </w:rPr>
            </w:pPr>
            <w:ins w:id="1256" w:author="abahl02@student.ubc.ca" w:date="2023-07-19T12:17:00Z">
              <w:r>
                <w:rPr>
                  <w:sz w:val="20"/>
                  <w:szCs w:val="20"/>
                </w:rPr>
                <w:t>function</w:t>
              </w:r>
            </w:ins>
          </w:p>
        </w:tc>
        <w:tc>
          <w:tcPr>
            <w:tcW w:w="1165" w:type="pct"/>
            <w:tcPrChange w:id="1257" w:author="abahl02@student.ubc.ca" w:date="2023-07-19T12:40:00Z">
              <w:tcPr>
                <w:tcW w:w="1165" w:type="pct"/>
                <w:gridSpan w:val="2"/>
                <w:vAlign w:val="bottom"/>
              </w:tcPr>
            </w:tcPrChange>
          </w:tcPr>
          <w:p w14:paraId="67AC71F2" w14:textId="79FE3089" w:rsidR="002F65DC" w:rsidRDefault="002F65DC" w:rsidP="002F65DC">
            <w:pPr>
              <w:spacing w:line="360" w:lineRule="auto"/>
              <w:jc w:val="both"/>
              <w:rPr>
                <w:ins w:id="1258" w:author="abahl02@student.ubc.ca" w:date="2023-07-19T12:17:00Z"/>
              </w:rPr>
            </w:pPr>
            <w:ins w:id="1259" w:author="abahl02@student.ubc.ca" w:date="2023-07-19T12:40:00Z">
              <w:r w:rsidRPr="001A4411">
                <w:rPr>
                  <w:sz w:val="20"/>
                  <w:szCs w:val="20"/>
                </w:rPr>
                <w:t>Assimilation</w:t>
              </w:r>
            </w:ins>
          </w:p>
        </w:tc>
        <w:tc>
          <w:tcPr>
            <w:tcW w:w="1493" w:type="pct"/>
            <w:vAlign w:val="bottom"/>
            <w:tcPrChange w:id="1260" w:author="abahl02@student.ubc.ca" w:date="2023-07-19T12:40:00Z">
              <w:tcPr>
                <w:tcW w:w="1493" w:type="pct"/>
                <w:gridSpan w:val="2"/>
                <w:vAlign w:val="bottom"/>
              </w:tcPr>
            </w:tcPrChange>
          </w:tcPr>
          <w:p w14:paraId="5D9C3F22" w14:textId="7DF7EEB6" w:rsidR="002F65DC" w:rsidRDefault="002F65DC" w:rsidP="002F65DC">
            <w:pPr>
              <w:spacing w:line="360" w:lineRule="auto"/>
              <w:jc w:val="both"/>
              <w:rPr>
                <w:ins w:id="1261" w:author="abahl02@student.ubc.ca" w:date="2023-07-19T12:17:00Z"/>
              </w:rPr>
            </w:pPr>
            <w:ins w:id="1262" w:author="abahl02@student.ubc.ca" w:date="2023-07-19T12:37:00Z">
              <w:r>
                <w:rPr>
                  <w:sz w:val="20"/>
                  <w:szCs w:val="20"/>
                </w:rPr>
                <w:t>Chlorophyll-a</w:t>
              </w:r>
            </w:ins>
          </w:p>
        </w:tc>
        <w:tc>
          <w:tcPr>
            <w:tcW w:w="865" w:type="pct"/>
            <w:vAlign w:val="bottom"/>
            <w:tcPrChange w:id="1263" w:author="abahl02@student.ubc.ca" w:date="2023-07-19T12:40:00Z">
              <w:tcPr>
                <w:tcW w:w="865" w:type="pct"/>
                <w:gridSpan w:val="2"/>
                <w:vAlign w:val="bottom"/>
              </w:tcPr>
            </w:tcPrChange>
          </w:tcPr>
          <w:p w14:paraId="4E2EDC9C" w14:textId="77777777" w:rsidR="002F65DC" w:rsidRDefault="002F65DC" w:rsidP="002F65DC">
            <w:pPr>
              <w:spacing w:line="360" w:lineRule="auto"/>
              <w:jc w:val="both"/>
              <w:rPr>
                <w:ins w:id="1264" w:author="abahl02@student.ubc.ca" w:date="2023-07-19T12:17:00Z"/>
              </w:rPr>
            </w:pPr>
            <w:ins w:id="1265" w:author="abahl02@student.ubc.ca" w:date="2023-07-19T12:17:00Z">
              <w:r>
                <w:rPr>
                  <w:sz w:val="20"/>
                  <w:szCs w:val="20"/>
                </w:rPr>
                <w:t>ID11</w:t>
              </w:r>
            </w:ins>
          </w:p>
        </w:tc>
      </w:tr>
      <w:tr w:rsidR="002F65DC" w14:paraId="4C63C111" w14:textId="77777777" w:rsidTr="005704EE">
        <w:tblPrEx>
          <w:tblPrExChange w:id="1266" w:author="abahl02@student.ubc.ca" w:date="2023-07-19T12:40:00Z">
            <w:tblPrEx>
              <w:tblW w:w="6043" w:type="pct"/>
              <w:tblInd w:w="-995" w:type="dxa"/>
            </w:tblPrEx>
          </w:tblPrExChange>
        </w:tblPrEx>
        <w:trPr>
          <w:ins w:id="1267" w:author="abahl02@student.ubc.ca" w:date="2023-07-19T12:17:00Z"/>
          <w:trPrChange w:id="1268" w:author="abahl02@student.ubc.ca" w:date="2023-07-19T12:40:00Z">
            <w:trPr>
              <w:gridAfter w:val="0"/>
            </w:trPr>
          </w:trPrChange>
        </w:trPr>
        <w:tc>
          <w:tcPr>
            <w:tcW w:w="828" w:type="pct"/>
            <w:vMerge/>
            <w:vAlign w:val="bottom"/>
            <w:tcPrChange w:id="1269" w:author="abahl02@student.ubc.ca" w:date="2023-07-19T12:40:00Z">
              <w:tcPr>
                <w:tcW w:w="828" w:type="pct"/>
                <w:gridSpan w:val="2"/>
                <w:vMerge/>
                <w:vAlign w:val="bottom"/>
              </w:tcPr>
            </w:tcPrChange>
          </w:tcPr>
          <w:p w14:paraId="75C91085" w14:textId="49DBA9A9" w:rsidR="002F65DC" w:rsidRDefault="002F65DC" w:rsidP="002F65DC">
            <w:pPr>
              <w:spacing w:line="360" w:lineRule="auto"/>
              <w:jc w:val="both"/>
              <w:rPr>
                <w:ins w:id="1270" w:author="abahl02@student.ubc.ca" w:date="2023-07-19T12:17:00Z"/>
              </w:rPr>
            </w:pPr>
          </w:p>
        </w:tc>
        <w:tc>
          <w:tcPr>
            <w:tcW w:w="649" w:type="pct"/>
            <w:vAlign w:val="bottom"/>
            <w:tcPrChange w:id="1271" w:author="abahl02@student.ubc.ca" w:date="2023-07-19T12:40:00Z">
              <w:tcPr>
                <w:tcW w:w="649" w:type="pct"/>
                <w:gridSpan w:val="2"/>
                <w:vAlign w:val="bottom"/>
              </w:tcPr>
            </w:tcPrChange>
          </w:tcPr>
          <w:p w14:paraId="3D8BB1A2" w14:textId="77777777" w:rsidR="002F65DC" w:rsidRDefault="002F65DC" w:rsidP="002F65DC">
            <w:pPr>
              <w:spacing w:line="360" w:lineRule="auto"/>
              <w:jc w:val="both"/>
              <w:rPr>
                <w:ins w:id="1272" w:author="abahl02@student.ubc.ca" w:date="2023-07-19T12:17:00Z"/>
              </w:rPr>
            </w:pPr>
            <w:ins w:id="1273" w:author="abahl02@student.ubc.ca" w:date="2023-07-19T12:17:00Z">
              <w:r>
                <w:rPr>
                  <w:sz w:val="20"/>
                  <w:szCs w:val="20"/>
                </w:rPr>
                <w:t>function</w:t>
              </w:r>
            </w:ins>
          </w:p>
        </w:tc>
        <w:tc>
          <w:tcPr>
            <w:tcW w:w="1165" w:type="pct"/>
            <w:tcPrChange w:id="1274" w:author="abahl02@student.ubc.ca" w:date="2023-07-19T12:40:00Z">
              <w:tcPr>
                <w:tcW w:w="1165" w:type="pct"/>
                <w:gridSpan w:val="2"/>
                <w:vAlign w:val="bottom"/>
              </w:tcPr>
            </w:tcPrChange>
          </w:tcPr>
          <w:p w14:paraId="332A5C4F" w14:textId="339BAF8D" w:rsidR="002F65DC" w:rsidRDefault="002F65DC" w:rsidP="002F65DC">
            <w:pPr>
              <w:spacing w:line="360" w:lineRule="auto"/>
              <w:jc w:val="both"/>
              <w:rPr>
                <w:ins w:id="1275" w:author="abahl02@student.ubc.ca" w:date="2023-07-19T12:17:00Z"/>
              </w:rPr>
            </w:pPr>
            <w:ins w:id="1276" w:author="abahl02@student.ubc.ca" w:date="2023-07-19T12:40:00Z">
              <w:r w:rsidRPr="001A4411">
                <w:rPr>
                  <w:sz w:val="20"/>
                  <w:szCs w:val="20"/>
                </w:rPr>
                <w:t>Assimilation</w:t>
              </w:r>
            </w:ins>
          </w:p>
        </w:tc>
        <w:tc>
          <w:tcPr>
            <w:tcW w:w="1493" w:type="pct"/>
            <w:vAlign w:val="bottom"/>
            <w:tcPrChange w:id="1277" w:author="abahl02@student.ubc.ca" w:date="2023-07-19T12:40:00Z">
              <w:tcPr>
                <w:tcW w:w="1493" w:type="pct"/>
                <w:gridSpan w:val="2"/>
                <w:vAlign w:val="bottom"/>
              </w:tcPr>
            </w:tcPrChange>
          </w:tcPr>
          <w:p w14:paraId="7B240EF9" w14:textId="77777777" w:rsidR="002F65DC" w:rsidRDefault="002F65DC" w:rsidP="002F65DC">
            <w:pPr>
              <w:spacing w:line="360" w:lineRule="auto"/>
              <w:jc w:val="both"/>
              <w:rPr>
                <w:ins w:id="1278" w:author="abahl02@student.ubc.ca" w:date="2023-07-19T12:17:00Z"/>
              </w:rPr>
            </w:pPr>
            <w:ins w:id="1279" w:author="abahl02@student.ubc.ca" w:date="2023-07-19T12:17:00Z">
              <w:r>
                <w:rPr>
                  <w:sz w:val="20"/>
                  <w:szCs w:val="20"/>
                </w:rPr>
                <w:t>POC</w:t>
              </w:r>
            </w:ins>
          </w:p>
        </w:tc>
        <w:tc>
          <w:tcPr>
            <w:tcW w:w="865" w:type="pct"/>
            <w:vAlign w:val="bottom"/>
            <w:tcPrChange w:id="1280" w:author="abahl02@student.ubc.ca" w:date="2023-07-19T12:40:00Z">
              <w:tcPr>
                <w:tcW w:w="865" w:type="pct"/>
                <w:gridSpan w:val="2"/>
                <w:vAlign w:val="bottom"/>
              </w:tcPr>
            </w:tcPrChange>
          </w:tcPr>
          <w:p w14:paraId="315F6337" w14:textId="77777777" w:rsidR="002F65DC" w:rsidRDefault="002F65DC" w:rsidP="002F65DC">
            <w:pPr>
              <w:spacing w:line="360" w:lineRule="auto"/>
              <w:jc w:val="both"/>
              <w:rPr>
                <w:ins w:id="1281" w:author="abahl02@student.ubc.ca" w:date="2023-07-19T12:17:00Z"/>
              </w:rPr>
            </w:pPr>
            <w:ins w:id="1282" w:author="abahl02@student.ubc.ca" w:date="2023-07-19T12:17:00Z">
              <w:r>
                <w:rPr>
                  <w:sz w:val="20"/>
                  <w:szCs w:val="20"/>
                </w:rPr>
                <w:t>ID12</w:t>
              </w:r>
            </w:ins>
          </w:p>
        </w:tc>
      </w:tr>
      <w:tr w:rsidR="002F65DC" w14:paraId="4B75CA4F" w14:textId="77777777" w:rsidTr="005704EE">
        <w:tblPrEx>
          <w:tblPrExChange w:id="1283" w:author="abahl02@student.ubc.ca" w:date="2023-07-19T12:40:00Z">
            <w:tblPrEx>
              <w:tblW w:w="6043" w:type="pct"/>
              <w:tblInd w:w="-995" w:type="dxa"/>
            </w:tblPrEx>
          </w:tblPrExChange>
        </w:tblPrEx>
        <w:trPr>
          <w:ins w:id="1284" w:author="abahl02@student.ubc.ca" w:date="2023-07-19T12:17:00Z"/>
          <w:trPrChange w:id="1285" w:author="abahl02@student.ubc.ca" w:date="2023-07-19T12:40:00Z">
            <w:trPr>
              <w:gridAfter w:val="0"/>
            </w:trPr>
          </w:trPrChange>
        </w:trPr>
        <w:tc>
          <w:tcPr>
            <w:tcW w:w="828" w:type="pct"/>
            <w:vMerge/>
            <w:vAlign w:val="bottom"/>
            <w:tcPrChange w:id="1286" w:author="abahl02@student.ubc.ca" w:date="2023-07-19T12:40:00Z">
              <w:tcPr>
                <w:tcW w:w="828" w:type="pct"/>
                <w:gridSpan w:val="2"/>
                <w:vMerge/>
                <w:vAlign w:val="bottom"/>
              </w:tcPr>
            </w:tcPrChange>
          </w:tcPr>
          <w:p w14:paraId="1CF9C578" w14:textId="5FCC10AC" w:rsidR="002F65DC" w:rsidRDefault="002F65DC" w:rsidP="002F65DC">
            <w:pPr>
              <w:spacing w:line="360" w:lineRule="auto"/>
              <w:jc w:val="both"/>
              <w:rPr>
                <w:ins w:id="1287" w:author="abahl02@student.ubc.ca" w:date="2023-07-19T12:17:00Z"/>
              </w:rPr>
            </w:pPr>
          </w:p>
        </w:tc>
        <w:tc>
          <w:tcPr>
            <w:tcW w:w="649" w:type="pct"/>
            <w:vAlign w:val="bottom"/>
            <w:tcPrChange w:id="1288" w:author="abahl02@student.ubc.ca" w:date="2023-07-19T12:40:00Z">
              <w:tcPr>
                <w:tcW w:w="649" w:type="pct"/>
                <w:gridSpan w:val="2"/>
                <w:vAlign w:val="bottom"/>
              </w:tcPr>
            </w:tcPrChange>
          </w:tcPr>
          <w:p w14:paraId="35194577" w14:textId="77777777" w:rsidR="002F65DC" w:rsidRDefault="002F65DC" w:rsidP="002F65DC">
            <w:pPr>
              <w:spacing w:line="360" w:lineRule="auto"/>
              <w:jc w:val="both"/>
              <w:rPr>
                <w:ins w:id="1289" w:author="abahl02@student.ubc.ca" w:date="2023-07-19T12:17:00Z"/>
              </w:rPr>
            </w:pPr>
            <w:ins w:id="1290" w:author="abahl02@student.ubc.ca" w:date="2023-07-19T12:17:00Z">
              <w:r>
                <w:rPr>
                  <w:sz w:val="20"/>
                  <w:szCs w:val="20"/>
                </w:rPr>
                <w:t>function</w:t>
              </w:r>
            </w:ins>
          </w:p>
        </w:tc>
        <w:tc>
          <w:tcPr>
            <w:tcW w:w="1165" w:type="pct"/>
            <w:tcPrChange w:id="1291" w:author="abahl02@student.ubc.ca" w:date="2023-07-19T12:40:00Z">
              <w:tcPr>
                <w:tcW w:w="1165" w:type="pct"/>
                <w:gridSpan w:val="2"/>
                <w:vAlign w:val="bottom"/>
              </w:tcPr>
            </w:tcPrChange>
          </w:tcPr>
          <w:p w14:paraId="258ABAE7" w14:textId="066C80C2" w:rsidR="002F65DC" w:rsidRDefault="002F65DC" w:rsidP="002F65DC">
            <w:pPr>
              <w:spacing w:line="360" w:lineRule="auto"/>
              <w:jc w:val="both"/>
              <w:rPr>
                <w:ins w:id="1292" w:author="abahl02@student.ubc.ca" w:date="2023-07-19T12:17:00Z"/>
              </w:rPr>
            </w:pPr>
            <w:ins w:id="1293" w:author="abahl02@student.ubc.ca" w:date="2023-07-19T12:40:00Z">
              <w:r w:rsidRPr="001A4411">
                <w:rPr>
                  <w:sz w:val="20"/>
                  <w:szCs w:val="20"/>
                </w:rPr>
                <w:t>Assimilation</w:t>
              </w:r>
            </w:ins>
          </w:p>
        </w:tc>
        <w:tc>
          <w:tcPr>
            <w:tcW w:w="1493" w:type="pct"/>
            <w:vAlign w:val="bottom"/>
            <w:tcPrChange w:id="1294" w:author="abahl02@student.ubc.ca" w:date="2023-07-19T12:40:00Z">
              <w:tcPr>
                <w:tcW w:w="1493" w:type="pct"/>
                <w:gridSpan w:val="2"/>
                <w:vAlign w:val="bottom"/>
              </w:tcPr>
            </w:tcPrChange>
          </w:tcPr>
          <w:p w14:paraId="5630ED22" w14:textId="44100183" w:rsidR="002F65DC" w:rsidRDefault="002F65DC" w:rsidP="002F65DC">
            <w:pPr>
              <w:spacing w:line="360" w:lineRule="auto"/>
              <w:jc w:val="both"/>
              <w:rPr>
                <w:ins w:id="1295" w:author="abahl02@student.ubc.ca" w:date="2023-07-19T12:17:00Z"/>
              </w:rPr>
            </w:pPr>
            <w:ins w:id="1296" w:author="abahl02@student.ubc.ca" w:date="2023-07-19T12:38:00Z">
              <w:r>
                <w:rPr>
                  <w:sz w:val="20"/>
                  <w:szCs w:val="20"/>
                </w:rPr>
                <w:t>F</w:t>
              </w:r>
              <w:r>
                <w:rPr>
                  <w:sz w:val="20"/>
                  <w:szCs w:val="20"/>
                </w:rPr>
                <w:t>atty</w:t>
              </w:r>
              <w:r>
                <w:rPr>
                  <w:sz w:val="20"/>
                  <w:szCs w:val="20"/>
                </w:rPr>
                <w:t xml:space="preserve"> </w:t>
              </w:r>
              <w:r>
                <w:rPr>
                  <w:sz w:val="20"/>
                  <w:szCs w:val="20"/>
                </w:rPr>
                <w:t>acid</w:t>
              </w:r>
              <w:r>
                <w:rPr>
                  <w:sz w:val="20"/>
                  <w:szCs w:val="20"/>
                </w:rPr>
                <w:t xml:space="preserve"> </w:t>
              </w:r>
              <w:r>
                <w:rPr>
                  <w:sz w:val="20"/>
                  <w:szCs w:val="20"/>
                </w:rPr>
                <w:t>composition</w:t>
              </w:r>
              <w:r>
                <w:rPr>
                  <w:sz w:val="20"/>
                  <w:szCs w:val="20"/>
                </w:rPr>
                <w:t xml:space="preserve"> (prey)</w:t>
              </w:r>
            </w:ins>
          </w:p>
        </w:tc>
        <w:tc>
          <w:tcPr>
            <w:tcW w:w="865" w:type="pct"/>
            <w:vAlign w:val="bottom"/>
            <w:tcPrChange w:id="1297" w:author="abahl02@student.ubc.ca" w:date="2023-07-19T12:40:00Z">
              <w:tcPr>
                <w:tcW w:w="865" w:type="pct"/>
                <w:gridSpan w:val="2"/>
                <w:vAlign w:val="bottom"/>
              </w:tcPr>
            </w:tcPrChange>
          </w:tcPr>
          <w:p w14:paraId="2E061A8D" w14:textId="77777777" w:rsidR="002F65DC" w:rsidRDefault="002F65DC" w:rsidP="002F65DC">
            <w:pPr>
              <w:spacing w:line="360" w:lineRule="auto"/>
              <w:jc w:val="both"/>
              <w:rPr>
                <w:ins w:id="1298" w:author="abahl02@student.ubc.ca" w:date="2023-07-19T12:17:00Z"/>
              </w:rPr>
            </w:pPr>
            <w:ins w:id="1299" w:author="abahl02@student.ubc.ca" w:date="2023-07-19T12:17:00Z">
              <w:r>
                <w:rPr>
                  <w:sz w:val="20"/>
                  <w:szCs w:val="20"/>
                </w:rPr>
                <w:t>ID13</w:t>
              </w:r>
            </w:ins>
          </w:p>
        </w:tc>
      </w:tr>
      <w:tr w:rsidR="002F65DC" w14:paraId="02ECF7C2" w14:textId="77777777" w:rsidTr="005704EE">
        <w:tblPrEx>
          <w:tblPrExChange w:id="1300" w:author="abahl02@student.ubc.ca" w:date="2023-07-19T12:40:00Z">
            <w:tblPrEx>
              <w:tblW w:w="6043" w:type="pct"/>
              <w:tblInd w:w="-995" w:type="dxa"/>
            </w:tblPrEx>
          </w:tblPrExChange>
        </w:tblPrEx>
        <w:trPr>
          <w:ins w:id="1301" w:author="abahl02@student.ubc.ca" w:date="2023-07-19T12:17:00Z"/>
          <w:trPrChange w:id="1302" w:author="abahl02@student.ubc.ca" w:date="2023-07-19T12:40:00Z">
            <w:trPr>
              <w:gridAfter w:val="0"/>
            </w:trPr>
          </w:trPrChange>
        </w:trPr>
        <w:tc>
          <w:tcPr>
            <w:tcW w:w="828" w:type="pct"/>
            <w:vMerge/>
            <w:vAlign w:val="bottom"/>
            <w:tcPrChange w:id="1303" w:author="abahl02@student.ubc.ca" w:date="2023-07-19T12:40:00Z">
              <w:tcPr>
                <w:tcW w:w="828" w:type="pct"/>
                <w:gridSpan w:val="2"/>
                <w:vMerge/>
                <w:vAlign w:val="bottom"/>
              </w:tcPr>
            </w:tcPrChange>
          </w:tcPr>
          <w:p w14:paraId="0BC84EF0" w14:textId="3B70C85C" w:rsidR="002F65DC" w:rsidRDefault="002F65DC" w:rsidP="002F65DC">
            <w:pPr>
              <w:spacing w:line="360" w:lineRule="auto"/>
              <w:jc w:val="both"/>
              <w:rPr>
                <w:ins w:id="1304" w:author="abahl02@student.ubc.ca" w:date="2023-07-19T12:17:00Z"/>
              </w:rPr>
            </w:pPr>
          </w:p>
        </w:tc>
        <w:tc>
          <w:tcPr>
            <w:tcW w:w="649" w:type="pct"/>
            <w:vAlign w:val="bottom"/>
            <w:tcPrChange w:id="1305" w:author="abahl02@student.ubc.ca" w:date="2023-07-19T12:40:00Z">
              <w:tcPr>
                <w:tcW w:w="649" w:type="pct"/>
                <w:gridSpan w:val="2"/>
                <w:vAlign w:val="bottom"/>
              </w:tcPr>
            </w:tcPrChange>
          </w:tcPr>
          <w:p w14:paraId="1E88F520" w14:textId="77777777" w:rsidR="002F65DC" w:rsidRDefault="002F65DC" w:rsidP="002F65DC">
            <w:pPr>
              <w:spacing w:line="360" w:lineRule="auto"/>
              <w:jc w:val="both"/>
              <w:rPr>
                <w:ins w:id="1306" w:author="abahl02@student.ubc.ca" w:date="2023-07-19T12:17:00Z"/>
              </w:rPr>
            </w:pPr>
            <w:ins w:id="1307" w:author="abahl02@student.ubc.ca" w:date="2023-07-19T12:17:00Z">
              <w:r>
                <w:rPr>
                  <w:sz w:val="20"/>
                  <w:szCs w:val="20"/>
                </w:rPr>
                <w:t>function</w:t>
              </w:r>
            </w:ins>
          </w:p>
        </w:tc>
        <w:tc>
          <w:tcPr>
            <w:tcW w:w="1165" w:type="pct"/>
            <w:tcPrChange w:id="1308" w:author="abahl02@student.ubc.ca" w:date="2023-07-19T12:40:00Z">
              <w:tcPr>
                <w:tcW w:w="1165" w:type="pct"/>
                <w:gridSpan w:val="2"/>
                <w:vAlign w:val="bottom"/>
              </w:tcPr>
            </w:tcPrChange>
          </w:tcPr>
          <w:p w14:paraId="07309F5A" w14:textId="5246B392" w:rsidR="002F65DC" w:rsidRDefault="002F65DC" w:rsidP="002F65DC">
            <w:pPr>
              <w:spacing w:line="360" w:lineRule="auto"/>
              <w:jc w:val="both"/>
              <w:rPr>
                <w:ins w:id="1309" w:author="abahl02@student.ubc.ca" w:date="2023-07-19T12:17:00Z"/>
              </w:rPr>
            </w:pPr>
            <w:ins w:id="1310" w:author="abahl02@student.ubc.ca" w:date="2023-07-19T12:40:00Z">
              <w:r w:rsidRPr="001A4411">
                <w:rPr>
                  <w:sz w:val="20"/>
                  <w:szCs w:val="20"/>
                </w:rPr>
                <w:t>Assimilation</w:t>
              </w:r>
            </w:ins>
          </w:p>
        </w:tc>
        <w:tc>
          <w:tcPr>
            <w:tcW w:w="1493" w:type="pct"/>
            <w:vAlign w:val="bottom"/>
            <w:tcPrChange w:id="1311" w:author="abahl02@student.ubc.ca" w:date="2023-07-19T12:40:00Z">
              <w:tcPr>
                <w:tcW w:w="1493" w:type="pct"/>
                <w:gridSpan w:val="2"/>
                <w:vAlign w:val="bottom"/>
              </w:tcPr>
            </w:tcPrChange>
          </w:tcPr>
          <w:p w14:paraId="6F5DE130" w14:textId="43873054" w:rsidR="002F65DC" w:rsidRDefault="002F65DC" w:rsidP="002F65DC">
            <w:pPr>
              <w:spacing w:line="360" w:lineRule="auto"/>
              <w:jc w:val="both"/>
              <w:rPr>
                <w:ins w:id="1312" w:author="abahl02@student.ubc.ca" w:date="2023-07-19T12:17:00Z"/>
              </w:rPr>
            </w:pPr>
            <w:ins w:id="1313" w:author="abahl02@student.ubc.ca" w:date="2023-07-19T12:39:00Z">
              <w:r>
                <w:rPr>
                  <w:sz w:val="20"/>
                  <w:szCs w:val="20"/>
                </w:rPr>
                <w:t>P</w:t>
              </w:r>
            </w:ins>
            <w:ins w:id="1314" w:author="abahl02@student.ubc.ca" w:date="2023-07-19T12:17:00Z">
              <w:r>
                <w:rPr>
                  <w:sz w:val="20"/>
                  <w:szCs w:val="20"/>
                </w:rPr>
                <w:t>hotoperiod</w:t>
              </w:r>
            </w:ins>
          </w:p>
        </w:tc>
        <w:tc>
          <w:tcPr>
            <w:tcW w:w="865" w:type="pct"/>
            <w:vAlign w:val="bottom"/>
            <w:tcPrChange w:id="1315" w:author="abahl02@student.ubc.ca" w:date="2023-07-19T12:40:00Z">
              <w:tcPr>
                <w:tcW w:w="865" w:type="pct"/>
                <w:gridSpan w:val="2"/>
                <w:vAlign w:val="bottom"/>
              </w:tcPr>
            </w:tcPrChange>
          </w:tcPr>
          <w:p w14:paraId="7F94CFB1" w14:textId="77777777" w:rsidR="002F65DC" w:rsidRDefault="002F65DC" w:rsidP="002F65DC">
            <w:pPr>
              <w:spacing w:line="360" w:lineRule="auto"/>
              <w:jc w:val="both"/>
              <w:rPr>
                <w:ins w:id="1316" w:author="abahl02@student.ubc.ca" w:date="2023-07-19T12:17:00Z"/>
              </w:rPr>
            </w:pPr>
            <w:ins w:id="1317" w:author="abahl02@student.ubc.ca" w:date="2023-07-19T12:17:00Z">
              <w:r>
                <w:rPr>
                  <w:sz w:val="20"/>
                  <w:szCs w:val="20"/>
                </w:rPr>
                <w:t>ID14</w:t>
              </w:r>
            </w:ins>
          </w:p>
        </w:tc>
      </w:tr>
      <w:tr w:rsidR="002F65DC" w14:paraId="148A5BB0" w14:textId="77777777" w:rsidTr="005704EE">
        <w:tblPrEx>
          <w:tblPrExChange w:id="1318" w:author="abahl02@student.ubc.ca" w:date="2023-07-19T12:40:00Z">
            <w:tblPrEx>
              <w:tblW w:w="6043" w:type="pct"/>
              <w:tblInd w:w="-995" w:type="dxa"/>
            </w:tblPrEx>
          </w:tblPrExChange>
        </w:tblPrEx>
        <w:trPr>
          <w:ins w:id="1319" w:author="abahl02@student.ubc.ca" w:date="2023-07-19T12:17:00Z"/>
          <w:trPrChange w:id="1320" w:author="abahl02@student.ubc.ca" w:date="2023-07-19T12:40:00Z">
            <w:trPr>
              <w:gridAfter w:val="0"/>
            </w:trPr>
          </w:trPrChange>
        </w:trPr>
        <w:tc>
          <w:tcPr>
            <w:tcW w:w="828" w:type="pct"/>
            <w:vMerge/>
            <w:vAlign w:val="bottom"/>
            <w:tcPrChange w:id="1321" w:author="abahl02@student.ubc.ca" w:date="2023-07-19T12:40:00Z">
              <w:tcPr>
                <w:tcW w:w="828" w:type="pct"/>
                <w:gridSpan w:val="2"/>
                <w:vMerge/>
                <w:vAlign w:val="bottom"/>
              </w:tcPr>
            </w:tcPrChange>
          </w:tcPr>
          <w:p w14:paraId="4EBBEA9C" w14:textId="3F259FA9" w:rsidR="002F65DC" w:rsidRDefault="002F65DC" w:rsidP="002F65DC">
            <w:pPr>
              <w:spacing w:line="360" w:lineRule="auto"/>
              <w:jc w:val="both"/>
              <w:rPr>
                <w:ins w:id="1322" w:author="abahl02@student.ubc.ca" w:date="2023-07-19T12:17:00Z"/>
              </w:rPr>
            </w:pPr>
          </w:p>
        </w:tc>
        <w:tc>
          <w:tcPr>
            <w:tcW w:w="649" w:type="pct"/>
            <w:vAlign w:val="bottom"/>
            <w:tcPrChange w:id="1323" w:author="abahl02@student.ubc.ca" w:date="2023-07-19T12:40:00Z">
              <w:tcPr>
                <w:tcW w:w="649" w:type="pct"/>
                <w:gridSpan w:val="2"/>
                <w:vAlign w:val="bottom"/>
              </w:tcPr>
            </w:tcPrChange>
          </w:tcPr>
          <w:p w14:paraId="1A2454B7" w14:textId="77777777" w:rsidR="002F65DC" w:rsidRDefault="002F65DC" w:rsidP="002F65DC">
            <w:pPr>
              <w:spacing w:line="360" w:lineRule="auto"/>
              <w:jc w:val="both"/>
              <w:rPr>
                <w:ins w:id="1324" w:author="abahl02@student.ubc.ca" w:date="2023-07-19T12:17:00Z"/>
              </w:rPr>
            </w:pPr>
            <w:ins w:id="1325" w:author="abahl02@student.ubc.ca" w:date="2023-07-19T12:17:00Z">
              <w:r>
                <w:rPr>
                  <w:sz w:val="20"/>
                  <w:szCs w:val="20"/>
                </w:rPr>
                <w:t>function</w:t>
              </w:r>
            </w:ins>
          </w:p>
        </w:tc>
        <w:tc>
          <w:tcPr>
            <w:tcW w:w="1165" w:type="pct"/>
            <w:tcPrChange w:id="1326" w:author="abahl02@student.ubc.ca" w:date="2023-07-19T12:40:00Z">
              <w:tcPr>
                <w:tcW w:w="1165" w:type="pct"/>
                <w:gridSpan w:val="2"/>
                <w:vAlign w:val="bottom"/>
              </w:tcPr>
            </w:tcPrChange>
          </w:tcPr>
          <w:p w14:paraId="7ED2B57C" w14:textId="783C98F5" w:rsidR="002F65DC" w:rsidRDefault="002F65DC" w:rsidP="002F65DC">
            <w:pPr>
              <w:spacing w:line="360" w:lineRule="auto"/>
              <w:jc w:val="both"/>
              <w:rPr>
                <w:ins w:id="1327" w:author="abahl02@student.ubc.ca" w:date="2023-07-19T12:17:00Z"/>
              </w:rPr>
            </w:pPr>
            <w:ins w:id="1328" w:author="abahl02@student.ubc.ca" w:date="2023-07-19T12:40:00Z">
              <w:r w:rsidRPr="001A4411">
                <w:rPr>
                  <w:sz w:val="20"/>
                  <w:szCs w:val="20"/>
                </w:rPr>
                <w:t>Assimilation</w:t>
              </w:r>
            </w:ins>
          </w:p>
        </w:tc>
        <w:tc>
          <w:tcPr>
            <w:tcW w:w="1493" w:type="pct"/>
            <w:vAlign w:val="bottom"/>
            <w:tcPrChange w:id="1329" w:author="abahl02@student.ubc.ca" w:date="2023-07-19T12:40:00Z">
              <w:tcPr>
                <w:tcW w:w="1493" w:type="pct"/>
                <w:gridSpan w:val="2"/>
                <w:vAlign w:val="bottom"/>
              </w:tcPr>
            </w:tcPrChange>
          </w:tcPr>
          <w:p w14:paraId="74896169" w14:textId="5EFE3460" w:rsidR="002F65DC" w:rsidRDefault="002F65DC" w:rsidP="002F65DC">
            <w:pPr>
              <w:spacing w:line="360" w:lineRule="auto"/>
              <w:jc w:val="both"/>
              <w:rPr>
                <w:ins w:id="1330" w:author="abahl02@student.ubc.ca" w:date="2023-07-19T12:17:00Z"/>
              </w:rPr>
            </w:pPr>
            <w:ins w:id="1331" w:author="abahl02@student.ubc.ca" w:date="2023-07-19T12:38:00Z">
              <w:r>
                <w:rPr>
                  <w:sz w:val="20"/>
                  <w:szCs w:val="20"/>
                </w:rPr>
                <w:t>D</w:t>
              </w:r>
            </w:ins>
            <w:ins w:id="1332" w:author="abahl02@student.ubc.ca" w:date="2023-07-19T12:17:00Z">
              <w:r>
                <w:rPr>
                  <w:sz w:val="20"/>
                  <w:szCs w:val="20"/>
                </w:rPr>
                <w:t>istance</w:t>
              </w:r>
            </w:ins>
            <w:ins w:id="1333" w:author="abahl02@student.ubc.ca" w:date="2023-07-19T12:38:00Z">
              <w:r>
                <w:rPr>
                  <w:sz w:val="20"/>
                  <w:szCs w:val="20"/>
                </w:rPr>
                <w:t xml:space="preserve"> </w:t>
              </w:r>
            </w:ins>
            <w:ins w:id="1334" w:author="abahl02@student.ubc.ca" w:date="2023-07-19T12:17:00Z">
              <w:r>
                <w:rPr>
                  <w:sz w:val="20"/>
                  <w:szCs w:val="20"/>
                </w:rPr>
                <w:t>to</w:t>
              </w:r>
            </w:ins>
            <w:ins w:id="1335" w:author="abahl02@student.ubc.ca" w:date="2023-07-19T12:38:00Z">
              <w:r>
                <w:rPr>
                  <w:sz w:val="20"/>
                  <w:szCs w:val="20"/>
                </w:rPr>
                <w:t xml:space="preserve"> </w:t>
              </w:r>
            </w:ins>
            <w:ins w:id="1336" w:author="abahl02@student.ubc.ca" w:date="2023-07-19T12:17:00Z">
              <w:r>
                <w:rPr>
                  <w:sz w:val="20"/>
                  <w:szCs w:val="20"/>
                </w:rPr>
                <w:t>shelf</w:t>
              </w:r>
            </w:ins>
          </w:p>
        </w:tc>
        <w:tc>
          <w:tcPr>
            <w:tcW w:w="865" w:type="pct"/>
            <w:vAlign w:val="bottom"/>
            <w:tcPrChange w:id="1337" w:author="abahl02@student.ubc.ca" w:date="2023-07-19T12:40:00Z">
              <w:tcPr>
                <w:tcW w:w="865" w:type="pct"/>
                <w:gridSpan w:val="2"/>
                <w:vAlign w:val="bottom"/>
              </w:tcPr>
            </w:tcPrChange>
          </w:tcPr>
          <w:p w14:paraId="556AF3A7" w14:textId="77777777" w:rsidR="002F65DC" w:rsidRDefault="002F65DC" w:rsidP="002F65DC">
            <w:pPr>
              <w:spacing w:line="360" w:lineRule="auto"/>
              <w:jc w:val="both"/>
              <w:rPr>
                <w:ins w:id="1338" w:author="abahl02@student.ubc.ca" w:date="2023-07-19T12:17:00Z"/>
              </w:rPr>
            </w:pPr>
            <w:ins w:id="1339" w:author="abahl02@student.ubc.ca" w:date="2023-07-19T12:17:00Z">
              <w:r>
                <w:rPr>
                  <w:sz w:val="20"/>
                  <w:szCs w:val="20"/>
                </w:rPr>
                <w:t>ID15</w:t>
              </w:r>
            </w:ins>
          </w:p>
        </w:tc>
      </w:tr>
      <w:tr w:rsidR="002F65DC" w14:paraId="38F9FAD8" w14:textId="77777777" w:rsidTr="009904A7">
        <w:tblPrEx>
          <w:tblPrExChange w:id="1340" w:author="abahl02@student.ubc.ca" w:date="2023-07-19T12:42:00Z">
            <w:tblPrEx>
              <w:tblW w:w="6043" w:type="pct"/>
              <w:tblInd w:w="-995" w:type="dxa"/>
            </w:tblPrEx>
          </w:tblPrExChange>
        </w:tblPrEx>
        <w:trPr>
          <w:ins w:id="1341" w:author="abahl02@student.ubc.ca" w:date="2023-07-19T12:17:00Z"/>
          <w:trPrChange w:id="1342" w:author="abahl02@student.ubc.ca" w:date="2023-07-19T12:42:00Z">
            <w:trPr>
              <w:gridAfter w:val="0"/>
            </w:trPr>
          </w:trPrChange>
        </w:trPr>
        <w:tc>
          <w:tcPr>
            <w:tcW w:w="828" w:type="pct"/>
            <w:vMerge/>
            <w:vAlign w:val="bottom"/>
            <w:tcPrChange w:id="1343" w:author="abahl02@student.ubc.ca" w:date="2023-07-19T12:42:00Z">
              <w:tcPr>
                <w:tcW w:w="828" w:type="pct"/>
                <w:gridSpan w:val="2"/>
                <w:vMerge/>
                <w:vAlign w:val="bottom"/>
              </w:tcPr>
            </w:tcPrChange>
          </w:tcPr>
          <w:p w14:paraId="6A6B78EE" w14:textId="4E5B9F49" w:rsidR="002F65DC" w:rsidRDefault="002F65DC" w:rsidP="002F65DC">
            <w:pPr>
              <w:spacing w:line="360" w:lineRule="auto"/>
              <w:jc w:val="both"/>
              <w:rPr>
                <w:ins w:id="1344" w:author="abahl02@student.ubc.ca" w:date="2023-07-19T12:17:00Z"/>
              </w:rPr>
            </w:pPr>
          </w:p>
        </w:tc>
        <w:tc>
          <w:tcPr>
            <w:tcW w:w="649" w:type="pct"/>
            <w:vAlign w:val="bottom"/>
            <w:tcPrChange w:id="1345" w:author="abahl02@student.ubc.ca" w:date="2023-07-19T12:42:00Z">
              <w:tcPr>
                <w:tcW w:w="649" w:type="pct"/>
                <w:gridSpan w:val="2"/>
                <w:vAlign w:val="bottom"/>
              </w:tcPr>
            </w:tcPrChange>
          </w:tcPr>
          <w:p w14:paraId="380B3CD2" w14:textId="77777777" w:rsidR="002F65DC" w:rsidRDefault="002F65DC" w:rsidP="002F65DC">
            <w:pPr>
              <w:spacing w:line="360" w:lineRule="auto"/>
              <w:jc w:val="both"/>
              <w:rPr>
                <w:ins w:id="1346" w:author="abahl02@student.ubc.ca" w:date="2023-07-19T12:17:00Z"/>
              </w:rPr>
            </w:pPr>
            <w:ins w:id="1347" w:author="abahl02@student.ubc.ca" w:date="2023-07-19T12:17:00Z">
              <w:r>
                <w:rPr>
                  <w:sz w:val="20"/>
                  <w:szCs w:val="20"/>
                </w:rPr>
                <w:t>function</w:t>
              </w:r>
            </w:ins>
          </w:p>
        </w:tc>
        <w:tc>
          <w:tcPr>
            <w:tcW w:w="1165" w:type="pct"/>
            <w:tcPrChange w:id="1348" w:author="abahl02@student.ubc.ca" w:date="2023-07-19T12:42:00Z">
              <w:tcPr>
                <w:tcW w:w="1165" w:type="pct"/>
                <w:gridSpan w:val="2"/>
                <w:vAlign w:val="bottom"/>
              </w:tcPr>
            </w:tcPrChange>
          </w:tcPr>
          <w:p w14:paraId="22292686" w14:textId="42B362B2" w:rsidR="002F65DC" w:rsidRDefault="002F65DC" w:rsidP="002F65DC">
            <w:pPr>
              <w:spacing w:line="360" w:lineRule="auto"/>
              <w:jc w:val="both"/>
              <w:rPr>
                <w:ins w:id="1349" w:author="abahl02@student.ubc.ca" w:date="2023-07-19T12:17:00Z"/>
              </w:rPr>
            </w:pPr>
            <w:ins w:id="1350" w:author="abahl02@student.ubc.ca" w:date="2023-07-19T12:42:00Z">
              <w:r w:rsidRPr="00AC6E38">
                <w:rPr>
                  <w:sz w:val="20"/>
                  <w:szCs w:val="20"/>
                </w:rPr>
                <w:t>Maintenance - respiration</w:t>
              </w:r>
            </w:ins>
          </w:p>
        </w:tc>
        <w:tc>
          <w:tcPr>
            <w:tcW w:w="1493" w:type="pct"/>
            <w:vAlign w:val="bottom"/>
            <w:tcPrChange w:id="1351" w:author="abahl02@student.ubc.ca" w:date="2023-07-19T12:42:00Z">
              <w:tcPr>
                <w:tcW w:w="1493" w:type="pct"/>
                <w:gridSpan w:val="2"/>
                <w:vAlign w:val="bottom"/>
              </w:tcPr>
            </w:tcPrChange>
          </w:tcPr>
          <w:p w14:paraId="1FB79B2E" w14:textId="3D0A6EF0" w:rsidR="002F65DC" w:rsidRDefault="002F65DC" w:rsidP="002F65DC">
            <w:pPr>
              <w:spacing w:line="360" w:lineRule="auto"/>
              <w:jc w:val="both"/>
              <w:rPr>
                <w:ins w:id="1352" w:author="abahl02@student.ubc.ca" w:date="2023-07-19T12:17:00Z"/>
              </w:rPr>
            </w:pPr>
            <w:ins w:id="1353" w:author="abahl02@student.ubc.ca" w:date="2023-07-19T12:37:00Z">
              <w:r>
                <w:rPr>
                  <w:sz w:val="20"/>
                  <w:szCs w:val="20"/>
                </w:rPr>
                <w:t>Temperature</w:t>
              </w:r>
            </w:ins>
          </w:p>
        </w:tc>
        <w:tc>
          <w:tcPr>
            <w:tcW w:w="865" w:type="pct"/>
            <w:vAlign w:val="bottom"/>
            <w:tcPrChange w:id="1354" w:author="abahl02@student.ubc.ca" w:date="2023-07-19T12:42:00Z">
              <w:tcPr>
                <w:tcW w:w="865" w:type="pct"/>
                <w:gridSpan w:val="2"/>
                <w:vAlign w:val="bottom"/>
              </w:tcPr>
            </w:tcPrChange>
          </w:tcPr>
          <w:p w14:paraId="61C8E589" w14:textId="77777777" w:rsidR="002F65DC" w:rsidRDefault="002F65DC" w:rsidP="002F65DC">
            <w:pPr>
              <w:spacing w:line="360" w:lineRule="auto"/>
              <w:jc w:val="both"/>
              <w:rPr>
                <w:ins w:id="1355" w:author="abahl02@student.ubc.ca" w:date="2023-07-19T12:17:00Z"/>
              </w:rPr>
            </w:pPr>
            <w:ins w:id="1356" w:author="abahl02@student.ubc.ca" w:date="2023-07-19T12:17:00Z">
              <w:r>
                <w:rPr>
                  <w:sz w:val="20"/>
                  <w:szCs w:val="20"/>
                </w:rPr>
                <w:t>ID16</w:t>
              </w:r>
            </w:ins>
          </w:p>
        </w:tc>
      </w:tr>
      <w:tr w:rsidR="002F65DC" w14:paraId="7DED44BA" w14:textId="77777777" w:rsidTr="009904A7">
        <w:tblPrEx>
          <w:tblPrExChange w:id="1357" w:author="abahl02@student.ubc.ca" w:date="2023-07-19T12:42:00Z">
            <w:tblPrEx>
              <w:tblW w:w="6043" w:type="pct"/>
              <w:tblInd w:w="-995" w:type="dxa"/>
            </w:tblPrEx>
          </w:tblPrExChange>
        </w:tblPrEx>
        <w:trPr>
          <w:ins w:id="1358" w:author="abahl02@student.ubc.ca" w:date="2023-07-19T12:17:00Z"/>
          <w:trPrChange w:id="1359" w:author="abahl02@student.ubc.ca" w:date="2023-07-19T12:42:00Z">
            <w:trPr>
              <w:gridAfter w:val="0"/>
            </w:trPr>
          </w:trPrChange>
        </w:trPr>
        <w:tc>
          <w:tcPr>
            <w:tcW w:w="828" w:type="pct"/>
            <w:vMerge/>
            <w:vAlign w:val="bottom"/>
            <w:tcPrChange w:id="1360" w:author="abahl02@student.ubc.ca" w:date="2023-07-19T12:42:00Z">
              <w:tcPr>
                <w:tcW w:w="828" w:type="pct"/>
                <w:gridSpan w:val="2"/>
                <w:vMerge/>
                <w:vAlign w:val="bottom"/>
              </w:tcPr>
            </w:tcPrChange>
          </w:tcPr>
          <w:p w14:paraId="620367F7" w14:textId="28544984" w:rsidR="002F65DC" w:rsidRDefault="002F65DC" w:rsidP="002F65DC">
            <w:pPr>
              <w:spacing w:line="360" w:lineRule="auto"/>
              <w:jc w:val="both"/>
              <w:rPr>
                <w:ins w:id="1361" w:author="abahl02@student.ubc.ca" w:date="2023-07-19T12:17:00Z"/>
              </w:rPr>
            </w:pPr>
          </w:p>
        </w:tc>
        <w:tc>
          <w:tcPr>
            <w:tcW w:w="649" w:type="pct"/>
            <w:vAlign w:val="bottom"/>
            <w:tcPrChange w:id="1362" w:author="abahl02@student.ubc.ca" w:date="2023-07-19T12:42:00Z">
              <w:tcPr>
                <w:tcW w:w="649" w:type="pct"/>
                <w:gridSpan w:val="2"/>
                <w:vAlign w:val="bottom"/>
              </w:tcPr>
            </w:tcPrChange>
          </w:tcPr>
          <w:p w14:paraId="37B85B27" w14:textId="77777777" w:rsidR="002F65DC" w:rsidRDefault="002F65DC" w:rsidP="002F65DC">
            <w:pPr>
              <w:spacing w:line="360" w:lineRule="auto"/>
              <w:jc w:val="both"/>
              <w:rPr>
                <w:ins w:id="1363" w:author="abahl02@student.ubc.ca" w:date="2023-07-19T12:17:00Z"/>
              </w:rPr>
            </w:pPr>
            <w:ins w:id="1364" w:author="abahl02@student.ubc.ca" w:date="2023-07-19T12:17:00Z">
              <w:r>
                <w:rPr>
                  <w:sz w:val="20"/>
                  <w:szCs w:val="20"/>
                </w:rPr>
                <w:t>function</w:t>
              </w:r>
            </w:ins>
          </w:p>
        </w:tc>
        <w:tc>
          <w:tcPr>
            <w:tcW w:w="1165" w:type="pct"/>
            <w:tcPrChange w:id="1365" w:author="abahl02@student.ubc.ca" w:date="2023-07-19T12:42:00Z">
              <w:tcPr>
                <w:tcW w:w="1165" w:type="pct"/>
                <w:gridSpan w:val="2"/>
                <w:vAlign w:val="bottom"/>
              </w:tcPr>
            </w:tcPrChange>
          </w:tcPr>
          <w:p w14:paraId="368DBAA4" w14:textId="43F9165F" w:rsidR="002F65DC" w:rsidRDefault="002F65DC" w:rsidP="002F65DC">
            <w:pPr>
              <w:spacing w:line="360" w:lineRule="auto"/>
              <w:jc w:val="both"/>
              <w:rPr>
                <w:ins w:id="1366" w:author="abahl02@student.ubc.ca" w:date="2023-07-19T12:17:00Z"/>
              </w:rPr>
            </w:pPr>
            <w:ins w:id="1367" w:author="abahl02@student.ubc.ca" w:date="2023-07-19T12:42:00Z">
              <w:r w:rsidRPr="00AC6E38">
                <w:rPr>
                  <w:sz w:val="20"/>
                  <w:szCs w:val="20"/>
                </w:rPr>
                <w:t>Maintenance - respiration</w:t>
              </w:r>
            </w:ins>
          </w:p>
        </w:tc>
        <w:tc>
          <w:tcPr>
            <w:tcW w:w="1493" w:type="pct"/>
            <w:vAlign w:val="bottom"/>
            <w:tcPrChange w:id="1368" w:author="abahl02@student.ubc.ca" w:date="2023-07-19T12:42:00Z">
              <w:tcPr>
                <w:tcW w:w="1493" w:type="pct"/>
                <w:gridSpan w:val="2"/>
                <w:vAlign w:val="bottom"/>
              </w:tcPr>
            </w:tcPrChange>
          </w:tcPr>
          <w:p w14:paraId="763DE663" w14:textId="6AF74314" w:rsidR="002F65DC" w:rsidRDefault="002F65DC" w:rsidP="002F65DC">
            <w:pPr>
              <w:spacing w:line="360" w:lineRule="auto"/>
              <w:jc w:val="both"/>
              <w:rPr>
                <w:ins w:id="1369" w:author="abahl02@student.ubc.ca" w:date="2023-07-19T12:17:00Z"/>
              </w:rPr>
            </w:pPr>
            <w:ins w:id="1370" w:author="abahl02@student.ubc.ca" w:date="2023-07-19T12:37:00Z">
              <w:r>
                <w:rPr>
                  <w:sz w:val="20"/>
                  <w:szCs w:val="20"/>
                </w:rPr>
                <w:t>Chlorophyll-a</w:t>
              </w:r>
            </w:ins>
          </w:p>
        </w:tc>
        <w:tc>
          <w:tcPr>
            <w:tcW w:w="865" w:type="pct"/>
            <w:vAlign w:val="bottom"/>
            <w:tcPrChange w:id="1371" w:author="abahl02@student.ubc.ca" w:date="2023-07-19T12:42:00Z">
              <w:tcPr>
                <w:tcW w:w="865" w:type="pct"/>
                <w:gridSpan w:val="2"/>
                <w:vAlign w:val="bottom"/>
              </w:tcPr>
            </w:tcPrChange>
          </w:tcPr>
          <w:p w14:paraId="3FBC68BD" w14:textId="77777777" w:rsidR="002F65DC" w:rsidRDefault="002F65DC" w:rsidP="002F65DC">
            <w:pPr>
              <w:spacing w:line="360" w:lineRule="auto"/>
              <w:jc w:val="both"/>
              <w:rPr>
                <w:ins w:id="1372" w:author="abahl02@student.ubc.ca" w:date="2023-07-19T12:17:00Z"/>
              </w:rPr>
            </w:pPr>
            <w:ins w:id="1373" w:author="abahl02@student.ubc.ca" w:date="2023-07-19T12:17:00Z">
              <w:r>
                <w:rPr>
                  <w:sz w:val="20"/>
                  <w:szCs w:val="20"/>
                </w:rPr>
                <w:t>ID17</w:t>
              </w:r>
            </w:ins>
          </w:p>
        </w:tc>
      </w:tr>
      <w:tr w:rsidR="002F65DC" w14:paraId="1650007A" w14:textId="77777777" w:rsidTr="009904A7">
        <w:tblPrEx>
          <w:tblPrExChange w:id="1374" w:author="abahl02@student.ubc.ca" w:date="2023-07-19T12:42:00Z">
            <w:tblPrEx>
              <w:tblW w:w="6043" w:type="pct"/>
              <w:tblInd w:w="-995" w:type="dxa"/>
            </w:tblPrEx>
          </w:tblPrExChange>
        </w:tblPrEx>
        <w:trPr>
          <w:ins w:id="1375" w:author="abahl02@student.ubc.ca" w:date="2023-07-19T12:17:00Z"/>
          <w:trPrChange w:id="1376" w:author="abahl02@student.ubc.ca" w:date="2023-07-19T12:42:00Z">
            <w:trPr>
              <w:gridAfter w:val="0"/>
            </w:trPr>
          </w:trPrChange>
        </w:trPr>
        <w:tc>
          <w:tcPr>
            <w:tcW w:w="828" w:type="pct"/>
            <w:vMerge/>
            <w:vAlign w:val="bottom"/>
            <w:tcPrChange w:id="1377" w:author="abahl02@student.ubc.ca" w:date="2023-07-19T12:42:00Z">
              <w:tcPr>
                <w:tcW w:w="828" w:type="pct"/>
                <w:gridSpan w:val="2"/>
                <w:vMerge/>
                <w:vAlign w:val="bottom"/>
              </w:tcPr>
            </w:tcPrChange>
          </w:tcPr>
          <w:p w14:paraId="508F2CF7" w14:textId="7B7B9E73" w:rsidR="002F65DC" w:rsidRDefault="002F65DC" w:rsidP="002F65DC">
            <w:pPr>
              <w:spacing w:line="360" w:lineRule="auto"/>
              <w:jc w:val="both"/>
              <w:rPr>
                <w:ins w:id="1378" w:author="abahl02@student.ubc.ca" w:date="2023-07-19T12:17:00Z"/>
              </w:rPr>
            </w:pPr>
          </w:p>
        </w:tc>
        <w:tc>
          <w:tcPr>
            <w:tcW w:w="649" w:type="pct"/>
            <w:vAlign w:val="bottom"/>
            <w:tcPrChange w:id="1379" w:author="abahl02@student.ubc.ca" w:date="2023-07-19T12:42:00Z">
              <w:tcPr>
                <w:tcW w:w="649" w:type="pct"/>
                <w:gridSpan w:val="2"/>
                <w:vAlign w:val="bottom"/>
              </w:tcPr>
            </w:tcPrChange>
          </w:tcPr>
          <w:p w14:paraId="1FBCE4D0" w14:textId="77777777" w:rsidR="002F65DC" w:rsidRDefault="002F65DC" w:rsidP="002F65DC">
            <w:pPr>
              <w:spacing w:line="360" w:lineRule="auto"/>
              <w:jc w:val="both"/>
              <w:rPr>
                <w:ins w:id="1380" w:author="abahl02@student.ubc.ca" w:date="2023-07-19T12:17:00Z"/>
              </w:rPr>
            </w:pPr>
            <w:ins w:id="1381" w:author="abahl02@student.ubc.ca" w:date="2023-07-19T12:17:00Z">
              <w:r>
                <w:rPr>
                  <w:sz w:val="20"/>
                  <w:szCs w:val="20"/>
                </w:rPr>
                <w:t>function</w:t>
              </w:r>
            </w:ins>
          </w:p>
        </w:tc>
        <w:tc>
          <w:tcPr>
            <w:tcW w:w="1165" w:type="pct"/>
            <w:tcPrChange w:id="1382" w:author="abahl02@student.ubc.ca" w:date="2023-07-19T12:42:00Z">
              <w:tcPr>
                <w:tcW w:w="1165" w:type="pct"/>
                <w:gridSpan w:val="2"/>
                <w:vAlign w:val="bottom"/>
              </w:tcPr>
            </w:tcPrChange>
          </w:tcPr>
          <w:p w14:paraId="2CA2B450" w14:textId="2481AF57" w:rsidR="002F65DC" w:rsidRDefault="002F65DC" w:rsidP="002F65DC">
            <w:pPr>
              <w:spacing w:line="360" w:lineRule="auto"/>
              <w:jc w:val="both"/>
              <w:rPr>
                <w:ins w:id="1383" w:author="abahl02@student.ubc.ca" w:date="2023-07-19T12:17:00Z"/>
              </w:rPr>
            </w:pPr>
            <w:ins w:id="1384" w:author="abahl02@student.ubc.ca" w:date="2023-07-19T12:42:00Z">
              <w:r w:rsidRPr="00AC6E38">
                <w:rPr>
                  <w:sz w:val="20"/>
                  <w:szCs w:val="20"/>
                </w:rPr>
                <w:t>Maintenance - respiration</w:t>
              </w:r>
            </w:ins>
          </w:p>
        </w:tc>
        <w:tc>
          <w:tcPr>
            <w:tcW w:w="1493" w:type="pct"/>
            <w:vAlign w:val="bottom"/>
            <w:tcPrChange w:id="1385" w:author="abahl02@student.ubc.ca" w:date="2023-07-19T12:42:00Z">
              <w:tcPr>
                <w:tcW w:w="1493" w:type="pct"/>
                <w:gridSpan w:val="2"/>
                <w:vAlign w:val="bottom"/>
              </w:tcPr>
            </w:tcPrChange>
          </w:tcPr>
          <w:p w14:paraId="78EC361A" w14:textId="77777777" w:rsidR="002F65DC" w:rsidRDefault="002F65DC" w:rsidP="002F65DC">
            <w:pPr>
              <w:spacing w:line="360" w:lineRule="auto"/>
              <w:jc w:val="both"/>
              <w:rPr>
                <w:ins w:id="1386" w:author="abahl02@student.ubc.ca" w:date="2023-07-19T12:17:00Z"/>
              </w:rPr>
            </w:pPr>
            <w:ins w:id="1387" w:author="abahl02@student.ubc.ca" w:date="2023-07-19T12:17:00Z">
              <w:r>
                <w:rPr>
                  <w:sz w:val="20"/>
                  <w:szCs w:val="20"/>
                </w:rPr>
                <w:t>POC</w:t>
              </w:r>
            </w:ins>
          </w:p>
        </w:tc>
        <w:tc>
          <w:tcPr>
            <w:tcW w:w="865" w:type="pct"/>
            <w:vAlign w:val="bottom"/>
            <w:tcPrChange w:id="1388" w:author="abahl02@student.ubc.ca" w:date="2023-07-19T12:42:00Z">
              <w:tcPr>
                <w:tcW w:w="865" w:type="pct"/>
                <w:gridSpan w:val="2"/>
                <w:vAlign w:val="bottom"/>
              </w:tcPr>
            </w:tcPrChange>
          </w:tcPr>
          <w:p w14:paraId="18E489DF" w14:textId="77777777" w:rsidR="002F65DC" w:rsidRDefault="002F65DC" w:rsidP="002F65DC">
            <w:pPr>
              <w:spacing w:line="360" w:lineRule="auto"/>
              <w:jc w:val="both"/>
              <w:rPr>
                <w:ins w:id="1389" w:author="abahl02@student.ubc.ca" w:date="2023-07-19T12:17:00Z"/>
              </w:rPr>
            </w:pPr>
            <w:ins w:id="1390" w:author="abahl02@student.ubc.ca" w:date="2023-07-19T12:17:00Z">
              <w:r>
                <w:rPr>
                  <w:sz w:val="20"/>
                  <w:szCs w:val="20"/>
                </w:rPr>
                <w:t>ID18</w:t>
              </w:r>
            </w:ins>
          </w:p>
        </w:tc>
      </w:tr>
      <w:tr w:rsidR="002F65DC" w14:paraId="61A53553" w14:textId="77777777" w:rsidTr="009904A7">
        <w:tblPrEx>
          <w:tblPrExChange w:id="1391" w:author="abahl02@student.ubc.ca" w:date="2023-07-19T12:42:00Z">
            <w:tblPrEx>
              <w:tblW w:w="6043" w:type="pct"/>
              <w:tblInd w:w="-995" w:type="dxa"/>
            </w:tblPrEx>
          </w:tblPrExChange>
        </w:tblPrEx>
        <w:trPr>
          <w:ins w:id="1392" w:author="abahl02@student.ubc.ca" w:date="2023-07-19T12:17:00Z"/>
          <w:trPrChange w:id="1393" w:author="abahl02@student.ubc.ca" w:date="2023-07-19T12:42:00Z">
            <w:trPr>
              <w:gridAfter w:val="0"/>
            </w:trPr>
          </w:trPrChange>
        </w:trPr>
        <w:tc>
          <w:tcPr>
            <w:tcW w:w="828" w:type="pct"/>
            <w:vMerge/>
            <w:vAlign w:val="bottom"/>
            <w:tcPrChange w:id="1394" w:author="abahl02@student.ubc.ca" w:date="2023-07-19T12:42:00Z">
              <w:tcPr>
                <w:tcW w:w="828" w:type="pct"/>
                <w:gridSpan w:val="2"/>
                <w:vMerge/>
                <w:vAlign w:val="bottom"/>
              </w:tcPr>
            </w:tcPrChange>
          </w:tcPr>
          <w:p w14:paraId="4E258CE0" w14:textId="77636C00" w:rsidR="002F65DC" w:rsidRDefault="002F65DC" w:rsidP="002F65DC">
            <w:pPr>
              <w:spacing w:line="360" w:lineRule="auto"/>
              <w:jc w:val="both"/>
              <w:rPr>
                <w:ins w:id="1395" w:author="abahl02@student.ubc.ca" w:date="2023-07-19T12:17:00Z"/>
              </w:rPr>
            </w:pPr>
          </w:p>
        </w:tc>
        <w:tc>
          <w:tcPr>
            <w:tcW w:w="649" w:type="pct"/>
            <w:vAlign w:val="bottom"/>
            <w:tcPrChange w:id="1396" w:author="abahl02@student.ubc.ca" w:date="2023-07-19T12:42:00Z">
              <w:tcPr>
                <w:tcW w:w="649" w:type="pct"/>
                <w:gridSpan w:val="2"/>
                <w:vAlign w:val="bottom"/>
              </w:tcPr>
            </w:tcPrChange>
          </w:tcPr>
          <w:p w14:paraId="119A5275" w14:textId="77777777" w:rsidR="002F65DC" w:rsidRDefault="002F65DC" w:rsidP="002F65DC">
            <w:pPr>
              <w:spacing w:line="360" w:lineRule="auto"/>
              <w:jc w:val="both"/>
              <w:rPr>
                <w:ins w:id="1397" w:author="abahl02@student.ubc.ca" w:date="2023-07-19T12:17:00Z"/>
              </w:rPr>
            </w:pPr>
            <w:ins w:id="1398" w:author="abahl02@student.ubc.ca" w:date="2023-07-19T12:17:00Z">
              <w:r>
                <w:rPr>
                  <w:sz w:val="20"/>
                  <w:szCs w:val="20"/>
                </w:rPr>
                <w:t>function</w:t>
              </w:r>
            </w:ins>
          </w:p>
        </w:tc>
        <w:tc>
          <w:tcPr>
            <w:tcW w:w="1165" w:type="pct"/>
            <w:tcPrChange w:id="1399" w:author="abahl02@student.ubc.ca" w:date="2023-07-19T12:42:00Z">
              <w:tcPr>
                <w:tcW w:w="1165" w:type="pct"/>
                <w:gridSpan w:val="2"/>
                <w:vAlign w:val="bottom"/>
              </w:tcPr>
            </w:tcPrChange>
          </w:tcPr>
          <w:p w14:paraId="685A0740" w14:textId="3EC7C3F0" w:rsidR="002F65DC" w:rsidRDefault="002F65DC" w:rsidP="002F65DC">
            <w:pPr>
              <w:spacing w:line="360" w:lineRule="auto"/>
              <w:jc w:val="both"/>
              <w:rPr>
                <w:ins w:id="1400" w:author="abahl02@student.ubc.ca" w:date="2023-07-19T12:17:00Z"/>
              </w:rPr>
            </w:pPr>
            <w:ins w:id="1401" w:author="abahl02@student.ubc.ca" w:date="2023-07-19T12:42:00Z">
              <w:r w:rsidRPr="00AC6E38">
                <w:rPr>
                  <w:sz w:val="20"/>
                  <w:szCs w:val="20"/>
                </w:rPr>
                <w:t>Maintenance - respiration</w:t>
              </w:r>
            </w:ins>
          </w:p>
        </w:tc>
        <w:tc>
          <w:tcPr>
            <w:tcW w:w="1493" w:type="pct"/>
            <w:vAlign w:val="bottom"/>
            <w:tcPrChange w:id="1402" w:author="abahl02@student.ubc.ca" w:date="2023-07-19T12:42:00Z">
              <w:tcPr>
                <w:tcW w:w="1493" w:type="pct"/>
                <w:gridSpan w:val="2"/>
                <w:vAlign w:val="bottom"/>
              </w:tcPr>
            </w:tcPrChange>
          </w:tcPr>
          <w:p w14:paraId="60D51DA8" w14:textId="15F445C5" w:rsidR="002F65DC" w:rsidRDefault="002F65DC" w:rsidP="002F65DC">
            <w:pPr>
              <w:spacing w:line="360" w:lineRule="auto"/>
              <w:jc w:val="both"/>
              <w:rPr>
                <w:ins w:id="1403" w:author="abahl02@student.ubc.ca" w:date="2023-07-19T12:17:00Z"/>
              </w:rPr>
            </w:pPr>
            <w:ins w:id="1404" w:author="abahl02@student.ubc.ca" w:date="2023-07-19T12:38:00Z">
              <w:r>
                <w:rPr>
                  <w:sz w:val="20"/>
                  <w:szCs w:val="20"/>
                </w:rPr>
                <w:t>F</w:t>
              </w:r>
              <w:r>
                <w:rPr>
                  <w:sz w:val="20"/>
                  <w:szCs w:val="20"/>
                </w:rPr>
                <w:t>atty</w:t>
              </w:r>
              <w:r>
                <w:rPr>
                  <w:sz w:val="20"/>
                  <w:szCs w:val="20"/>
                </w:rPr>
                <w:t xml:space="preserve"> </w:t>
              </w:r>
              <w:r>
                <w:rPr>
                  <w:sz w:val="20"/>
                  <w:szCs w:val="20"/>
                </w:rPr>
                <w:t>acid</w:t>
              </w:r>
              <w:r>
                <w:rPr>
                  <w:sz w:val="20"/>
                  <w:szCs w:val="20"/>
                </w:rPr>
                <w:t xml:space="preserve"> </w:t>
              </w:r>
              <w:r>
                <w:rPr>
                  <w:sz w:val="20"/>
                  <w:szCs w:val="20"/>
                </w:rPr>
                <w:t>composition</w:t>
              </w:r>
              <w:r>
                <w:rPr>
                  <w:sz w:val="20"/>
                  <w:szCs w:val="20"/>
                </w:rPr>
                <w:t xml:space="preserve"> (prey)</w:t>
              </w:r>
            </w:ins>
          </w:p>
        </w:tc>
        <w:tc>
          <w:tcPr>
            <w:tcW w:w="865" w:type="pct"/>
            <w:vAlign w:val="bottom"/>
            <w:tcPrChange w:id="1405" w:author="abahl02@student.ubc.ca" w:date="2023-07-19T12:42:00Z">
              <w:tcPr>
                <w:tcW w:w="865" w:type="pct"/>
                <w:gridSpan w:val="2"/>
                <w:vAlign w:val="bottom"/>
              </w:tcPr>
            </w:tcPrChange>
          </w:tcPr>
          <w:p w14:paraId="6ADF9616" w14:textId="77777777" w:rsidR="002F65DC" w:rsidRDefault="002F65DC" w:rsidP="002F65DC">
            <w:pPr>
              <w:spacing w:line="360" w:lineRule="auto"/>
              <w:jc w:val="both"/>
              <w:rPr>
                <w:ins w:id="1406" w:author="abahl02@student.ubc.ca" w:date="2023-07-19T12:17:00Z"/>
              </w:rPr>
            </w:pPr>
            <w:ins w:id="1407" w:author="abahl02@student.ubc.ca" w:date="2023-07-19T12:17:00Z">
              <w:r>
                <w:rPr>
                  <w:sz w:val="20"/>
                  <w:szCs w:val="20"/>
                </w:rPr>
                <w:t>ID19</w:t>
              </w:r>
            </w:ins>
          </w:p>
        </w:tc>
      </w:tr>
      <w:tr w:rsidR="002F65DC" w14:paraId="0F54D3A8" w14:textId="77777777" w:rsidTr="009904A7">
        <w:tblPrEx>
          <w:tblPrExChange w:id="1408" w:author="abahl02@student.ubc.ca" w:date="2023-07-19T12:42:00Z">
            <w:tblPrEx>
              <w:tblW w:w="6043" w:type="pct"/>
              <w:tblInd w:w="-995" w:type="dxa"/>
            </w:tblPrEx>
          </w:tblPrExChange>
        </w:tblPrEx>
        <w:trPr>
          <w:ins w:id="1409" w:author="abahl02@student.ubc.ca" w:date="2023-07-19T12:17:00Z"/>
          <w:trPrChange w:id="1410" w:author="abahl02@student.ubc.ca" w:date="2023-07-19T12:42:00Z">
            <w:trPr>
              <w:gridAfter w:val="0"/>
            </w:trPr>
          </w:trPrChange>
        </w:trPr>
        <w:tc>
          <w:tcPr>
            <w:tcW w:w="828" w:type="pct"/>
            <w:vMerge/>
            <w:vAlign w:val="bottom"/>
            <w:tcPrChange w:id="1411" w:author="abahl02@student.ubc.ca" w:date="2023-07-19T12:42:00Z">
              <w:tcPr>
                <w:tcW w:w="828" w:type="pct"/>
                <w:gridSpan w:val="2"/>
                <w:vMerge/>
                <w:vAlign w:val="bottom"/>
              </w:tcPr>
            </w:tcPrChange>
          </w:tcPr>
          <w:p w14:paraId="3FC97AF7" w14:textId="6D8D7563" w:rsidR="002F65DC" w:rsidRDefault="002F65DC" w:rsidP="002F65DC">
            <w:pPr>
              <w:spacing w:line="360" w:lineRule="auto"/>
              <w:jc w:val="both"/>
              <w:rPr>
                <w:ins w:id="1412" w:author="abahl02@student.ubc.ca" w:date="2023-07-19T12:17:00Z"/>
              </w:rPr>
            </w:pPr>
          </w:p>
        </w:tc>
        <w:tc>
          <w:tcPr>
            <w:tcW w:w="649" w:type="pct"/>
            <w:vAlign w:val="bottom"/>
            <w:tcPrChange w:id="1413" w:author="abahl02@student.ubc.ca" w:date="2023-07-19T12:42:00Z">
              <w:tcPr>
                <w:tcW w:w="649" w:type="pct"/>
                <w:gridSpan w:val="2"/>
                <w:vAlign w:val="bottom"/>
              </w:tcPr>
            </w:tcPrChange>
          </w:tcPr>
          <w:p w14:paraId="2F7F23A8" w14:textId="77777777" w:rsidR="002F65DC" w:rsidRDefault="002F65DC" w:rsidP="002F65DC">
            <w:pPr>
              <w:spacing w:line="360" w:lineRule="auto"/>
              <w:jc w:val="both"/>
              <w:rPr>
                <w:ins w:id="1414" w:author="abahl02@student.ubc.ca" w:date="2023-07-19T12:17:00Z"/>
              </w:rPr>
            </w:pPr>
            <w:ins w:id="1415" w:author="abahl02@student.ubc.ca" w:date="2023-07-19T12:17:00Z">
              <w:r>
                <w:rPr>
                  <w:sz w:val="20"/>
                  <w:szCs w:val="20"/>
                </w:rPr>
                <w:t>function</w:t>
              </w:r>
            </w:ins>
          </w:p>
        </w:tc>
        <w:tc>
          <w:tcPr>
            <w:tcW w:w="1165" w:type="pct"/>
            <w:tcPrChange w:id="1416" w:author="abahl02@student.ubc.ca" w:date="2023-07-19T12:42:00Z">
              <w:tcPr>
                <w:tcW w:w="1165" w:type="pct"/>
                <w:gridSpan w:val="2"/>
                <w:vAlign w:val="bottom"/>
              </w:tcPr>
            </w:tcPrChange>
          </w:tcPr>
          <w:p w14:paraId="3B87BA46" w14:textId="7EBE5947" w:rsidR="002F65DC" w:rsidRDefault="002F65DC" w:rsidP="002F65DC">
            <w:pPr>
              <w:spacing w:line="360" w:lineRule="auto"/>
              <w:jc w:val="both"/>
              <w:rPr>
                <w:ins w:id="1417" w:author="abahl02@student.ubc.ca" w:date="2023-07-19T12:17:00Z"/>
              </w:rPr>
            </w:pPr>
            <w:ins w:id="1418" w:author="abahl02@student.ubc.ca" w:date="2023-07-19T12:42:00Z">
              <w:r w:rsidRPr="00AC6E38">
                <w:rPr>
                  <w:sz w:val="20"/>
                  <w:szCs w:val="20"/>
                </w:rPr>
                <w:t>Maintenance - respiration</w:t>
              </w:r>
            </w:ins>
          </w:p>
        </w:tc>
        <w:tc>
          <w:tcPr>
            <w:tcW w:w="1493" w:type="pct"/>
            <w:vAlign w:val="bottom"/>
            <w:tcPrChange w:id="1419" w:author="abahl02@student.ubc.ca" w:date="2023-07-19T12:42:00Z">
              <w:tcPr>
                <w:tcW w:w="1493" w:type="pct"/>
                <w:gridSpan w:val="2"/>
                <w:vAlign w:val="bottom"/>
              </w:tcPr>
            </w:tcPrChange>
          </w:tcPr>
          <w:p w14:paraId="6101EBE4" w14:textId="3CDDB885" w:rsidR="002F65DC" w:rsidRDefault="002F65DC" w:rsidP="002F65DC">
            <w:pPr>
              <w:spacing w:line="360" w:lineRule="auto"/>
              <w:jc w:val="both"/>
              <w:rPr>
                <w:ins w:id="1420" w:author="abahl02@student.ubc.ca" w:date="2023-07-19T12:17:00Z"/>
              </w:rPr>
            </w:pPr>
            <w:ins w:id="1421" w:author="abahl02@student.ubc.ca" w:date="2023-07-19T12:39:00Z">
              <w:r>
                <w:rPr>
                  <w:sz w:val="20"/>
                  <w:szCs w:val="20"/>
                </w:rPr>
                <w:t>P</w:t>
              </w:r>
            </w:ins>
            <w:ins w:id="1422" w:author="abahl02@student.ubc.ca" w:date="2023-07-19T12:17:00Z">
              <w:r>
                <w:rPr>
                  <w:sz w:val="20"/>
                  <w:szCs w:val="20"/>
                </w:rPr>
                <w:t>hotoperiod</w:t>
              </w:r>
            </w:ins>
          </w:p>
        </w:tc>
        <w:tc>
          <w:tcPr>
            <w:tcW w:w="865" w:type="pct"/>
            <w:vAlign w:val="bottom"/>
            <w:tcPrChange w:id="1423" w:author="abahl02@student.ubc.ca" w:date="2023-07-19T12:42:00Z">
              <w:tcPr>
                <w:tcW w:w="865" w:type="pct"/>
                <w:gridSpan w:val="2"/>
                <w:vAlign w:val="bottom"/>
              </w:tcPr>
            </w:tcPrChange>
          </w:tcPr>
          <w:p w14:paraId="21C36937" w14:textId="77777777" w:rsidR="002F65DC" w:rsidRDefault="002F65DC" w:rsidP="002F65DC">
            <w:pPr>
              <w:spacing w:line="360" w:lineRule="auto"/>
              <w:jc w:val="both"/>
              <w:rPr>
                <w:ins w:id="1424" w:author="abahl02@student.ubc.ca" w:date="2023-07-19T12:17:00Z"/>
              </w:rPr>
            </w:pPr>
            <w:ins w:id="1425" w:author="abahl02@student.ubc.ca" w:date="2023-07-19T12:17:00Z">
              <w:r>
                <w:rPr>
                  <w:sz w:val="20"/>
                  <w:szCs w:val="20"/>
                </w:rPr>
                <w:t>ID20</w:t>
              </w:r>
            </w:ins>
          </w:p>
        </w:tc>
      </w:tr>
      <w:tr w:rsidR="002F65DC" w14:paraId="31768B6E" w14:textId="77777777" w:rsidTr="009904A7">
        <w:tblPrEx>
          <w:tblPrExChange w:id="1426" w:author="abahl02@student.ubc.ca" w:date="2023-07-19T12:42:00Z">
            <w:tblPrEx>
              <w:tblW w:w="6043" w:type="pct"/>
              <w:tblInd w:w="-995" w:type="dxa"/>
            </w:tblPrEx>
          </w:tblPrExChange>
        </w:tblPrEx>
        <w:trPr>
          <w:ins w:id="1427" w:author="abahl02@student.ubc.ca" w:date="2023-07-19T12:17:00Z"/>
          <w:trPrChange w:id="1428" w:author="abahl02@student.ubc.ca" w:date="2023-07-19T12:42:00Z">
            <w:trPr>
              <w:gridAfter w:val="0"/>
            </w:trPr>
          </w:trPrChange>
        </w:trPr>
        <w:tc>
          <w:tcPr>
            <w:tcW w:w="828" w:type="pct"/>
            <w:vMerge/>
            <w:vAlign w:val="bottom"/>
            <w:tcPrChange w:id="1429" w:author="abahl02@student.ubc.ca" w:date="2023-07-19T12:42:00Z">
              <w:tcPr>
                <w:tcW w:w="828" w:type="pct"/>
                <w:gridSpan w:val="2"/>
                <w:vMerge/>
                <w:vAlign w:val="bottom"/>
              </w:tcPr>
            </w:tcPrChange>
          </w:tcPr>
          <w:p w14:paraId="2CC2A90C" w14:textId="5B6893C9" w:rsidR="002F65DC" w:rsidRDefault="002F65DC" w:rsidP="002F65DC">
            <w:pPr>
              <w:spacing w:line="360" w:lineRule="auto"/>
              <w:jc w:val="both"/>
              <w:rPr>
                <w:ins w:id="1430" w:author="abahl02@student.ubc.ca" w:date="2023-07-19T12:17:00Z"/>
              </w:rPr>
            </w:pPr>
          </w:p>
        </w:tc>
        <w:tc>
          <w:tcPr>
            <w:tcW w:w="649" w:type="pct"/>
            <w:vAlign w:val="bottom"/>
            <w:tcPrChange w:id="1431" w:author="abahl02@student.ubc.ca" w:date="2023-07-19T12:42:00Z">
              <w:tcPr>
                <w:tcW w:w="649" w:type="pct"/>
                <w:gridSpan w:val="2"/>
                <w:vAlign w:val="bottom"/>
              </w:tcPr>
            </w:tcPrChange>
          </w:tcPr>
          <w:p w14:paraId="42DBF4F2" w14:textId="77777777" w:rsidR="002F65DC" w:rsidRDefault="002F65DC" w:rsidP="002F65DC">
            <w:pPr>
              <w:spacing w:line="360" w:lineRule="auto"/>
              <w:jc w:val="both"/>
              <w:rPr>
                <w:ins w:id="1432" w:author="abahl02@student.ubc.ca" w:date="2023-07-19T12:17:00Z"/>
              </w:rPr>
            </w:pPr>
            <w:ins w:id="1433" w:author="abahl02@student.ubc.ca" w:date="2023-07-19T12:17:00Z">
              <w:r>
                <w:rPr>
                  <w:sz w:val="20"/>
                  <w:szCs w:val="20"/>
                </w:rPr>
                <w:t>function</w:t>
              </w:r>
            </w:ins>
          </w:p>
        </w:tc>
        <w:tc>
          <w:tcPr>
            <w:tcW w:w="1165" w:type="pct"/>
            <w:tcPrChange w:id="1434" w:author="abahl02@student.ubc.ca" w:date="2023-07-19T12:42:00Z">
              <w:tcPr>
                <w:tcW w:w="1165" w:type="pct"/>
                <w:gridSpan w:val="2"/>
                <w:vAlign w:val="bottom"/>
              </w:tcPr>
            </w:tcPrChange>
          </w:tcPr>
          <w:p w14:paraId="0B50BB9D" w14:textId="688E5016" w:rsidR="002F65DC" w:rsidRDefault="002F65DC" w:rsidP="002F65DC">
            <w:pPr>
              <w:spacing w:line="360" w:lineRule="auto"/>
              <w:jc w:val="both"/>
              <w:rPr>
                <w:ins w:id="1435" w:author="abahl02@student.ubc.ca" w:date="2023-07-19T12:17:00Z"/>
              </w:rPr>
            </w:pPr>
            <w:ins w:id="1436" w:author="abahl02@student.ubc.ca" w:date="2023-07-19T12:42:00Z">
              <w:r w:rsidRPr="00AC6E38">
                <w:rPr>
                  <w:sz w:val="20"/>
                  <w:szCs w:val="20"/>
                </w:rPr>
                <w:t>Maintenance - respiration</w:t>
              </w:r>
            </w:ins>
          </w:p>
        </w:tc>
        <w:tc>
          <w:tcPr>
            <w:tcW w:w="1493" w:type="pct"/>
            <w:vAlign w:val="bottom"/>
            <w:tcPrChange w:id="1437" w:author="abahl02@student.ubc.ca" w:date="2023-07-19T12:42:00Z">
              <w:tcPr>
                <w:tcW w:w="1493" w:type="pct"/>
                <w:gridSpan w:val="2"/>
                <w:vAlign w:val="bottom"/>
              </w:tcPr>
            </w:tcPrChange>
          </w:tcPr>
          <w:p w14:paraId="333A2564" w14:textId="0A656E44" w:rsidR="002F65DC" w:rsidRDefault="002F65DC" w:rsidP="002F65DC">
            <w:pPr>
              <w:spacing w:line="360" w:lineRule="auto"/>
              <w:jc w:val="both"/>
              <w:rPr>
                <w:ins w:id="1438" w:author="abahl02@student.ubc.ca" w:date="2023-07-19T12:17:00Z"/>
              </w:rPr>
            </w:pPr>
            <w:ins w:id="1439" w:author="abahl02@student.ubc.ca" w:date="2023-07-19T12:39:00Z">
              <w:r>
                <w:rPr>
                  <w:sz w:val="20"/>
                  <w:szCs w:val="20"/>
                </w:rPr>
                <w:t>D</w:t>
              </w:r>
              <w:r>
                <w:rPr>
                  <w:sz w:val="20"/>
                  <w:szCs w:val="20"/>
                </w:rPr>
                <w:t>istance</w:t>
              </w:r>
              <w:r>
                <w:rPr>
                  <w:sz w:val="20"/>
                  <w:szCs w:val="20"/>
                </w:rPr>
                <w:t xml:space="preserve"> </w:t>
              </w:r>
              <w:r>
                <w:rPr>
                  <w:sz w:val="20"/>
                  <w:szCs w:val="20"/>
                </w:rPr>
                <w:t>to</w:t>
              </w:r>
              <w:r>
                <w:rPr>
                  <w:sz w:val="20"/>
                  <w:szCs w:val="20"/>
                </w:rPr>
                <w:t xml:space="preserve"> </w:t>
              </w:r>
              <w:r>
                <w:rPr>
                  <w:sz w:val="20"/>
                  <w:szCs w:val="20"/>
                </w:rPr>
                <w:t>shelf</w:t>
              </w:r>
            </w:ins>
          </w:p>
        </w:tc>
        <w:tc>
          <w:tcPr>
            <w:tcW w:w="865" w:type="pct"/>
            <w:vAlign w:val="bottom"/>
            <w:tcPrChange w:id="1440" w:author="abahl02@student.ubc.ca" w:date="2023-07-19T12:42:00Z">
              <w:tcPr>
                <w:tcW w:w="865" w:type="pct"/>
                <w:gridSpan w:val="2"/>
                <w:vAlign w:val="bottom"/>
              </w:tcPr>
            </w:tcPrChange>
          </w:tcPr>
          <w:p w14:paraId="58B93F60" w14:textId="77777777" w:rsidR="002F65DC" w:rsidRDefault="002F65DC" w:rsidP="002F65DC">
            <w:pPr>
              <w:spacing w:line="360" w:lineRule="auto"/>
              <w:jc w:val="both"/>
              <w:rPr>
                <w:ins w:id="1441" w:author="abahl02@student.ubc.ca" w:date="2023-07-19T12:17:00Z"/>
              </w:rPr>
            </w:pPr>
            <w:ins w:id="1442" w:author="abahl02@student.ubc.ca" w:date="2023-07-19T12:17:00Z">
              <w:r>
                <w:rPr>
                  <w:sz w:val="20"/>
                  <w:szCs w:val="20"/>
                </w:rPr>
                <w:t>ID21</w:t>
              </w:r>
            </w:ins>
          </w:p>
        </w:tc>
      </w:tr>
      <w:tr w:rsidR="0079172B" w14:paraId="48B11AA0" w14:textId="77777777" w:rsidTr="008C31BA">
        <w:trPr>
          <w:ins w:id="1443" w:author="abahl02@student.ubc.ca" w:date="2023-07-19T12:17:00Z"/>
        </w:trPr>
        <w:tc>
          <w:tcPr>
            <w:tcW w:w="828" w:type="pct"/>
            <w:vMerge/>
            <w:vAlign w:val="bottom"/>
          </w:tcPr>
          <w:p w14:paraId="6C522801" w14:textId="6175363C" w:rsidR="0079172B" w:rsidRDefault="0079172B" w:rsidP="0079172B">
            <w:pPr>
              <w:spacing w:line="360" w:lineRule="auto"/>
              <w:jc w:val="both"/>
              <w:rPr>
                <w:ins w:id="1444" w:author="abahl02@student.ubc.ca" w:date="2023-07-19T12:17:00Z"/>
              </w:rPr>
            </w:pPr>
          </w:p>
        </w:tc>
        <w:tc>
          <w:tcPr>
            <w:tcW w:w="649" w:type="pct"/>
            <w:vAlign w:val="bottom"/>
          </w:tcPr>
          <w:p w14:paraId="26D5A25B" w14:textId="77777777" w:rsidR="0079172B" w:rsidRDefault="0079172B" w:rsidP="0079172B">
            <w:pPr>
              <w:spacing w:line="360" w:lineRule="auto"/>
              <w:jc w:val="both"/>
              <w:rPr>
                <w:ins w:id="1445" w:author="abahl02@student.ubc.ca" w:date="2023-07-19T12:17:00Z"/>
              </w:rPr>
            </w:pPr>
            <w:ins w:id="1446" w:author="abahl02@student.ubc.ca" w:date="2023-07-19T12:17:00Z">
              <w:r>
                <w:rPr>
                  <w:sz w:val="20"/>
                  <w:szCs w:val="20"/>
                </w:rPr>
                <w:t>function</w:t>
              </w:r>
            </w:ins>
          </w:p>
        </w:tc>
        <w:tc>
          <w:tcPr>
            <w:tcW w:w="1165" w:type="pct"/>
            <w:vAlign w:val="bottom"/>
          </w:tcPr>
          <w:p w14:paraId="6CC2376D" w14:textId="05A3AA24" w:rsidR="0079172B" w:rsidRDefault="002F65DC" w:rsidP="0079172B">
            <w:pPr>
              <w:spacing w:line="360" w:lineRule="auto"/>
              <w:jc w:val="both"/>
              <w:rPr>
                <w:ins w:id="1447" w:author="abahl02@student.ubc.ca" w:date="2023-07-19T12:17:00Z"/>
              </w:rPr>
            </w:pPr>
            <w:ins w:id="1448" w:author="abahl02@student.ubc.ca" w:date="2023-07-19T12:41:00Z">
              <w:r>
                <w:rPr>
                  <w:sz w:val="20"/>
                  <w:szCs w:val="20"/>
                </w:rPr>
                <w:t>M</w:t>
              </w:r>
            </w:ins>
            <w:ins w:id="1449" w:author="abahl02@student.ubc.ca" w:date="2023-07-19T12:17:00Z">
              <w:r w:rsidR="0079172B">
                <w:rPr>
                  <w:sz w:val="20"/>
                  <w:szCs w:val="20"/>
                </w:rPr>
                <w:t xml:space="preserve">aintenance </w:t>
              </w:r>
            </w:ins>
            <w:ins w:id="1450" w:author="abahl02@student.ubc.ca" w:date="2023-07-19T12:41:00Z">
              <w:r>
                <w:rPr>
                  <w:sz w:val="20"/>
                  <w:szCs w:val="20"/>
                </w:rPr>
                <w:t xml:space="preserve">- </w:t>
              </w:r>
            </w:ins>
            <w:ins w:id="1451" w:author="abahl02@student.ubc.ca" w:date="2023-07-19T12:17:00Z">
              <w:r w:rsidR="0079172B">
                <w:rPr>
                  <w:sz w:val="20"/>
                  <w:szCs w:val="20"/>
                </w:rPr>
                <w:t>moulting</w:t>
              </w:r>
            </w:ins>
          </w:p>
        </w:tc>
        <w:tc>
          <w:tcPr>
            <w:tcW w:w="1493" w:type="pct"/>
            <w:vAlign w:val="bottom"/>
          </w:tcPr>
          <w:p w14:paraId="71D53D8A" w14:textId="35C5932B" w:rsidR="0079172B" w:rsidRDefault="0079172B" w:rsidP="0079172B">
            <w:pPr>
              <w:spacing w:line="360" w:lineRule="auto"/>
              <w:jc w:val="both"/>
              <w:rPr>
                <w:ins w:id="1452" w:author="abahl02@student.ubc.ca" w:date="2023-07-19T12:17:00Z"/>
              </w:rPr>
            </w:pPr>
            <w:ins w:id="1453" w:author="abahl02@student.ubc.ca" w:date="2023-07-19T12:37:00Z">
              <w:r>
                <w:rPr>
                  <w:sz w:val="20"/>
                  <w:szCs w:val="20"/>
                </w:rPr>
                <w:t>Temperature</w:t>
              </w:r>
            </w:ins>
          </w:p>
        </w:tc>
        <w:tc>
          <w:tcPr>
            <w:tcW w:w="865" w:type="pct"/>
            <w:vAlign w:val="bottom"/>
          </w:tcPr>
          <w:p w14:paraId="1CA6DB89" w14:textId="77777777" w:rsidR="0079172B" w:rsidRDefault="0079172B" w:rsidP="0079172B">
            <w:pPr>
              <w:spacing w:line="360" w:lineRule="auto"/>
              <w:jc w:val="both"/>
              <w:rPr>
                <w:ins w:id="1454" w:author="abahl02@student.ubc.ca" w:date="2023-07-19T12:17:00Z"/>
              </w:rPr>
            </w:pPr>
            <w:ins w:id="1455" w:author="abahl02@student.ubc.ca" w:date="2023-07-19T12:17:00Z">
              <w:r>
                <w:rPr>
                  <w:sz w:val="20"/>
                  <w:szCs w:val="20"/>
                </w:rPr>
                <w:t>ID22</w:t>
              </w:r>
            </w:ins>
          </w:p>
        </w:tc>
      </w:tr>
      <w:tr w:rsidR="002F65DC" w14:paraId="01166477" w14:textId="77777777" w:rsidTr="00D47038">
        <w:tblPrEx>
          <w:tblPrExChange w:id="1456" w:author="abahl02@student.ubc.ca" w:date="2023-07-19T12:41:00Z">
            <w:tblPrEx>
              <w:tblW w:w="6043" w:type="pct"/>
              <w:tblInd w:w="-995" w:type="dxa"/>
            </w:tblPrEx>
          </w:tblPrExChange>
        </w:tblPrEx>
        <w:trPr>
          <w:ins w:id="1457" w:author="abahl02@student.ubc.ca" w:date="2023-07-19T12:17:00Z"/>
          <w:trPrChange w:id="1458" w:author="abahl02@student.ubc.ca" w:date="2023-07-19T12:41:00Z">
            <w:trPr>
              <w:gridAfter w:val="0"/>
            </w:trPr>
          </w:trPrChange>
        </w:trPr>
        <w:tc>
          <w:tcPr>
            <w:tcW w:w="828" w:type="pct"/>
            <w:vMerge/>
            <w:vAlign w:val="bottom"/>
            <w:tcPrChange w:id="1459" w:author="abahl02@student.ubc.ca" w:date="2023-07-19T12:41:00Z">
              <w:tcPr>
                <w:tcW w:w="828" w:type="pct"/>
                <w:gridSpan w:val="2"/>
                <w:vMerge/>
                <w:vAlign w:val="bottom"/>
              </w:tcPr>
            </w:tcPrChange>
          </w:tcPr>
          <w:p w14:paraId="78622724" w14:textId="33320D72" w:rsidR="002F65DC" w:rsidRDefault="002F65DC" w:rsidP="002F65DC">
            <w:pPr>
              <w:spacing w:line="360" w:lineRule="auto"/>
              <w:jc w:val="both"/>
              <w:rPr>
                <w:ins w:id="1460" w:author="abahl02@student.ubc.ca" w:date="2023-07-19T12:17:00Z"/>
              </w:rPr>
            </w:pPr>
          </w:p>
        </w:tc>
        <w:tc>
          <w:tcPr>
            <w:tcW w:w="649" w:type="pct"/>
            <w:vAlign w:val="bottom"/>
            <w:tcPrChange w:id="1461" w:author="abahl02@student.ubc.ca" w:date="2023-07-19T12:41:00Z">
              <w:tcPr>
                <w:tcW w:w="649" w:type="pct"/>
                <w:gridSpan w:val="2"/>
                <w:vAlign w:val="bottom"/>
              </w:tcPr>
            </w:tcPrChange>
          </w:tcPr>
          <w:p w14:paraId="68849586" w14:textId="77777777" w:rsidR="002F65DC" w:rsidRDefault="002F65DC" w:rsidP="002F65DC">
            <w:pPr>
              <w:spacing w:line="360" w:lineRule="auto"/>
              <w:jc w:val="both"/>
              <w:rPr>
                <w:ins w:id="1462" w:author="abahl02@student.ubc.ca" w:date="2023-07-19T12:17:00Z"/>
              </w:rPr>
            </w:pPr>
            <w:ins w:id="1463" w:author="abahl02@student.ubc.ca" w:date="2023-07-19T12:17:00Z">
              <w:r>
                <w:rPr>
                  <w:sz w:val="20"/>
                  <w:szCs w:val="20"/>
                </w:rPr>
                <w:t>function</w:t>
              </w:r>
            </w:ins>
          </w:p>
        </w:tc>
        <w:tc>
          <w:tcPr>
            <w:tcW w:w="1165" w:type="pct"/>
            <w:tcPrChange w:id="1464" w:author="abahl02@student.ubc.ca" w:date="2023-07-19T12:41:00Z">
              <w:tcPr>
                <w:tcW w:w="1165" w:type="pct"/>
                <w:gridSpan w:val="2"/>
                <w:vAlign w:val="bottom"/>
              </w:tcPr>
            </w:tcPrChange>
          </w:tcPr>
          <w:p w14:paraId="416922DA" w14:textId="76586407" w:rsidR="002F65DC" w:rsidRDefault="002F65DC" w:rsidP="002F65DC">
            <w:pPr>
              <w:spacing w:line="360" w:lineRule="auto"/>
              <w:jc w:val="both"/>
              <w:rPr>
                <w:ins w:id="1465" w:author="abahl02@student.ubc.ca" w:date="2023-07-19T12:17:00Z"/>
              </w:rPr>
            </w:pPr>
            <w:ins w:id="1466" w:author="abahl02@student.ubc.ca" w:date="2023-07-19T12:41:00Z">
              <w:r w:rsidRPr="00AA684D">
                <w:rPr>
                  <w:sz w:val="20"/>
                  <w:szCs w:val="20"/>
                </w:rPr>
                <w:t>Maintenance - moulting</w:t>
              </w:r>
            </w:ins>
          </w:p>
        </w:tc>
        <w:tc>
          <w:tcPr>
            <w:tcW w:w="1493" w:type="pct"/>
            <w:vAlign w:val="bottom"/>
            <w:tcPrChange w:id="1467" w:author="abahl02@student.ubc.ca" w:date="2023-07-19T12:41:00Z">
              <w:tcPr>
                <w:tcW w:w="1493" w:type="pct"/>
                <w:gridSpan w:val="2"/>
                <w:vAlign w:val="bottom"/>
              </w:tcPr>
            </w:tcPrChange>
          </w:tcPr>
          <w:p w14:paraId="796AD19E" w14:textId="0FF8B568" w:rsidR="002F65DC" w:rsidRDefault="002F65DC" w:rsidP="002F65DC">
            <w:pPr>
              <w:spacing w:line="360" w:lineRule="auto"/>
              <w:jc w:val="both"/>
              <w:rPr>
                <w:ins w:id="1468" w:author="abahl02@student.ubc.ca" w:date="2023-07-19T12:17:00Z"/>
              </w:rPr>
            </w:pPr>
            <w:ins w:id="1469" w:author="abahl02@student.ubc.ca" w:date="2023-07-19T12:37:00Z">
              <w:r>
                <w:rPr>
                  <w:sz w:val="20"/>
                  <w:szCs w:val="20"/>
                </w:rPr>
                <w:t>Chlorophyll-a</w:t>
              </w:r>
            </w:ins>
          </w:p>
        </w:tc>
        <w:tc>
          <w:tcPr>
            <w:tcW w:w="865" w:type="pct"/>
            <w:vAlign w:val="bottom"/>
            <w:tcPrChange w:id="1470" w:author="abahl02@student.ubc.ca" w:date="2023-07-19T12:41:00Z">
              <w:tcPr>
                <w:tcW w:w="865" w:type="pct"/>
                <w:gridSpan w:val="2"/>
                <w:vAlign w:val="bottom"/>
              </w:tcPr>
            </w:tcPrChange>
          </w:tcPr>
          <w:p w14:paraId="11F8A518" w14:textId="77777777" w:rsidR="002F65DC" w:rsidRDefault="002F65DC" w:rsidP="002F65DC">
            <w:pPr>
              <w:spacing w:line="360" w:lineRule="auto"/>
              <w:jc w:val="both"/>
              <w:rPr>
                <w:ins w:id="1471" w:author="abahl02@student.ubc.ca" w:date="2023-07-19T12:17:00Z"/>
              </w:rPr>
            </w:pPr>
            <w:ins w:id="1472" w:author="abahl02@student.ubc.ca" w:date="2023-07-19T12:17:00Z">
              <w:r>
                <w:rPr>
                  <w:sz w:val="20"/>
                  <w:szCs w:val="20"/>
                </w:rPr>
                <w:t>ID23</w:t>
              </w:r>
            </w:ins>
          </w:p>
        </w:tc>
      </w:tr>
      <w:tr w:rsidR="002F65DC" w14:paraId="1EF44CA3" w14:textId="77777777" w:rsidTr="00D47038">
        <w:tblPrEx>
          <w:tblPrExChange w:id="1473" w:author="abahl02@student.ubc.ca" w:date="2023-07-19T12:41:00Z">
            <w:tblPrEx>
              <w:tblW w:w="6043" w:type="pct"/>
              <w:tblInd w:w="-995" w:type="dxa"/>
            </w:tblPrEx>
          </w:tblPrExChange>
        </w:tblPrEx>
        <w:trPr>
          <w:ins w:id="1474" w:author="abahl02@student.ubc.ca" w:date="2023-07-19T12:17:00Z"/>
          <w:trPrChange w:id="1475" w:author="abahl02@student.ubc.ca" w:date="2023-07-19T12:41:00Z">
            <w:trPr>
              <w:gridAfter w:val="0"/>
            </w:trPr>
          </w:trPrChange>
        </w:trPr>
        <w:tc>
          <w:tcPr>
            <w:tcW w:w="828" w:type="pct"/>
            <w:vMerge/>
            <w:vAlign w:val="bottom"/>
            <w:tcPrChange w:id="1476" w:author="abahl02@student.ubc.ca" w:date="2023-07-19T12:41:00Z">
              <w:tcPr>
                <w:tcW w:w="828" w:type="pct"/>
                <w:gridSpan w:val="2"/>
                <w:vMerge/>
                <w:vAlign w:val="bottom"/>
              </w:tcPr>
            </w:tcPrChange>
          </w:tcPr>
          <w:p w14:paraId="25946A5A" w14:textId="1AA63872" w:rsidR="002F65DC" w:rsidRDefault="002F65DC" w:rsidP="002F65DC">
            <w:pPr>
              <w:spacing w:line="360" w:lineRule="auto"/>
              <w:jc w:val="both"/>
              <w:rPr>
                <w:ins w:id="1477" w:author="abahl02@student.ubc.ca" w:date="2023-07-19T12:17:00Z"/>
              </w:rPr>
            </w:pPr>
          </w:p>
        </w:tc>
        <w:tc>
          <w:tcPr>
            <w:tcW w:w="649" w:type="pct"/>
            <w:vAlign w:val="bottom"/>
            <w:tcPrChange w:id="1478" w:author="abahl02@student.ubc.ca" w:date="2023-07-19T12:41:00Z">
              <w:tcPr>
                <w:tcW w:w="649" w:type="pct"/>
                <w:gridSpan w:val="2"/>
                <w:vAlign w:val="bottom"/>
              </w:tcPr>
            </w:tcPrChange>
          </w:tcPr>
          <w:p w14:paraId="49C0D6E3" w14:textId="77777777" w:rsidR="002F65DC" w:rsidRDefault="002F65DC" w:rsidP="002F65DC">
            <w:pPr>
              <w:spacing w:line="360" w:lineRule="auto"/>
              <w:jc w:val="both"/>
              <w:rPr>
                <w:ins w:id="1479" w:author="abahl02@student.ubc.ca" w:date="2023-07-19T12:17:00Z"/>
              </w:rPr>
            </w:pPr>
            <w:ins w:id="1480" w:author="abahl02@student.ubc.ca" w:date="2023-07-19T12:17:00Z">
              <w:r>
                <w:rPr>
                  <w:sz w:val="20"/>
                  <w:szCs w:val="20"/>
                </w:rPr>
                <w:t>function</w:t>
              </w:r>
            </w:ins>
          </w:p>
        </w:tc>
        <w:tc>
          <w:tcPr>
            <w:tcW w:w="1165" w:type="pct"/>
            <w:tcPrChange w:id="1481" w:author="abahl02@student.ubc.ca" w:date="2023-07-19T12:41:00Z">
              <w:tcPr>
                <w:tcW w:w="1165" w:type="pct"/>
                <w:gridSpan w:val="2"/>
                <w:vAlign w:val="bottom"/>
              </w:tcPr>
            </w:tcPrChange>
          </w:tcPr>
          <w:p w14:paraId="0600944A" w14:textId="4F1B0790" w:rsidR="002F65DC" w:rsidRDefault="002F65DC" w:rsidP="002F65DC">
            <w:pPr>
              <w:spacing w:line="360" w:lineRule="auto"/>
              <w:jc w:val="both"/>
              <w:rPr>
                <w:ins w:id="1482" w:author="abahl02@student.ubc.ca" w:date="2023-07-19T12:17:00Z"/>
              </w:rPr>
            </w:pPr>
            <w:ins w:id="1483" w:author="abahl02@student.ubc.ca" w:date="2023-07-19T12:41:00Z">
              <w:r w:rsidRPr="00AA684D">
                <w:rPr>
                  <w:sz w:val="20"/>
                  <w:szCs w:val="20"/>
                </w:rPr>
                <w:t>Maintenance - moulting</w:t>
              </w:r>
            </w:ins>
          </w:p>
        </w:tc>
        <w:tc>
          <w:tcPr>
            <w:tcW w:w="1493" w:type="pct"/>
            <w:vAlign w:val="bottom"/>
            <w:tcPrChange w:id="1484" w:author="abahl02@student.ubc.ca" w:date="2023-07-19T12:41:00Z">
              <w:tcPr>
                <w:tcW w:w="1493" w:type="pct"/>
                <w:gridSpan w:val="2"/>
                <w:vAlign w:val="bottom"/>
              </w:tcPr>
            </w:tcPrChange>
          </w:tcPr>
          <w:p w14:paraId="5F459BD8" w14:textId="77777777" w:rsidR="002F65DC" w:rsidRDefault="002F65DC" w:rsidP="002F65DC">
            <w:pPr>
              <w:spacing w:line="360" w:lineRule="auto"/>
              <w:jc w:val="both"/>
              <w:rPr>
                <w:ins w:id="1485" w:author="abahl02@student.ubc.ca" w:date="2023-07-19T12:17:00Z"/>
              </w:rPr>
            </w:pPr>
            <w:ins w:id="1486" w:author="abahl02@student.ubc.ca" w:date="2023-07-19T12:17:00Z">
              <w:r>
                <w:rPr>
                  <w:sz w:val="20"/>
                  <w:szCs w:val="20"/>
                </w:rPr>
                <w:t>POC</w:t>
              </w:r>
            </w:ins>
          </w:p>
        </w:tc>
        <w:tc>
          <w:tcPr>
            <w:tcW w:w="865" w:type="pct"/>
            <w:vAlign w:val="bottom"/>
            <w:tcPrChange w:id="1487" w:author="abahl02@student.ubc.ca" w:date="2023-07-19T12:41:00Z">
              <w:tcPr>
                <w:tcW w:w="865" w:type="pct"/>
                <w:gridSpan w:val="2"/>
                <w:vAlign w:val="bottom"/>
              </w:tcPr>
            </w:tcPrChange>
          </w:tcPr>
          <w:p w14:paraId="0C7899D2" w14:textId="77777777" w:rsidR="002F65DC" w:rsidRDefault="002F65DC" w:rsidP="002F65DC">
            <w:pPr>
              <w:spacing w:line="360" w:lineRule="auto"/>
              <w:jc w:val="both"/>
              <w:rPr>
                <w:ins w:id="1488" w:author="abahl02@student.ubc.ca" w:date="2023-07-19T12:17:00Z"/>
              </w:rPr>
            </w:pPr>
            <w:ins w:id="1489" w:author="abahl02@student.ubc.ca" w:date="2023-07-19T12:17:00Z">
              <w:r>
                <w:rPr>
                  <w:sz w:val="20"/>
                  <w:szCs w:val="20"/>
                </w:rPr>
                <w:t>ID24</w:t>
              </w:r>
            </w:ins>
          </w:p>
        </w:tc>
      </w:tr>
      <w:tr w:rsidR="002F65DC" w14:paraId="00BF11D1" w14:textId="77777777" w:rsidTr="00D47038">
        <w:tblPrEx>
          <w:tblPrExChange w:id="1490" w:author="abahl02@student.ubc.ca" w:date="2023-07-19T12:41:00Z">
            <w:tblPrEx>
              <w:tblW w:w="6043" w:type="pct"/>
              <w:tblInd w:w="-995" w:type="dxa"/>
            </w:tblPrEx>
          </w:tblPrExChange>
        </w:tblPrEx>
        <w:trPr>
          <w:ins w:id="1491" w:author="abahl02@student.ubc.ca" w:date="2023-07-19T12:17:00Z"/>
          <w:trPrChange w:id="1492" w:author="abahl02@student.ubc.ca" w:date="2023-07-19T12:41:00Z">
            <w:trPr>
              <w:gridAfter w:val="0"/>
            </w:trPr>
          </w:trPrChange>
        </w:trPr>
        <w:tc>
          <w:tcPr>
            <w:tcW w:w="828" w:type="pct"/>
            <w:vMerge/>
            <w:vAlign w:val="bottom"/>
            <w:tcPrChange w:id="1493" w:author="abahl02@student.ubc.ca" w:date="2023-07-19T12:41:00Z">
              <w:tcPr>
                <w:tcW w:w="828" w:type="pct"/>
                <w:gridSpan w:val="2"/>
                <w:vMerge/>
                <w:vAlign w:val="bottom"/>
              </w:tcPr>
            </w:tcPrChange>
          </w:tcPr>
          <w:p w14:paraId="013D47E6" w14:textId="3B9D96C1" w:rsidR="002F65DC" w:rsidRDefault="002F65DC" w:rsidP="002F65DC">
            <w:pPr>
              <w:spacing w:line="360" w:lineRule="auto"/>
              <w:jc w:val="both"/>
              <w:rPr>
                <w:ins w:id="1494" w:author="abahl02@student.ubc.ca" w:date="2023-07-19T12:17:00Z"/>
              </w:rPr>
            </w:pPr>
          </w:p>
        </w:tc>
        <w:tc>
          <w:tcPr>
            <w:tcW w:w="649" w:type="pct"/>
            <w:vAlign w:val="bottom"/>
            <w:tcPrChange w:id="1495" w:author="abahl02@student.ubc.ca" w:date="2023-07-19T12:41:00Z">
              <w:tcPr>
                <w:tcW w:w="649" w:type="pct"/>
                <w:gridSpan w:val="2"/>
                <w:vAlign w:val="bottom"/>
              </w:tcPr>
            </w:tcPrChange>
          </w:tcPr>
          <w:p w14:paraId="26FBFA3A" w14:textId="77777777" w:rsidR="002F65DC" w:rsidRDefault="002F65DC" w:rsidP="002F65DC">
            <w:pPr>
              <w:spacing w:line="360" w:lineRule="auto"/>
              <w:jc w:val="both"/>
              <w:rPr>
                <w:ins w:id="1496" w:author="abahl02@student.ubc.ca" w:date="2023-07-19T12:17:00Z"/>
              </w:rPr>
            </w:pPr>
            <w:ins w:id="1497" w:author="abahl02@student.ubc.ca" w:date="2023-07-19T12:17:00Z">
              <w:r>
                <w:rPr>
                  <w:sz w:val="20"/>
                  <w:szCs w:val="20"/>
                </w:rPr>
                <w:t>function</w:t>
              </w:r>
            </w:ins>
          </w:p>
        </w:tc>
        <w:tc>
          <w:tcPr>
            <w:tcW w:w="1165" w:type="pct"/>
            <w:tcPrChange w:id="1498" w:author="abahl02@student.ubc.ca" w:date="2023-07-19T12:41:00Z">
              <w:tcPr>
                <w:tcW w:w="1165" w:type="pct"/>
                <w:gridSpan w:val="2"/>
                <w:vAlign w:val="bottom"/>
              </w:tcPr>
            </w:tcPrChange>
          </w:tcPr>
          <w:p w14:paraId="2BBB5B57" w14:textId="5D90F039" w:rsidR="002F65DC" w:rsidRDefault="002F65DC" w:rsidP="002F65DC">
            <w:pPr>
              <w:spacing w:line="360" w:lineRule="auto"/>
              <w:jc w:val="both"/>
              <w:rPr>
                <w:ins w:id="1499" w:author="abahl02@student.ubc.ca" w:date="2023-07-19T12:17:00Z"/>
              </w:rPr>
            </w:pPr>
            <w:ins w:id="1500" w:author="abahl02@student.ubc.ca" w:date="2023-07-19T12:41:00Z">
              <w:r w:rsidRPr="00AA684D">
                <w:rPr>
                  <w:sz w:val="20"/>
                  <w:szCs w:val="20"/>
                </w:rPr>
                <w:t>Maintenance - moulting</w:t>
              </w:r>
            </w:ins>
          </w:p>
        </w:tc>
        <w:tc>
          <w:tcPr>
            <w:tcW w:w="1493" w:type="pct"/>
            <w:vAlign w:val="bottom"/>
            <w:tcPrChange w:id="1501" w:author="abahl02@student.ubc.ca" w:date="2023-07-19T12:41:00Z">
              <w:tcPr>
                <w:tcW w:w="1493" w:type="pct"/>
                <w:gridSpan w:val="2"/>
                <w:vAlign w:val="bottom"/>
              </w:tcPr>
            </w:tcPrChange>
          </w:tcPr>
          <w:p w14:paraId="4DABD688" w14:textId="4F3F9B04" w:rsidR="002F65DC" w:rsidRDefault="002F65DC" w:rsidP="002F65DC">
            <w:pPr>
              <w:spacing w:line="360" w:lineRule="auto"/>
              <w:jc w:val="both"/>
              <w:rPr>
                <w:ins w:id="1502" w:author="abahl02@student.ubc.ca" w:date="2023-07-19T12:17:00Z"/>
              </w:rPr>
            </w:pPr>
            <w:ins w:id="1503" w:author="abahl02@student.ubc.ca" w:date="2023-07-19T12:38:00Z">
              <w:r>
                <w:rPr>
                  <w:sz w:val="20"/>
                  <w:szCs w:val="20"/>
                </w:rPr>
                <w:t>F</w:t>
              </w:r>
              <w:r>
                <w:rPr>
                  <w:sz w:val="20"/>
                  <w:szCs w:val="20"/>
                </w:rPr>
                <w:t>atty</w:t>
              </w:r>
              <w:r>
                <w:rPr>
                  <w:sz w:val="20"/>
                  <w:szCs w:val="20"/>
                </w:rPr>
                <w:t xml:space="preserve"> </w:t>
              </w:r>
              <w:r>
                <w:rPr>
                  <w:sz w:val="20"/>
                  <w:szCs w:val="20"/>
                </w:rPr>
                <w:t>acid</w:t>
              </w:r>
              <w:r>
                <w:rPr>
                  <w:sz w:val="20"/>
                  <w:szCs w:val="20"/>
                </w:rPr>
                <w:t xml:space="preserve"> </w:t>
              </w:r>
              <w:r>
                <w:rPr>
                  <w:sz w:val="20"/>
                  <w:szCs w:val="20"/>
                </w:rPr>
                <w:t>composition</w:t>
              </w:r>
              <w:r>
                <w:rPr>
                  <w:sz w:val="20"/>
                  <w:szCs w:val="20"/>
                </w:rPr>
                <w:t xml:space="preserve"> (prey)</w:t>
              </w:r>
            </w:ins>
          </w:p>
        </w:tc>
        <w:tc>
          <w:tcPr>
            <w:tcW w:w="865" w:type="pct"/>
            <w:vAlign w:val="bottom"/>
            <w:tcPrChange w:id="1504" w:author="abahl02@student.ubc.ca" w:date="2023-07-19T12:41:00Z">
              <w:tcPr>
                <w:tcW w:w="865" w:type="pct"/>
                <w:gridSpan w:val="2"/>
                <w:vAlign w:val="bottom"/>
              </w:tcPr>
            </w:tcPrChange>
          </w:tcPr>
          <w:p w14:paraId="54521142" w14:textId="77777777" w:rsidR="002F65DC" w:rsidRDefault="002F65DC" w:rsidP="002F65DC">
            <w:pPr>
              <w:spacing w:line="360" w:lineRule="auto"/>
              <w:jc w:val="both"/>
              <w:rPr>
                <w:ins w:id="1505" w:author="abahl02@student.ubc.ca" w:date="2023-07-19T12:17:00Z"/>
              </w:rPr>
            </w:pPr>
            <w:ins w:id="1506" w:author="abahl02@student.ubc.ca" w:date="2023-07-19T12:17:00Z">
              <w:r>
                <w:rPr>
                  <w:sz w:val="20"/>
                  <w:szCs w:val="20"/>
                </w:rPr>
                <w:t>ID25</w:t>
              </w:r>
            </w:ins>
          </w:p>
        </w:tc>
      </w:tr>
      <w:tr w:rsidR="002F65DC" w14:paraId="3A46EC19" w14:textId="77777777" w:rsidTr="00D47038">
        <w:tblPrEx>
          <w:tblPrExChange w:id="1507" w:author="abahl02@student.ubc.ca" w:date="2023-07-19T12:41:00Z">
            <w:tblPrEx>
              <w:tblW w:w="6043" w:type="pct"/>
              <w:tblInd w:w="-995" w:type="dxa"/>
            </w:tblPrEx>
          </w:tblPrExChange>
        </w:tblPrEx>
        <w:trPr>
          <w:ins w:id="1508" w:author="abahl02@student.ubc.ca" w:date="2023-07-19T12:17:00Z"/>
          <w:trPrChange w:id="1509" w:author="abahl02@student.ubc.ca" w:date="2023-07-19T12:41:00Z">
            <w:trPr>
              <w:gridAfter w:val="0"/>
            </w:trPr>
          </w:trPrChange>
        </w:trPr>
        <w:tc>
          <w:tcPr>
            <w:tcW w:w="828" w:type="pct"/>
            <w:vMerge/>
            <w:vAlign w:val="bottom"/>
            <w:tcPrChange w:id="1510" w:author="abahl02@student.ubc.ca" w:date="2023-07-19T12:41:00Z">
              <w:tcPr>
                <w:tcW w:w="828" w:type="pct"/>
                <w:gridSpan w:val="2"/>
                <w:vMerge/>
                <w:vAlign w:val="bottom"/>
              </w:tcPr>
            </w:tcPrChange>
          </w:tcPr>
          <w:p w14:paraId="4F5BE45C" w14:textId="6A48A1DA" w:rsidR="002F65DC" w:rsidRDefault="002F65DC" w:rsidP="002F65DC">
            <w:pPr>
              <w:spacing w:line="360" w:lineRule="auto"/>
              <w:jc w:val="both"/>
              <w:rPr>
                <w:ins w:id="1511" w:author="abahl02@student.ubc.ca" w:date="2023-07-19T12:17:00Z"/>
              </w:rPr>
            </w:pPr>
          </w:p>
        </w:tc>
        <w:tc>
          <w:tcPr>
            <w:tcW w:w="649" w:type="pct"/>
            <w:vAlign w:val="bottom"/>
            <w:tcPrChange w:id="1512" w:author="abahl02@student.ubc.ca" w:date="2023-07-19T12:41:00Z">
              <w:tcPr>
                <w:tcW w:w="649" w:type="pct"/>
                <w:gridSpan w:val="2"/>
                <w:vAlign w:val="bottom"/>
              </w:tcPr>
            </w:tcPrChange>
          </w:tcPr>
          <w:p w14:paraId="135485F3" w14:textId="77777777" w:rsidR="002F65DC" w:rsidRDefault="002F65DC" w:rsidP="002F65DC">
            <w:pPr>
              <w:spacing w:line="360" w:lineRule="auto"/>
              <w:jc w:val="both"/>
              <w:rPr>
                <w:ins w:id="1513" w:author="abahl02@student.ubc.ca" w:date="2023-07-19T12:17:00Z"/>
              </w:rPr>
            </w:pPr>
            <w:ins w:id="1514" w:author="abahl02@student.ubc.ca" w:date="2023-07-19T12:17:00Z">
              <w:r>
                <w:rPr>
                  <w:sz w:val="20"/>
                  <w:szCs w:val="20"/>
                </w:rPr>
                <w:t>function</w:t>
              </w:r>
            </w:ins>
          </w:p>
        </w:tc>
        <w:tc>
          <w:tcPr>
            <w:tcW w:w="1165" w:type="pct"/>
            <w:tcPrChange w:id="1515" w:author="abahl02@student.ubc.ca" w:date="2023-07-19T12:41:00Z">
              <w:tcPr>
                <w:tcW w:w="1165" w:type="pct"/>
                <w:gridSpan w:val="2"/>
                <w:vAlign w:val="bottom"/>
              </w:tcPr>
            </w:tcPrChange>
          </w:tcPr>
          <w:p w14:paraId="2CA37DAA" w14:textId="2B9DF847" w:rsidR="002F65DC" w:rsidRDefault="002F65DC" w:rsidP="002F65DC">
            <w:pPr>
              <w:spacing w:line="360" w:lineRule="auto"/>
              <w:jc w:val="both"/>
              <w:rPr>
                <w:ins w:id="1516" w:author="abahl02@student.ubc.ca" w:date="2023-07-19T12:17:00Z"/>
              </w:rPr>
            </w:pPr>
            <w:ins w:id="1517" w:author="abahl02@student.ubc.ca" w:date="2023-07-19T12:41:00Z">
              <w:r w:rsidRPr="00AA684D">
                <w:rPr>
                  <w:sz w:val="20"/>
                  <w:szCs w:val="20"/>
                </w:rPr>
                <w:t>Maintenance - moulting</w:t>
              </w:r>
            </w:ins>
          </w:p>
        </w:tc>
        <w:tc>
          <w:tcPr>
            <w:tcW w:w="1493" w:type="pct"/>
            <w:vAlign w:val="bottom"/>
            <w:tcPrChange w:id="1518" w:author="abahl02@student.ubc.ca" w:date="2023-07-19T12:41:00Z">
              <w:tcPr>
                <w:tcW w:w="1493" w:type="pct"/>
                <w:gridSpan w:val="2"/>
                <w:vAlign w:val="bottom"/>
              </w:tcPr>
            </w:tcPrChange>
          </w:tcPr>
          <w:p w14:paraId="1718BA0D" w14:textId="10A71F61" w:rsidR="002F65DC" w:rsidRDefault="002F65DC" w:rsidP="002F65DC">
            <w:pPr>
              <w:spacing w:line="360" w:lineRule="auto"/>
              <w:jc w:val="both"/>
              <w:rPr>
                <w:ins w:id="1519" w:author="abahl02@student.ubc.ca" w:date="2023-07-19T12:17:00Z"/>
              </w:rPr>
            </w:pPr>
            <w:ins w:id="1520" w:author="abahl02@student.ubc.ca" w:date="2023-07-19T12:39:00Z">
              <w:r>
                <w:rPr>
                  <w:sz w:val="20"/>
                  <w:szCs w:val="20"/>
                </w:rPr>
                <w:t>P</w:t>
              </w:r>
            </w:ins>
            <w:ins w:id="1521" w:author="abahl02@student.ubc.ca" w:date="2023-07-19T12:17:00Z">
              <w:r>
                <w:rPr>
                  <w:sz w:val="20"/>
                  <w:szCs w:val="20"/>
                </w:rPr>
                <w:t>hotoperiod</w:t>
              </w:r>
            </w:ins>
          </w:p>
        </w:tc>
        <w:tc>
          <w:tcPr>
            <w:tcW w:w="865" w:type="pct"/>
            <w:vAlign w:val="bottom"/>
            <w:tcPrChange w:id="1522" w:author="abahl02@student.ubc.ca" w:date="2023-07-19T12:41:00Z">
              <w:tcPr>
                <w:tcW w:w="865" w:type="pct"/>
                <w:gridSpan w:val="2"/>
                <w:vAlign w:val="bottom"/>
              </w:tcPr>
            </w:tcPrChange>
          </w:tcPr>
          <w:p w14:paraId="2AA64FA7" w14:textId="77777777" w:rsidR="002F65DC" w:rsidRDefault="002F65DC" w:rsidP="002F65DC">
            <w:pPr>
              <w:spacing w:line="360" w:lineRule="auto"/>
              <w:jc w:val="both"/>
              <w:rPr>
                <w:ins w:id="1523" w:author="abahl02@student.ubc.ca" w:date="2023-07-19T12:17:00Z"/>
              </w:rPr>
            </w:pPr>
            <w:ins w:id="1524" w:author="abahl02@student.ubc.ca" w:date="2023-07-19T12:17:00Z">
              <w:r>
                <w:rPr>
                  <w:sz w:val="20"/>
                  <w:szCs w:val="20"/>
                </w:rPr>
                <w:t>ID26</w:t>
              </w:r>
            </w:ins>
          </w:p>
        </w:tc>
      </w:tr>
      <w:tr w:rsidR="002F65DC" w14:paraId="1CE1FE86" w14:textId="77777777" w:rsidTr="00D47038">
        <w:tblPrEx>
          <w:tblPrExChange w:id="1525" w:author="abahl02@student.ubc.ca" w:date="2023-07-19T12:41:00Z">
            <w:tblPrEx>
              <w:tblW w:w="6043" w:type="pct"/>
              <w:tblInd w:w="-995" w:type="dxa"/>
            </w:tblPrEx>
          </w:tblPrExChange>
        </w:tblPrEx>
        <w:trPr>
          <w:ins w:id="1526" w:author="abahl02@student.ubc.ca" w:date="2023-07-19T12:17:00Z"/>
          <w:trPrChange w:id="1527" w:author="abahl02@student.ubc.ca" w:date="2023-07-19T12:41:00Z">
            <w:trPr>
              <w:gridAfter w:val="0"/>
            </w:trPr>
          </w:trPrChange>
        </w:trPr>
        <w:tc>
          <w:tcPr>
            <w:tcW w:w="828" w:type="pct"/>
            <w:vMerge/>
            <w:vAlign w:val="bottom"/>
            <w:tcPrChange w:id="1528" w:author="abahl02@student.ubc.ca" w:date="2023-07-19T12:41:00Z">
              <w:tcPr>
                <w:tcW w:w="828" w:type="pct"/>
                <w:gridSpan w:val="2"/>
                <w:vMerge/>
                <w:vAlign w:val="bottom"/>
              </w:tcPr>
            </w:tcPrChange>
          </w:tcPr>
          <w:p w14:paraId="4AF8CBB2" w14:textId="53866A9A" w:rsidR="002F65DC" w:rsidRDefault="002F65DC" w:rsidP="002F65DC">
            <w:pPr>
              <w:spacing w:line="360" w:lineRule="auto"/>
              <w:jc w:val="both"/>
              <w:rPr>
                <w:ins w:id="1529" w:author="abahl02@student.ubc.ca" w:date="2023-07-19T12:17:00Z"/>
              </w:rPr>
            </w:pPr>
          </w:p>
        </w:tc>
        <w:tc>
          <w:tcPr>
            <w:tcW w:w="649" w:type="pct"/>
            <w:vAlign w:val="bottom"/>
            <w:tcPrChange w:id="1530" w:author="abahl02@student.ubc.ca" w:date="2023-07-19T12:41:00Z">
              <w:tcPr>
                <w:tcW w:w="649" w:type="pct"/>
                <w:gridSpan w:val="2"/>
                <w:vAlign w:val="bottom"/>
              </w:tcPr>
            </w:tcPrChange>
          </w:tcPr>
          <w:p w14:paraId="45AB3C10" w14:textId="77777777" w:rsidR="002F65DC" w:rsidRDefault="002F65DC" w:rsidP="002F65DC">
            <w:pPr>
              <w:spacing w:line="360" w:lineRule="auto"/>
              <w:jc w:val="both"/>
              <w:rPr>
                <w:ins w:id="1531" w:author="abahl02@student.ubc.ca" w:date="2023-07-19T12:17:00Z"/>
              </w:rPr>
            </w:pPr>
            <w:ins w:id="1532" w:author="abahl02@student.ubc.ca" w:date="2023-07-19T12:17:00Z">
              <w:r>
                <w:rPr>
                  <w:sz w:val="20"/>
                  <w:szCs w:val="20"/>
                </w:rPr>
                <w:t>function</w:t>
              </w:r>
            </w:ins>
          </w:p>
        </w:tc>
        <w:tc>
          <w:tcPr>
            <w:tcW w:w="1165" w:type="pct"/>
            <w:tcPrChange w:id="1533" w:author="abahl02@student.ubc.ca" w:date="2023-07-19T12:41:00Z">
              <w:tcPr>
                <w:tcW w:w="1165" w:type="pct"/>
                <w:gridSpan w:val="2"/>
                <w:vAlign w:val="bottom"/>
              </w:tcPr>
            </w:tcPrChange>
          </w:tcPr>
          <w:p w14:paraId="552C07D4" w14:textId="5219CA8A" w:rsidR="002F65DC" w:rsidRDefault="002F65DC" w:rsidP="002F65DC">
            <w:pPr>
              <w:spacing w:line="360" w:lineRule="auto"/>
              <w:jc w:val="both"/>
              <w:rPr>
                <w:ins w:id="1534" w:author="abahl02@student.ubc.ca" w:date="2023-07-19T12:17:00Z"/>
              </w:rPr>
            </w:pPr>
            <w:ins w:id="1535" w:author="abahl02@student.ubc.ca" w:date="2023-07-19T12:41:00Z">
              <w:r w:rsidRPr="00AA684D">
                <w:rPr>
                  <w:sz w:val="20"/>
                  <w:szCs w:val="20"/>
                </w:rPr>
                <w:t>Maintenance - moulting</w:t>
              </w:r>
            </w:ins>
          </w:p>
        </w:tc>
        <w:tc>
          <w:tcPr>
            <w:tcW w:w="1493" w:type="pct"/>
            <w:vAlign w:val="bottom"/>
            <w:tcPrChange w:id="1536" w:author="abahl02@student.ubc.ca" w:date="2023-07-19T12:41:00Z">
              <w:tcPr>
                <w:tcW w:w="1493" w:type="pct"/>
                <w:gridSpan w:val="2"/>
                <w:vAlign w:val="bottom"/>
              </w:tcPr>
            </w:tcPrChange>
          </w:tcPr>
          <w:p w14:paraId="15353DF0" w14:textId="53254C77" w:rsidR="002F65DC" w:rsidRDefault="002F65DC" w:rsidP="002F65DC">
            <w:pPr>
              <w:spacing w:line="360" w:lineRule="auto"/>
              <w:jc w:val="both"/>
              <w:rPr>
                <w:ins w:id="1537" w:author="abahl02@student.ubc.ca" w:date="2023-07-19T12:17:00Z"/>
              </w:rPr>
            </w:pPr>
            <w:ins w:id="1538" w:author="abahl02@student.ubc.ca" w:date="2023-07-19T12:39:00Z">
              <w:r>
                <w:rPr>
                  <w:sz w:val="20"/>
                  <w:szCs w:val="20"/>
                </w:rPr>
                <w:t>D</w:t>
              </w:r>
              <w:r>
                <w:rPr>
                  <w:sz w:val="20"/>
                  <w:szCs w:val="20"/>
                </w:rPr>
                <w:t>istance</w:t>
              </w:r>
              <w:r>
                <w:rPr>
                  <w:sz w:val="20"/>
                  <w:szCs w:val="20"/>
                </w:rPr>
                <w:t xml:space="preserve"> </w:t>
              </w:r>
              <w:r>
                <w:rPr>
                  <w:sz w:val="20"/>
                  <w:szCs w:val="20"/>
                </w:rPr>
                <w:t>to</w:t>
              </w:r>
              <w:r>
                <w:rPr>
                  <w:sz w:val="20"/>
                  <w:szCs w:val="20"/>
                </w:rPr>
                <w:t xml:space="preserve"> </w:t>
              </w:r>
              <w:r>
                <w:rPr>
                  <w:sz w:val="20"/>
                  <w:szCs w:val="20"/>
                </w:rPr>
                <w:t>shelf</w:t>
              </w:r>
            </w:ins>
          </w:p>
        </w:tc>
        <w:tc>
          <w:tcPr>
            <w:tcW w:w="865" w:type="pct"/>
            <w:vAlign w:val="bottom"/>
            <w:tcPrChange w:id="1539" w:author="abahl02@student.ubc.ca" w:date="2023-07-19T12:41:00Z">
              <w:tcPr>
                <w:tcW w:w="865" w:type="pct"/>
                <w:gridSpan w:val="2"/>
                <w:vAlign w:val="bottom"/>
              </w:tcPr>
            </w:tcPrChange>
          </w:tcPr>
          <w:p w14:paraId="3695E592" w14:textId="77777777" w:rsidR="002F65DC" w:rsidRDefault="002F65DC" w:rsidP="002F65DC">
            <w:pPr>
              <w:spacing w:line="360" w:lineRule="auto"/>
              <w:jc w:val="both"/>
              <w:rPr>
                <w:ins w:id="1540" w:author="abahl02@student.ubc.ca" w:date="2023-07-19T12:17:00Z"/>
              </w:rPr>
            </w:pPr>
            <w:ins w:id="1541" w:author="abahl02@student.ubc.ca" w:date="2023-07-19T12:17:00Z">
              <w:r>
                <w:rPr>
                  <w:sz w:val="20"/>
                  <w:szCs w:val="20"/>
                </w:rPr>
                <w:t>ID27</w:t>
              </w:r>
            </w:ins>
          </w:p>
        </w:tc>
      </w:tr>
      <w:tr w:rsidR="002F65DC" w14:paraId="7796A69D" w14:textId="77777777" w:rsidTr="00B940E6">
        <w:tblPrEx>
          <w:tblPrExChange w:id="1542" w:author="abahl02@student.ubc.ca" w:date="2023-07-19T12:41:00Z">
            <w:tblPrEx>
              <w:tblW w:w="6043" w:type="pct"/>
              <w:tblInd w:w="-995" w:type="dxa"/>
            </w:tblPrEx>
          </w:tblPrExChange>
        </w:tblPrEx>
        <w:trPr>
          <w:ins w:id="1543" w:author="abahl02@student.ubc.ca" w:date="2023-07-19T12:17:00Z"/>
          <w:trPrChange w:id="1544" w:author="abahl02@student.ubc.ca" w:date="2023-07-19T12:41:00Z">
            <w:trPr>
              <w:gridAfter w:val="0"/>
            </w:trPr>
          </w:trPrChange>
        </w:trPr>
        <w:tc>
          <w:tcPr>
            <w:tcW w:w="828" w:type="pct"/>
            <w:vMerge/>
            <w:vAlign w:val="bottom"/>
            <w:tcPrChange w:id="1545" w:author="abahl02@student.ubc.ca" w:date="2023-07-19T12:41:00Z">
              <w:tcPr>
                <w:tcW w:w="828" w:type="pct"/>
                <w:gridSpan w:val="2"/>
                <w:vMerge/>
                <w:vAlign w:val="bottom"/>
              </w:tcPr>
            </w:tcPrChange>
          </w:tcPr>
          <w:p w14:paraId="004F1B39" w14:textId="245934B7" w:rsidR="002F65DC" w:rsidRDefault="002F65DC" w:rsidP="002F65DC">
            <w:pPr>
              <w:spacing w:line="360" w:lineRule="auto"/>
              <w:jc w:val="both"/>
              <w:rPr>
                <w:ins w:id="1546" w:author="abahl02@student.ubc.ca" w:date="2023-07-19T12:17:00Z"/>
              </w:rPr>
            </w:pPr>
          </w:p>
        </w:tc>
        <w:tc>
          <w:tcPr>
            <w:tcW w:w="649" w:type="pct"/>
            <w:vAlign w:val="bottom"/>
            <w:tcPrChange w:id="1547" w:author="abahl02@student.ubc.ca" w:date="2023-07-19T12:41:00Z">
              <w:tcPr>
                <w:tcW w:w="649" w:type="pct"/>
                <w:gridSpan w:val="2"/>
                <w:vAlign w:val="bottom"/>
              </w:tcPr>
            </w:tcPrChange>
          </w:tcPr>
          <w:p w14:paraId="75D40E61" w14:textId="77777777" w:rsidR="002F65DC" w:rsidRDefault="002F65DC" w:rsidP="002F65DC">
            <w:pPr>
              <w:spacing w:line="360" w:lineRule="auto"/>
              <w:jc w:val="both"/>
              <w:rPr>
                <w:ins w:id="1548" w:author="abahl02@student.ubc.ca" w:date="2023-07-19T12:17:00Z"/>
              </w:rPr>
            </w:pPr>
            <w:ins w:id="1549" w:author="abahl02@student.ubc.ca" w:date="2023-07-19T12:17:00Z">
              <w:r>
                <w:rPr>
                  <w:sz w:val="20"/>
                  <w:szCs w:val="20"/>
                </w:rPr>
                <w:t>function</w:t>
              </w:r>
            </w:ins>
          </w:p>
        </w:tc>
        <w:tc>
          <w:tcPr>
            <w:tcW w:w="1165" w:type="pct"/>
            <w:tcPrChange w:id="1550" w:author="abahl02@student.ubc.ca" w:date="2023-07-19T12:41:00Z">
              <w:tcPr>
                <w:tcW w:w="1165" w:type="pct"/>
                <w:gridSpan w:val="2"/>
                <w:vAlign w:val="bottom"/>
              </w:tcPr>
            </w:tcPrChange>
          </w:tcPr>
          <w:p w14:paraId="633893AD" w14:textId="4889C355" w:rsidR="002F65DC" w:rsidRDefault="002F65DC" w:rsidP="002F65DC">
            <w:pPr>
              <w:spacing w:line="360" w:lineRule="auto"/>
              <w:jc w:val="both"/>
              <w:rPr>
                <w:ins w:id="1551" w:author="abahl02@student.ubc.ca" w:date="2023-07-19T12:17:00Z"/>
              </w:rPr>
            </w:pPr>
            <w:ins w:id="1552" w:author="abahl02@student.ubc.ca" w:date="2023-07-19T12:41:00Z">
              <w:r w:rsidRPr="00045C19">
                <w:rPr>
                  <w:sz w:val="20"/>
                  <w:szCs w:val="20"/>
                </w:rPr>
                <w:t>Maintenance - excretion</w:t>
              </w:r>
            </w:ins>
          </w:p>
        </w:tc>
        <w:tc>
          <w:tcPr>
            <w:tcW w:w="1493" w:type="pct"/>
            <w:vAlign w:val="bottom"/>
            <w:tcPrChange w:id="1553" w:author="abahl02@student.ubc.ca" w:date="2023-07-19T12:41:00Z">
              <w:tcPr>
                <w:tcW w:w="1493" w:type="pct"/>
                <w:gridSpan w:val="2"/>
                <w:vAlign w:val="bottom"/>
              </w:tcPr>
            </w:tcPrChange>
          </w:tcPr>
          <w:p w14:paraId="0C86466B" w14:textId="37C0035C" w:rsidR="002F65DC" w:rsidRDefault="002F65DC" w:rsidP="002F65DC">
            <w:pPr>
              <w:spacing w:line="360" w:lineRule="auto"/>
              <w:jc w:val="both"/>
              <w:rPr>
                <w:ins w:id="1554" w:author="abahl02@student.ubc.ca" w:date="2023-07-19T12:17:00Z"/>
              </w:rPr>
            </w:pPr>
            <w:ins w:id="1555" w:author="abahl02@student.ubc.ca" w:date="2023-07-19T12:37:00Z">
              <w:r>
                <w:rPr>
                  <w:sz w:val="20"/>
                  <w:szCs w:val="20"/>
                </w:rPr>
                <w:t>Temperature</w:t>
              </w:r>
            </w:ins>
          </w:p>
        </w:tc>
        <w:tc>
          <w:tcPr>
            <w:tcW w:w="865" w:type="pct"/>
            <w:vAlign w:val="bottom"/>
            <w:tcPrChange w:id="1556" w:author="abahl02@student.ubc.ca" w:date="2023-07-19T12:41:00Z">
              <w:tcPr>
                <w:tcW w:w="865" w:type="pct"/>
                <w:gridSpan w:val="2"/>
                <w:vAlign w:val="bottom"/>
              </w:tcPr>
            </w:tcPrChange>
          </w:tcPr>
          <w:p w14:paraId="16481FEF" w14:textId="77777777" w:rsidR="002F65DC" w:rsidRDefault="002F65DC" w:rsidP="002F65DC">
            <w:pPr>
              <w:spacing w:line="360" w:lineRule="auto"/>
              <w:jc w:val="both"/>
              <w:rPr>
                <w:ins w:id="1557" w:author="abahl02@student.ubc.ca" w:date="2023-07-19T12:17:00Z"/>
              </w:rPr>
            </w:pPr>
            <w:ins w:id="1558" w:author="abahl02@student.ubc.ca" w:date="2023-07-19T12:17:00Z">
              <w:r>
                <w:rPr>
                  <w:sz w:val="20"/>
                  <w:szCs w:val="20"/>
                </w:rPr>
                <w:t>ID28</w:t>
              </w:r>
            </w:ins>
          </w:p>
        </w:tc>
      </w:tr>
      <w:tr w:rsidR="002F65DC" w14:paraId="23042DAE" w14:textId="77777777" w:rsidTr="00B940E6">
        <w:tblPrEx>
          <w:tblPrExChange w:id="1559" w:author="abahl02@student.ubc.ca" w:date="2023-07-19T12:41:00Z">
            <w:tblPrEx>
              <w:tblW w:w="6043" w:type="pct"/>
              <w:tblInd w:w="-995" w:type="dxa"/>
            </w:tblPrEx>
          </w:tblPrExChange>
        </w:tblPrEx>
        <w:trPr>
          <w:ins w:id="1560" w:author="abahl02@student.ubc.ca" w:date="2023-07-19T12:17:00Z"/>
          <w:trPrChange w:id="1561" w:author="abahl02@student.ubc.ca" w:date="2023-07-19T12:41:00Z">
            <w:trPr>
              <w:gridAfter w:val="0"/>
            </w:trPr>
          </w:trPrChange>
        </w:trPr>
        <w:tc>
          <w:tcPr>
            <w:tcW w:w="828" w:type="pct"/>
            <w:vMerge/>
            <w:vAlign w:val="bottom"/>
            <w:tcPrChange w:id="1562" w:author="abahl02@student.ubc.ca" w:date="2023-07-19T12:41:00Z">
              <w:tcPr>
                <w:tcW w:w="828" w:type="pct"/>
                <w:gridSpan w:val="2"/>
                <w:vMerge/>
                <w:vAlign w:val="bottom"/>
              </w:tcPr>
            </w:tcPrChange>
          </w:tcPr>
          <w:p w14:paraId="10ED02F4" w14:textId="7BCD3972" w:rsidR="002F65DC" w:rsidRDefault="002F65DC" w:rsidP="002F65DC">
            <w:pPr>
              <w:spacing w:line="360" w:lineRule="auto"/>
              <w:jc w:val="both"/>
              <w:rPr>
                <w:ins w:id="1563" w:author="abahl02@student.ubc.ca" w:date="2023-07-19T12:17:00Z"/>
              </w:rPr>
            </w:pPr>
          </w:p>
        </w:tc>
        <w:tc>
          <w:tcPr>
            <w:tcW w:w="649" w:type="pct"/>
            <w:vAlign w:val="bottom"/>
            <w:tcPrChange w:id="1564" w:author="abahl02@student.ubc.ca" w:date="2023-07-19T12:41:00Z">
              <w:tcPr>
                <w:tcW w:w="649" w:type="pct"/>
                <w:gridSpan w:val="2"/>
                <w:vAlign w:val="bottom"/>
              </w:tcPr>
            </w:tcPrChange>
          </w:tcPr>
          <w:p w14:paraId="6F970B27" w14:textId="77777777" w:rsidR="002F65DC" w:rsidRDefault="002F65DC" w:rsidP="002F65DC">
            <w:pPr>
              <w:spacing w:line="360" w:lineRule="auto"/>
              <w:jc w:val="both"/>
              <w:rPr>
                <w:ins w:id="1565" w:author="abahl02@student.ubc.ca" w:date="2023-07-19T12:17:00Z"/>
              </w:rPr>
            </w:pPr>
            <w:ins w:id="1566" w:author="abahl02@student.ubc.ca" w:date="2023-07-19T12:17:00Z">
              <w:r>
                <w:rPr>
                  <w:sz w:val="20"/>
                  <w:szCs w:val="20"/>
                </w:rPr>
                <w:t>function</w:t>
              </w:r>
            </w:ins>
          </w:p>
        </w:tc>
        <w:tc>
          <w:tcPr>
            <w:tcW w:w="1165" w:type="pct"/>
            <w:tcPrChange w:id="1567" w:author="abahl02@student.ubc.ca" w:date="2023-07-19T12:41:00Z">
              <w:tcPr>
                <w:tcW w:w="1165" w:type="pct"/>
                <w:gridSpan w:val="2"/>
                <w:vAlign w:val="bottom"/>
              </w:tcPr>
            </w:tcPrChange>
          </w:tcPr>
          <w:p w14:paraId="1093C012" w14:textId="6457DA4F" w:rsidR="002F65DC" w:rsidRDefault="002F65DC" w:rsidP="002F65DC">
            <w:pPr>
              <w:spacing w:line="360" w:lineRule="auto"/>
              <w:jc w:val="both"/>
              <w:rPr>
                <w:ins w:id="1568" w:author="abahl02@student.ubc.ca" w:date="2023-07-19T12:17:00Z"/>
              </w:rPr>
            </w:pPr>
            <w:ins w:id="1569" w:author="abahl02@student.ubc.ca" w:date="2023-07-19T12:41:00Z">
              <w:r w:rsidRPr="00045C19">
                <w:rPr>
                  <w:sz w:val="20"/>
                  <w:szCs w:val="20"/>
                </w:rPr>
                <w:t>Maintenance - excretion</w:t>
              </w:r>
            </w:ins>
          </w:p>
        </w:tc>
        <w:tc>
          <w:tcPr>
            <w:tcW w:w="1493" w:type="pct"/>
            <w:vAlign w:val="bottom"/>
            <w:tcPrChange w:id="1570" w:author="abahl02@student.ubc.ca" w:date="2023-07-19T12:41:00Z">
              <w:tcPr>
                <w:tcW w:w="1493" w:type="pct"/>
                <w:gridSpan w:val="2"/>
                <w:vAlign w:val="bottom"/>
              </w:tcPr>
            </w:tcPrChange>
          </w:tcPr>
          <w:p w14:paraId="0F3C3168" w14:textId="2A7CCA35" w:rsidR="002F65DC" w:rsidRDefault="002F65DC" w:rsidP="002F65DC">
            <w:pPr>
              <w:spacing w:line="360" w:lineRule="auto"/>
              <w:jc w:val="both"/>
              <w:rPr>
                <w:ins w:id="1571" w:author="abahl02@student.ubc.ca" w:date="2023-07-19T12:17:00Z"/>
              </w:rPr>
            </w:pPr>
            <w:ins w:id="1572" w:author="abahl02@student.ubc.ca" w:date="2023-07-19T12:37:00Z">
              <w:r>
                <w:rPr>
                  <w:sz w:val="20"/>
                  <w:szCs w:val="20"/>
                </w:rPr>
                <w:t>Chlorophyll-a</w:t>
              </w:r>
            </w:ins>
          </w:p>
        </w:tc>
        <w:tc>
          <w:tcPr>
            <w:tcW w:w="865" w:type="pct"/>
            <w:vAlign w:val="bottom"/>
            <w:tcPrChange w:id="1573" w:author="abahl02@student.ubc.ca" w:date="2023-07-19T12:41:00Z">
              <w:tcPr>
                <w:tcW w:w="865" w:type="pct"/>
                <w:gridSpan w:val="2"/>
                <w:vAlign w:val="bottom"/>
              </w:tcPr>
            </w:tcPrChange>
          </w:tcPr>
          <w:p w14:paraId="13402578" w14:textId="77777777" w:rsidR="002F65DC" w:rsidRDefault="002F65DC" w:rsidP="002F65DC">
            <w:pPr>
              <w:spacing w:line="360" w:lineRule="auto"/>
              <w:jc w:val="both"/>
              <w:rPr>
                <w:ins w:id="1574" w:author="abahl02@student.ubc.ca" w:date="2023-07-19T12:17:00Z"/>
              </w:rPr>
            </w:pPr>
            <w:ins w:id="1575" w:author="abahl02@student.ubc.ca" w:date="2023-07-19T12:17:00Z">
              <w:r>
                <w:rPr>
                  <w:sz w:val="20"/>
                  <w:szCs w:val="20"/>
                </w:rPr>
                <w:t>ID29</w:t>
              </w:r>
            </w:ins>
          </w:p>
        </w:tc>
      </w:tr>
      <w:tr w:rsidR="002F65DC" w14:paraId="0BACF0C2" w14:textId="77777777" w:rsidTr="00B940E6">
        <w:tblPrEx>
          <w:tblPrExChange w:id="1576" w:author="abahl02@student.ubc.ca" w:date="2023-07-19T12:41:00Z">
            <w:tblPrEx>
              <w:tblW w:w="6043" w:type="pct"/>
              <w:tblInd w:w="-995" w:type="dxa"/>
            </w:tblPrEx>
          </w:tblPrExChange>
        </w:tblPrEx>
        <w:trPr>
          <w:ins w:id="1577" w:author="abahl02@student.ubc.ca" w:date="2023-07-19T12:17:00Z"/>
          <w:trPrChange w:id="1578" w:author="abahl02@student.ubc.ca" w:date="2023-07-19T12:41:00Z">
            <w:trPr>
              <w:gridAfter w:val="0"/>
            </w:trPr>
          </w:trPrChange>
        </w:trPr>
        <w:tc>
          <w:tcPr>
            <w:tcW w:w="828" w:type="pct"/>
            <w:vMerge/>
            <w:vAlign w:val="bottom"/>
            <w:tcPrChange w:id="1579" w:author="abahl02@student.ubc.ca" w:date="2023-07-19T12:41:00Z">
              <w:tcPr>
                <w:tcW w:w="828" w:type="pct"/>
                <w:gridSpan w:val="2"/>
                <w:vMerge/>
                <w:vAlign w:val="bottom"/>
              </w:tcPr>
            </w:tcPrChange>
          </w:tcPr>
          <w:p w14:paraId="1AA8B880" w14:textId="72801EF2" w:rsidR="002F65DC" w:rsidRDefault="002F65DC" w:rsidP="002F65DC">
            <w:pPr>
              <w:spacing w:line="360" w:lineRule="auto"/>
              <w:jc w:val="both"/>
              <w:rPr>
                <w:ins w:id="1580" w:author="abahl02@student.ubc.ca" w:date="2023-07-19T12:17:00Z"/>
              </w:rPr>
            </w:pPr>
          </w:p>
        </w:tc>
        <w:tc>
          <w:tcPr>
            <w:tcW w:w="649" w:type="pct"/>
            <w:vAlign w:val="bottom"/>
            <w:tcPrChange w:id="1581" w:author="abahl02@student.ubc.ca" w:date="2023-07-19T12:41:00Z">
              <w:tcPr>
                <w:tcW w:w="649" w:type="pct"/>
                <w:gridSpan w:val="2"/>
                <w:vAlign w:val="bottom"/>
              </w:tcPr>
            </w:tcPrChange>
          </w:tcPr>
          <w:p w14:paraId="55BAD40D" w14:textId="77777777" w:rsidR="002F65DC" w:rsidRDefault="002F65DC" w:rsidP="002F65DC">
            <w:pPr>
              <w:spacing w:line="360" w:lineRule="auto"/>
              <w:jc w:val="both"/>
              <w:rPr>
                <w:ins w:id="1582" w:author="abahl02@student.ubc.ca" w:date="2023-07-19T12:17:00Z"/>
              </w:rPr>
            </w:pPr>
            <w:ins w:id="1583" w:author="abahl02@student.ubc.ca" w:date="2023-07-19T12:17:00Z">
              <w:r>
                <w:rPr>
                  <w:sz w:val="20"/>
                  <w:szCs w:val="20"/>
                </w:rPr>
                <w:t>function</w:t>
              </w:r>
            </w:ins>
          </w:p>
        </w:tc>
        <w:tc>
          <w:tcPr>
            <w:tcW w:w="1165" w:type="pct"/>
            <w:tcPrChange w:id="1584" w:author="abahl02@student.ubc.ca" w:date="2023-07-19T12:41:00Z">
              <w:tcPr>
                <w:tcW w:w="1165" w:type="pct"/>
                <w:gridSpan w:val="2"/>
                <w:vAlign w:val="bottom"/>
              </w:tcPr>
            </w:tcPrChange>
          </w:tcPr>
          <w:p w14:paraId="7B65D07C" w14:textId="69256E4B" w:rsidR="002F65DC" w:rsidRDefault="002F65DC" w:rsidP="002F65DC">
            <w:pPr>
              <w:spacing w:line="360" w:lineRule="auto"/>
              <w:jc w:val="both"/>
              <w:rPr>
                <w:ins w:id="1585" w:author="abahl02@student.ubc.ca" w:date="2023-07-19T12:17:00Z"/>
              </w:rPr>
            </w:pPr>
            <w:ins w:id="1586" w:author="abahl02@student.ubc.ca" w:date="2023-07-19T12:41:00Z">
              <w:r w:rsidRPr="00045C19">
                <w:rPr>
                  <w:sz w:val="20"/>
                  <w:szCs w:val="20"/>
                </w:rPr>
                <w:t>Maintenance - excretion</w:t>
              </w:r>
            </w:ins>
          </w:p>
        </w:tc>
        <w:tc>
          <w:tcPr>
            <w:tcW w:w="1493" w:type="pct"/>
            <w:vAlign w:val="bottom"/>
            <w:tcPrChange w:id="1587" w:author="abahl02@student.ubc.ca" w:date="2023-07-19T12:41:00Z">
              <w:tcPr>
                <w:tcW w:w="1493" w:type="pct"/>
                <w:gridSpan w:val="2"/>
                <w:vAlign w:val="bottom"/>
              </w:tcPr>
            </w:tcPrChange>
          </w:tcPr>
          <w:p w14:paraId="0BFC161E" w14:textId="77777777" w:rsidR="002F65DC" w:rsidRDefault="002F65DC" w:rsidP="002F65DC">
            <w:pPr>
              <w:spacing w:line="360" w:lineRule="auto"/>
              <w:jc w:val="both"/>
              <w:rPr>
                <w:ins w:id="1588" w:author="abahl02@student.ubc.ca" w:date="2023-07-19T12:17:00Z"/>
              </w:rPr>
            </w:pPr>
            <w:ins w:id="1589" w:author="abahl02@student.ubc.ca" w:date="2023-07-19T12:17:00Z">
              <w:r>
                <w:rPr>
                  <w:sz w:val="20"/>
                  <w:szCs w:val="20"/>
                </w:rPr>
                <w:t>POC</w:t>
              </w:r>
            </w:ins>
          </w:p>
        </w:tc>
        <w:tc>
          <w:tcPr>
            <w:tcW w:w="865" w:type="pct"/>
            <w:vAlign w:val="bottom"/>
            <w:tcPrChange w:id="1590" w:author="abahl02@student.ubc.ca" w:date="2023-07-19T12:41:00Z">
              <w:tcPr>
                <w:tcW w:w="865" w:type="pct"/>
                <w:gridSpan w:val="2"/>
                <w:vAlign w:val="bottom"/>
              </w:tcPr>
            </w:tcPrChange>
          </w:tcPr>
          <w:p w14:paraId="60E9341E" w14:textId="77777777" w:rsidR="002F65DC" w:rsidRDefault="002F65DC" w:rsidP="002F65DC">
            <w:pPr>
              <w:spacing w:line="360" w:lineRule="auto"/>
              <w:jc w:val="both"/>
              <w:rPr>
                <w:ins w:id="1591" w:author="abahl02@student.ubc.ca" w:date="2023-07-19T12:17:00Z"/>
              </w:rPr>
            </w:pPr>
            <w:ins w:id="1592" w:author="abahl02@student.ubc.ca" w:date="2023-07-19T12:17:00Z">
              <w:r>
                <w:rPr>
                  <w:sz w:val="20"/>
                  <w:szCs w:val="20"/>
                </w:rPr>
                <w:t>ID30</w:t>
              </w:r>
            </w:ins>
          </w:p>
        </w:tc>
      </w:tr>
      <w:tr w:rsidR="002F65DC" w14:paraId="18D79E3C" w14:textId="77777777" w:rsidTr="00B940E6">
        <w:tblPrEx>
          <w:tblPrExChange w:id="1593" w:author="abahl02@student.ubc.ca" w:date="2023-07-19T12:41:00Z">
            <w:tblPrEx>
              <w:tblW w:w="6043" w:type="pct"/>
              <w:tblInd w:w="-995" w:type="dxa"/>
            </w:tblPrEx>
          </w:tblPrExChange>
        </w:tblPrEx>
        <w:trPr>
          <w:ins w:id="1594" w:author="abahl02@student.ubc.ca" w:date="2023-07-19T12:17:00Z"/>
          <w:trPrChange w:id="1595" w:author="abahl02@student.ubc.ca" w:date="2023-07-19T12:41:00Z">
            <w:trPr>
              <w:gridAfter w:val="0"/>
            </w:trPr>
          </w:trPrChange>
        </w:trPr>
        <w:tc>
          <w:tcPr>
            <w:tcW w:w="828" w:type="pct"/>
            <w:vMerge/>
            <w:vAlign w:val="bottom"/>
            <w:tcPrChange w:id="1596" w:author="abahl02@student.ubc.ca" w:date="2023-07-19T12:41:00Z">
              <w:tcPr>
                <w:tcW w:w="828" w:type="pct"/>
                <w:gridSpan w:val="2"/>
                <w:vMerge/>
                <w:vAlign w:val="bottom"/>
              </w:tcPr>
            </w:tcPrChange>
          </w:tcPr>
          <w:p w14:paraId="170316C9" w14:textId="7C12B68B" w:rsidR="002F65DC" w:rsidRDefault="002F65DC" w:rsidP="002F65DC">
            <w:pPr>
              <w:spacing w:line="360" w:lineRule="auto"/>
              <w:jc w:val="both"/>
              <w:rPr>
                <w:ins w:id="1597" w:author="abahl02@student.ubc.ca" w:date="2023-07-19T12:17:00Z"/>
              </w:rPr>
            </w:pPr>
          </w:p>
        </w:tc>
        <w:tc>
          <w:tcPr>
            <w:tcW w:w="649" w:type="pct"/>
            <w:vAlign w:val="bottom"/>
            <w:tcPrChange w:id="1598" w:author="abahl02@student.ubc.ca" w:date="2023-07-19T12:41:00Z">
              <w:tcPr>
                <w:tcW w:w="649" w:type="pct"/>
                <w:gridSpan w:val="2"/>
                <w:vAlign w:val="bottom"/>
              </w:tcPr>
            </w:tcPrChange>
          </w:tcPr>
          <w:p w14:paraId="6C8DD7B0" w14:textId="77777777" w:rsidR="002F65DC" w:rsidRDefault="002F65DC" w:rsidP="002F65DC">
            <w:pPr>
              <w:spacing w:line="360" w:lineRule="auto"/>
              <w:jc w:val="both"/>
              <w:rPr>
                <w:ins w:id="1599" w:author="abahl02@student.ubc.ca" w:date="2023-07-19T12:17:00Z"/>
              </w:rPr>
            </w:pPr>
            <w:ins w:id="1600" w:author="abahl02@student.ubc.ca" w:date="2023-07-19T12:17:00Z">
              <w:r>
                <w:rPr>
                  <w:sz w:val="20"/>
                  <w:szCs w:val="20"/>
                </w:rPr>
                <w:t>function</w:t>
              </w:r>
            </w:ins>
          </w:p>
        </w:tc>
        <w:tc>
          <w:tcPr>
            <w:tcW w:w="1165" w:type="pct"/>
            <w:tcPrChange w:id="1601" w:author="abahl02@student.ubc.ca" w:date="2023-07-19T12:41:00Z">
              <w:tcPr>
                <w:tcW w:w="1165" w:type="pct"/>
                <w:gridSpan w:val="2"/>
                <w:vAlign w:val="bottom"/>
              </w:tcPr>
            </w:tcPrChange>
          </w:tcPr>
          <w:p w14:paraId="18985D65" w14:textId="4B495A57" w:rsidR="002F65DC" w:rsidRDefault="002F65DC" w:rsidP="002F65DC">
            <w:pPr>
              <w:spacing w:line="360" w:lineRule="auto"/>
              <w:jc w:val="both"/>
              <w:rPr>
                <w:ins w:id="1602" w:author="abahl02@student.ubc.ca" w:date="2023-07-19T12:17:00Z"/>
              </w:rPr>
            </w:pPr>
            <w:ins w:id="1603" w:author="abahl02@student.ubc.ca" w:date="2023-07-19T12:41:00Z">
              <w:r w:rsidRPr="00045C19">
                <w:rPr>
                  <w:sz w:val="20"/>
                  <w:szCs w:val="20"/>
                </w:rPr>
                <w:t>Maintenance - excretion</w:t>
              </w:r>
            </w:ins>
          </w:p>
        </w:tc>
        <w:tc>
          <w:tcPr>
            <w:tcW w:w="1493" w:type="pct"/>
            <w:vAlign w:val="bottom"/>
            <w:tcPrChange w:id="1604" w:author="abahl02@student.ubc.ca" w:date="2023-07-19T12:41:00Z">
              <w:tcPr>
                <w:tcW w:w="1493" w:type="pct"/>
                <w:gridSpan w:val="2"/>
                <w:vAlign w:val="bottom"/>
              </w:tcPr>
            </w:tcPrChange>
          </w:tcPr>
          <w:p w14:paraId="2843B93E" w14:textId="79CE48D6" w:rsidR="002F65DC" w:rsidRDefault="002F65DC" w:rsidP="002F65DC">
            <w:pPr>
              <w:spacing w:line="360" w:lineRule="auto"/>
              <w:jc w:val="both"/>
              <w:rPr>
                <w:ins w:id="1605" w:author="abahl02@student.ubc.ca" w:date="2023-07-19T12:17:00Z"/>
              </w:rPr>
            </w:pPr>
            <w:ins w:id="1606" w:author="abahl02@student.ubc.ca" w:date="2023-07-19T12:38:00Z">
              <w:r>
                <w:rPr>
                  <w:sz w:val="20"/>
                  <w:szCs w:val="20"/>
                </w:rPr>
                <w:t>F</w:t>
              </w:r>
              <w:r>
                <w:rPr>
                  <w:sz w:val="20"/>
                  <w:szCs w:val="20"/>
                </w:rPr>
                <w:t>atty</w:t>
              </w:r>
              <w:r>
                <w:rPr>
                  <w:sz w:val="20"/>
                  <w:szCs w:val="20"/>
                </w:rPr>
                <w:t xml:space="preserve"> </w:t>
              </w:r>
              <w:r>
                <w:rPr>
                  <w:sz w:val="20"/>
                  <w:szCs w:val="20"/>
                </w:rPr>
                <w:t>acid</w:t>
              </w:r>
              <w:r>
                <w:rPr>
                  <w:sz w:val="20"/>
                  <w:szCs w:val="20"/>
                </w:rPr>
                <w:t xml:space="preserve"> </w:t>
              </w:r>
              <w:r>
                <w:rPr>
                  <w:sz w:val="20"/>
                  <w:szCs w:val="20"/>
                </w:rPr>
                <w:t>composition</w:t>
              </w:r>
              <w:r>
                <w:rPr>
                  <w:sz w:val="20"/>
                  <w:szCs w:val="20"/>
                </w:rPr>
                <w:t xml:space="preserve"> (prey)</w:t>
              </w:r>
            </w:ins>
          </w:p>
        </w:tc>
        <w:tc>
          <w:tcPr>
            <w:tcW w:w="865" w:type="pct"/>
            <w:vAlign w:val="bottom"/>
            <w:tcPrChange w:id="1607" w:author="abahl02@student.ubc.ca" w:date="2023-07-19T12:41:00Z">
              <w:tcPr>
                <w:tcW w:w="865" w:type="pct"/>
                <w:gridSpan w:val="2"/>
                <w:vAlign w:val="bottom"/>
              </w:tcPr>
            </w:tcPrChange>
          </w:tcPr>
          <w:p w14:paraId="4926594A" w14:textId="77777777" w:rsidR="002F65DC" w:rsidRDefault="002F65DC" w:rsidP="002F65DC">
            <w:pPr>
              <w:spacing w:line="360" w:lineRule="auto"/>
              <w:jc w:val="both"/>
              <w:rPr>
                <w:ins w:id="1608" w:author="abahl02@student.ubc.ca" w:date="2023-07-19T12:17:00Z"/>
              </w:rPr>
            </w:pPr>
            <w:ins w:id="1609" w:author="abahl02@student.ubc.ca" w:date="2023-07-19T12:17:00Z">
              <w:r>
                <w:rPr>
                  <w:sz w:val="20"/>
                  <w:szCs w:val="20"/>
                </w:rPr>
                <w:t>ID31</w:t>
              </w:r>
            </w:ins>
          </w:p>
        </w:tc>
      </w:tr>
      <w:tr w:rsidR="002F65DC" w14:paraId="2310F96F" w14:textId="77777777" w:rsidTr="00B940E6">
        <w:tblPrEx>
          <w:tblPrExChange w:id="1610" w:author="abahl02@student.ubc.ca" w:date="2023-07-19T12:41:00Z">
            <w:tblPrEx>
              <w:tblW w:w="6043" w:type="pct"/>
              <w:tblInd w:w="-995" w:type="dxa"/>
            </w:tblPrEx>
          </w:tblPrExChange>
        </w:tblPrEx>
        <w:trPr>
          <w:ins w:id="1611" w:author="abahl02@student.ubc.ca" w:date="2023-07-19T12:17:00Z"/>
          <w:trPrChange w:id="1612" w:author="abahl02@student.ubc.ca" w:date="2023-07-19T12:41:00Z">
            <w:trPr>
              <w:gridAfter w:val="0"/>
            </w:trPr>
          </w:trPrChange>
        </w:trPr>
        <w:tc>
          <w:tcPr>
            <w:tcW w:w="828" w:type="pct"/>
            <w:vMerge/>
            <w:vAlign w:val="bottom"/>
            <w:tcPrChange w:id="1613" w:author="abahl02@student.ubc.ca" w:date="2023-07-19T12:41:00Z">
              <w:tcPr>
                <w:tcW w:w="828" w:type="pct"/>
                <w:gridSpan w:val="2"/>
                <w:vMerge/>
                <w:vAlign w:val="bottom"/>
              </w:tcPr>
            </w:tcPrChange>
          </w:tcPr>
          <w:p w14:paraId="2406F601" w14:textId="1BD16C60" w:rsidR="002F65DC" w:rsidRDefault="002F65DC" w:rsidP="002F65DC">
            <w:pPr>
              <w:spacing w:line="360" w:lineRule="auto"/>
              <w:jc w:val="both"/>
              <w:rPr>
                <w:ins w:id="1614" w:author="abahl02@student.ubc.ca" w:date="2023-07-19T12:17:00Z"/>
              </w:rPr>
            </w:pPr>
          </w:p>
        </w:tc>
        <w:tc>
          <w:tcPr>
            <w:tcW w:w="649" w:type="pct"/>
            <w:vAlign w:val="bottom"/>
            <w:tcPrChange w:id="1615" w:author="abahl02@student.ubc.ca" w:date="2023-07-19T12:41:00Z">
              <w:tcPr>
                <w:tcW w:w="649" w:type="pct"/>
                <w:gridSpan w:val="2"/>
                <w:vAlign w:val="bottom"/>
              </w:tcPr>
            </w:tcPrChange>
          </w:tcPr>
          <w:p w14:paraId="3A185237" w14:textId="77777777" w:rsidR="002F65DC" w:rsidRDefault="002F65DC" w:rsidP="002F65DC">
            <w:pPr>
              <w:spacing w:line="360" w:lineRule="auto"/>
              <w:jc w:val="both"/>
              <w:rPr>
                <w:ins w:id="1616" w:author="abahl02@student.ubc.ca" w:date="2023-07-19T12:17:00Z"/>
              </w:rPr>
            </w:pPr>
            <w:ins w:id="1617" w:author="abahl02@student.ubc.ca" w:date="2023-07-19T12:17:00Z">
              <w:r>
                <w:rPr>
                  <w:sz w:val="20"/>
                  <w:szCs w:val="20"/>
                </w:rPr>
                <w:t>function</w:t>
              </w:r>
            </w:ins>
          </w:p>
        </w:tc>
        <w:tc>
          <w:tcPr>
            <w:tcW w:w="1165" w:type="pct"/>
            <w:tcPrChange w:id="1618" w:author="abahl02@student.ubc.ca" w:date="2023-07-19T12:41:00Z">
              <w:tcPr>
                <w:tcW w:w="1165" w:type="pct"/>
                <w:gridSpan w:val="2"/>
                <w:vAlign w:val="bottom"/>
              </w:tcPr>
            </w:tcPrChange>
          </w:tcPr>
          <w:p w14:paraId="5216D741" w14:textId="37EA4970" w:rsidR="002F65DC" w:rsidRDefault="002F65DC" w:rsidP="002F65DC">
            <w:pPr>
              <w:spacing w:line="360" w:lineRule="auto"/>
              <w:jc w:val="both"/>
              <w:rPr>
                <w:ins w:id="1619" w:author="abahl02@student.ubc.ca" w:date="2023-07-19T12:17:00Z"/>
              </w:rPr>
            </w:pPr>
            <w:ins w:id="1620" w:author="abahl02@student.ubc.ca" w:date="2023-07-19T12:41:00Z">
              <w:r w:rsidRPr="00045C19">
                <w:rPr>
                  <w:sz w:val="20"/>
                  <w:szCs w:val="20"/>
                </w:rPr>
                <w:t>Maintenance - excretion</w:t>
              </w:r>
            </w:ins>
          </w:p>
        </w:tc>
        <w:tc>
          <w:tcPr>
            <w:tcW w:w="1493" w:type="pct"/>
            <w:vAlign w:val="bottom"/>
            <w:tcPrChange w:id="1621" w:author="abahl02@student.ubc.ca" w:date="2023-07-19T12:41:00Z">
              <w:tcPr>
                <w:tcW w:w="1493" w:type="pct"/>
                <w:gridSpan w:val="2"/>
                <w:vAlign w:val="bottom"/>
              </w:tcPr>
            </w:tcPrChange>
          </w:tcPr>
          <w:p w14:paraId="514CB932" w14:textId="7AB02162" w:rsidR="002F65DC" w:rsidRDefault="002F65DC" w:rsidP="002F65DC">
            <w:pPr>
              <w:spacing w:line="360" w:lineRule="auto"/>
              <w:jc w:val="both"/>
              <w:rPr>
                <w:ins w:id="1622" w:author="abahl02@student.ubc.ca" w:date="2023-07-19T12:17:00Z"/>
              </w:rPr>
            </w:pPr>
            <w:ins w:id="1623" w:author="abahl02@student.ubc.ca" w:date="2023-07-19T12:39:00Z">
              <w:r>
                <w:rPr>
                  <w:sz w:val="20"/>
                  <w:szCs w:val="20"/>
                </w:rPr>
                <w:t>P</w:t>
              </w:r>
            </w:ins>
            <w:ins w:id="1624" w:author="abahl02@student.ubc.ca" w:date="2023-07-19T12:17:00Z">
              <w:r>
                <w:rPr>
                  <w:sz w:val="20"/>
                  <w:szCs w:val="20"/>
                </w:rPr>
                <w:t>hotoperiod</w:t>
              </w:r>
            </w:ins>
          </w:p>
        </w:tc>
        <w:tc>
          <w:tcPr>
            <w:tcW w:w="865" w:type="pct"/>
            <w:vAlign w:val="bottom"/>
            <w:tcPrChange w:id="1625" w:author="abahl02@student.ubc.ca" w:date="2023-07-19T12:41:00Z">
              <w:tcPr>
                <w:tcW w:w="865" w:type="pct"/>
                <w:gridSpan w:val="2"/>
                <w:vAlign w:val="bottom"/>
              </w:tcPr>
            </w:tcPrChange>
          </w:tcPr>
          <w:p w14:paraId="0769922D" w14:textId="77777777" w:rsidR="002F65DC" w:rsidRDefault="002F65DC" w:rsidP="002F65DC">
            <w:pPr>
              <w:spacing w:line="360" w:lineRule="auto"/>
              <w:jc w:val="both"/>
              <w:rPr>
                <w:ins w:id="1626" w:author="abahl02@student.ubc.ca" w:date="2023-07-19T12:17:00Z"/>
              </w:rPr>
            </w:pPr>
            <w:ins w:id="1627" w:author="abahl02@student.ubc.ca" w:date="2023-07-19T12:17:00Z">
              <w:r>
                <w:rPr>
                  <w:sz w:val="20"/>
                  <w:szCs w:val="20"/>
                </w:rPr>
                <w:t>ID32</w:t>
              </w:r>
            </w:ins>
          </w:p>
        </w:tc>
      </w:tr>
      <w:tr w:rsidR="002F65DC" w14:paraId="1E4A4018" w14:textId="77777777" w:rsidTr="00B940E6">
        <w:tblPrEx>
          <w:tblPrExChange w:id="1628" w:author="abahl02@student.ubc.ca" w:date="2023-07-19T12:41:00Z">
            <w:tblPrEx>
              <w:tblW w:w="6043" w:type="pct"/>
              <w:tblInd w:w="-995" w:type="dxa"/>
            </w:tblPrEx>
          </w:tblPrExChange>
        </w:tblPrEx>
        <w:trPr>
          <w:ins w:id="1629" w:author="abahl02@student.ubc.ca" w:date="2023-07-19T12:17:00Z"/>
          <w:trPrChange w:id="1630" w:author="abahl02@student.ubc.ca" w:date="2023-07-19T12:41:00Z">
            <w:trPr>
              <w:gridAfter w:val="0"/>
            </w:trPr>
          </w:trPrChange>
        </w:trPr>
        <w:tc>
          <w:tcPr>
            <w:tcW w:w="828" w:type="pct"/>
            <w:vMerge/>
            <w:vAlign w:val="bottom"/>
            <w:tcPrChange w:id="1631" w:author="abahl02@student.ubc.ca" w:date="2023-07-19T12:41:00Z">
              <w:tcPr>
                <w:tcW w:w="828" w:type="pct"/>
                <w:gridSpan w:val="2"/>
                <w:vMerge/>
                <w:vAlign w:val="bottom"/>
              </w:tcPr>
            </w:tcPrChange>
          </w:tcPr>
          <w:p w14:paraId="06878A1E" w14:textId="29E036B1" w:rsidR="002F65DC" w:rsidRDefault="002F65DC" w:rsidP="002F65DC">
            <w:pPr>
              <w:spacing w:line="360" w:lineRule="auto"/>
              <w:jc w:val="both"/>
              <w:rPr>
                <w:ins w:id="1632" w:author="abahl02@student.ubc.ca" w:date="2023-07-19T12:17:00Z"/>
              </w:rPr>
            </w:pPr>
          </w:p>
        </w:tc>
        <w:tc>
          <w:tcPr>
            <w:tcW w:w="649" w:type="pct"/>
            <w:vAlign w:val="bottom"/>
            <w:tcPrChange w:id="1633" w:author="abahl02@student.ubc.ca" w:date="2023-07-19T12:41:00Z">
              <w:tcPr>
                <w:tcW w:w="649" w:type="pct"/>
                <w:gridSpan w:val="2"/>
                <w:vAlign w:val="bottom"/>
              </w:tcPr>
            </w:tcPrChange>
          </w:tcPr>
          <w:p w14:paraId="18CA62C3" w14:textId="77777777" w:rsidR="002F65DC" w:rsidRDefault="002F65DC" w:rsidP="002F65DC">
            <w:pPr>
              <w:spacing w:line="360" w:lineRule="auto"/>
              <w:jc w:val="both"/>
              <w:rPr>
                <w:ins w:id="1634" w:author="abahl02@student.ubc.ca" w:date="2023-07-19T12:17:00Z"/>
              </w:rPr>
            </w:pPr>
            <w:ins w:id="1635" w:author="abahl02@student.ubc.ca" w:date="2023-07-19T12:17:00Z">
              <w:r>
                <w:rPr>
                  <w:sz w:val="20"/>
                  <w:szCs w:val="20"/>
                </w:rPr>
                <w:t>function</w:t>
              </w:r>
            </w:ins>
          </w:p>
        </w:tc>
        <w:tc>
          <w:tcPr>
            <w:tcW w:w="1165" w:type="pct"/>
            <w:tcPrChange w:id="1636" w:author="abahl02@student.ubc.ca" w:date="2023-07-19T12:41:00Z">
              <w:tcPr>
                <w:tcW w:w="1165" w:type="pct"/>
                <w:gridSpan w:val="2"/>
                <w:vAlign w:val="bottom"/>
              </w:tcPr>
            </w:tcPrChange>
          </w:tcPr>
          <w:p w14:paraId="273B9FB8" w14:textId="2E1476E2" w:rsidR="002F65DC" w:rsidRDefault="002F65DC" w:rsidP="002F65DC">
            <w:pPr>
              <w:spacing w:line="360" w:lineRule="auto"/>
              <w:jc w:val="both"/>
              <w:rPr>
                <w:ins w:id="1637" w:author="abahl02@student.ubc.ca" w:date="2023-07-19T12:17:00Z"/>
              </w:rPr>
            </w:pPr>
            <w:ins w:id="1638" w:author="abahl02@student.ubc.ca" w:date="2023-07-19T12:41:00Z">
              <w:r w:rsidRPr="00045C19">
                <w:rPr>
                  <w:sz w:val="20"/>
                  <w:szCs w:val="20"/>
                </w:rPr>
                <w:t>Maintenance - excretion</w:t>
              </w:r>
            </w:ins>
          </w:p>
        </w:tc>
        <w:tc>
          <w:tcPr>
            <w:tcW w:w="1493" w:type="pct"/>
            <w:vAlign w:val="bottom"/>
            <w:tcPrChange w:id="1639" w:author="abahl02@student.ubc.ca" w:date="2023-07-19T12:41:00Z">
              <w:tcPr>
                <w:tcW w:w="1493" w:type="pct"/>
                <w:gridSpan w:val="2"/>
                <w:vAlign w:val="bottom"/>
              </w:tcPr>
            </w:tcPrChange>
          </w:tcPr>
          <w:p w14:paraId="356B1742" w14:textId="6B9C319C" w:rsidR="002F65DC" w:rsidRDefault="002F65DC" w:rsidP="002F65DC">
            <w:pPr>
              <w:spacing w:line="360" w:lineRule="auto"/>
              <w:jc w:val="both"/>
              <w:rPr>
                <w:ins w:id="1640" w:author="abahl02@student.ubc.ca" w:date="2023-07-19T12:17:00Z"/>
              </w:rPr>
            </w:pPr>
            <w:ins w:id="1641" w:author="abahl02@student.ubc.ca" w:date="2023-07-19T12:38:00Z">
              <w:r>
                <w:rPr>
                  <w:sz w:val="20"/>
                  <w:szCs w:val="20"/>
                </w:rPr>
                <w:t>D</w:t>
              </w:r>
            </w:ins>
            <w:ins w:id="1642" w:author="abahl02@student.ubc.ca" w:date="2023-07-19T12:17:00Z">
              <w:r>
                <w:rPr>
                  <w:sz w:val="20"/>
                  <w:szCs w:val="20"/>
                </w:rPr>
                <w:t>istance</w:t>
              </w:r>
            </w:ins>
            <w:ins w:id="1643" w:author="abahl02@student.ubc.ca" w:date="2023-07-19T12:38:00Z">
              <w:r>
                <w:rPr>
                  <w:sz w:val="20"/>
                  <w:szCs w:val="20"/>
                </w:rPr>
                <w:t xml:space="preserve"> </w:t>
              </w:r>
            </w:ins>
            <w:ins w:id="1644" w:author="abahl02@student.ubc.ca" w:date="2023-07-19T12:17:00Z">
              <w:r>
                <w:rPr>
                  <w:sz w:val="20"/>
                  <w:szCs w:val="20"/>
                </w:rPr>
                <w:t>to</w:t>
              </w:r>
            </w:ins>
            <w:ins w:id="1645" w:author="abahl02@student.ubc.ca" w:date="2023-07-19T12:39:00Z">
              <w:r>
                <w:rPr>
                  <w:sz w:val="20"/>
                  <w:szCs w:val="20"/>
                </w:rPr>
                <w:t xml:space="preserve"> </w:t>
              </w:r>
            </w:ins>
            <w:ins w:id="1646" w:author="abahl02@student.ubc.ca" w:date="2023-07-19T12:17:00Z">
              <w:r>
                <w:rPr>
                  <w:sz w:val="20"/>
                  <w:szCs w:val="20"/>
                </w:rPr>
                <w:t>shelf</w:t>
              </w:r>
            </w:ins>
          </w:p>
        </w:tc>
        <w:tc>
          <w:tcPr>
            <w:tcW w:w="865" w:type="pct"/>
            <w:vAlign w:val="bottom"/>
            <w:tcPrChange w:id="1647" w:author="abahl02@student.ubc.ca" w:date="2023-07-19T12:41:00Z">
              <w:tcPr>
                <w:tcW w:w="865" w:type="pct"/>
                <w:gridSpan w:val="2"/>
                <w:vAlign w:val="bottom"/>
              </w:tcPr>
            </w:tcPrChange>
          </w:tcPr>
          <w:p w14:paraId="68680867" w14:textId="77777777" w:rsidR="002F65DC" w:rsidRDefault="002F65DC" w:rsidP="002F65DC">
            <w:pPr>
              <w:spacing w:line="360" w:lineRule="auto"/>
              <w:jc w:val="both"/>
              <w:rPr>
                <w:ins w:id="1648" w:author="abahl02@student.ubc.ca" w:date="2023-07-19T12:17:00Z"/>
              </w:rPr>
            </w:pPr>
            <w:ins w:id="1649" w:author="abahl02@student.ubc.ca" w:date="2023-07-19T12:17:00Z">
              <w:r>
                <w:rPr>
                  <w:sz w:val="20"/>
                  <w:szCs w:val="20"/>
                </w:rPr>
                <w:t>ID33</w:t>
              </w:r>
            </w:ins>
          </w:p>
        </w:tc>
      </w:tr>
      <w:tr w:rsidR="00422C3E" w14:paraId="27D165BE" w14:textId="77777777" w:rsidTr="008C31BA">
        <w:trPr>
          <w:ins w:id="1650" w:author="abahl02@student.ubc.ca" w:date="2023-07-19T12:17:00Z"/>
        </w:trPr>
        <w:tc>
          <w:tcPr>
            <w:tcW w:w="828" w:type="pct"/>
            <w:vMerge/>
            <w:vAlign w:val="bottom"/>
          </w:tcPr>
          <w:p w14:paraId="6C94BFEA" w14:textId="6154D69F" w:rsidR="00422C3E" w:rsidRDefault="00422C3E" w:rsidP="00C11743">
            <w:pPr>
              <w:spacing w:line="360" w:lineRule="auto"/>
              <w:jc w:val="both"/>
              <w:rPr>
                <w:ins w:id="1651" w:author="abahl02@student.ubc.ca" w:date="2023-07-19T12:17:00Z"/>
              </w:rPr>
            </w:pPr>
          </w:p>
        </w:tc>
        <w:tc>
          <w:tcPr>
            <w:tcW w:w="649" w:type="pct"/>
            <w:vAlign w:val="bottom"/>
          </w:tcPr>
          <w:p w14:paraId="2193636E" w14:textId="0AB2BA8A" w:rsidR="00422C3E" w:rsidRDefault="0079172B" w:rsidP="00C11743">
            <w:pPr>
              <w:spacing w:line="360" w:lineRule="auto"/>
              <w:jc w:val="both"/>
              <w:rPr>
                <w:ins w:id="1652" w:author="abahl02@student.ubc.ca" w:date="2023-07-19T12:17:00Z"/>
              </w:rPr>
            </w:pPr>
            <w:ins w:id="1653" w:author="abahl02@student.ubc.ca" w:date="2023-07-19T12:31:00Z">
              <w:r>
                <w:rPr>
                  <w:sz w:val="20"/>
                  <w:szCs w:val="20"/>
                </w:rPr>
                <w:t>S</w:t>
              </w:r>
              <w:r>
                <w:rPr>
                  <w:sz w:val="20"/>
                  <w:szCs w:val="20"/>
                </w:rPr>
                <w:t>tate</w:t>
              </w:r>
              <w:r>
                <w:rPr>
                  <w:sz w:val="20"/>
                  <w:szCs w:val="20"/>
                </w:rPr>
                <w:t xml:space="preserve"> </w:t>
              </w:r>
              <w:r>
                <w:rPr>
                  <w:sz w:val="20"/>
                  <w:szCs w:val="20"/>
                </w:rPr>
                <w:t>var</w:t>
              </w:r>
            </w:ins>
          </w:p>
        </w:tc>
        <w:tc>
          <w:tcPr>
            <w:tcW w:w="1165" w:type="pct"/>
            <w:vAlign w:val="bottom"/>
          </w:tcPr>
          <w:p w14:paraId="2E5A2A56" w14:textId="398628CD" w:rsidR="00422C3E" w:rsidRDefault="002F65DC" w:rsidP="00C11743">
            <w:pPr>
              <w:spacing w:line="360" w:lineRule="auto"/>
              <w:jc w:val="both"/>
              <w:rPr>
                <w:ins w:id="1654" w:author="abahl02@student.ubc.ca" w:date="2023-07-19T12:17:00Z"/>
              </w:rPr>
            </w:pPr>
            <w:ins w:id="1655" w:author="abahl02@student.ubc.ca" w:date="2023-07-19T12:42:00Z">
              <w:r>
                <w:rPr>
                  <w:sz w:val="20"/>
                  <w:szCs w:val="20"/>
                </w:rPr>
                <w:t>G</w:t>
              </w:r>
            </w:ins>
            <w:ins w:id="1656" w:author="abahl02@student.ubc.ca" w:date="2023-07-19T12:17:00Z">
              <w:r w:rsidR="00422C3E">
                <w:rPr>
                  <w:sz w:val="20"/>
                  <w:szCs w:val="20"/>
                </w:rPr>
                <w:t>onads</w:t>
              </w:r>
            </w:ins>
            <w:ins w:id="1657" w:author="abahl02@student.ubc.ca" w:date="2023-07-19T12:42:00Z">
              <w:r>
                <w:rPr>
                  <w:sz w:val="20"/>
                  <w:szCs w:val="20"/>
                </w:rPr>
                <w:t xml:space="preserve"> - </w:t>
              </w:r>
            </w:ins>
            <w:ins w:id="1658" w:author="abahl02@student.ubc.ca" w:date="2023-07-19T12:17:00Z">
              <w:r w:rsidR="00422C3E">
                <w:rPr>
                  <w:sz w:val="20"/>
                  <w:szCs w:val="20"/>
                </w:rPr>
                <w:t>size</w:t>
              </w:r>
            </w:ins>
          </w:p>
        </w:tc>
        <w:tc>
          <w:tcPr>
            <w:tcW w:w="1493" w:type="pct"/>
            <w:vAlign w:val="bottom"/>
          </w:tcPr>
          <w:p w14:paraId="5416E1A2" w14:textId="77777777" w:rsidR="00422C3E" w:rsidRDefault="00422C3E" w:rsidP="00C11743">
            <w:pPr>
              <w:spacing w:line="360" w:lineRule="auto"/>
              <w:jc w:val="both"/>
              <w:rPr>
                <w:ins w:id="1659" w:author="abahl02@student.ubc.ca" w:date="2023-07-19T12:17:00Z"/>
              </w:rPr>
            </w:pPr>
            <w:ins w:id="1660" w:author="abahl02@student.ubc.ca" w:date="2023-07-19T12:17:00Z">
              <w:r>
                <w:rPr>
                  <w:sz w:val="20"/>
                  <w:szCs w:val="20"/>
                </w:rPr>
                <w:t>NA</w:t>
              </w:r>
            </w:ins>
          </w:p>
        </w:tc>
        <w:tc>
          <w:tcPr>
            <w:tcW w:w="865" w:type="pct"/>
            <w:vAlign w:val="bottom"/>
          </w:tcPr>
          <w:p w14:paraId="0CDAED21" w14:textId="77777777" w:rsidR="00422C3E" w:rsidRDefault="00422C3E" w:rsidP="00C11743">
            <w:pPr>
              <w:spacing w:line="360" w:lineRule="auto"/>
              <w:jc w:val="both"/>
              <w:rPr>
                <w:ins w:id="1661" w:author="abahl02@student.ubc.ca" w:date="2023-07-19T12:17:00Z"/>
              </w:rPr>
            </w:pPr>
            <w:ins w:id="1662" w:author="abahl02@student.ubc.ca" w:date="2023-07-19T12:17:00Z">
              <w:r>
                <w:rPr>
                  <w:sz w:val="20"/>
                  <w:szCs w:val="20"/>
                </w:rPr>
                <w:t>ID34</w:t>
              </w:r>
            </w:ins>
          </w:p>
        </w:tc>
      </w:tr>
      <w:tr w:rsidR="00422C3E" w14:paraId="24A83EA3" w14:textId="77777777" w:rsidTr="008C31BA">
        <w:trPr>
          <w:ins w:id="1663" w:author="abahl02@student.ubc.ca" w:date="2023-07-19T12:17:00Z"/>
        </w:trPr>
        <w:tc>
          <w:tcPr>
            <w:tcW w:w="828" w:type="pct"/>
            <w:vMerge/>
            <w:vAlign w:val="bottom"/>
          </w:tcPr>
          <w:p w14:paraId="1C107F53" w14:textId="5933EF60" w:rsidR="00422C3E" w:rsidRDefault="00422C3E" w:rsidP="00C11743">
            <w:pPr>
              <w:spacing w:line="360" w:lineRule="auto"/>
              <w:jc w:val="both"/>
              <w:rPr>
                <w:ins w:id="1664" w:author="abahl02@student.ubc.ca" w:date="2023-07-19T12:17:00Z"/>
              </w:rPr>
            </w:pPr>
          </w:p>
        </w:tc>
        <w:tc>
          <w:tcPr>
            <w:tcW w:w="649" w:type="pct"/>
            <w:vAlign w:val="bottom"/>
          </w:tcPr>
          <w:p w14:paraId="3FF161D4" w14:textId="2EA70329" w:rsidR="00422C3E" w:rsidRDefault="0079172B" w:rsidP="00C11743">
            <w:pPr>
              <w:spacing w:line="360" w:lineRule="auto"/>
              <w:jc w:val="both"/>
              <w:rPr>
                <w:ins w:id="1665" w:author="abahl02@student.ubc.ca" w:date="2023-07-19T12:17:00Z"/>
              </w:rPr>
            </w:pPr>
            <w:ins w:id="1666" w:author="abahl02@student.ubc.ca" w:date="2023-07-19T12:31:00Z">
              <w:r>
                <w:rPr>
                  <w:sz w:val="20"/>
                  <w:szCs w:val="20"/>
                </w:rPr>
                <w:t>S</w:t>
              </w:r>
              <w:r>
                <w:rPr>
                  <w:sz w:val="20"/>
                  <w:szCs w:val="20"/>
                </w:rPr>
                <w:t>tate</w:t>
              </w:r>
              <w:r>
                <w:rPr>
                  <w:sz w:val="20"/>
                  <w:szCs w:val="20"/>
                </w:rPr>
                <w:t xml:space="preserve"> </w:t>
              </w:r>
              <w:r>
                <w:rPr>
                  <w:sz w:val="20"/>
                  <w:szCs w:val="20"/>
                </w:rPr>
                <w:t>var</w:t>
              </w:r>
            </w:ins>
          </w:p>
        </w:tc>
        <w:tc>
          <w:tcPr>
            <w:tcW w:w="1165" w:type="pct"/>
            <w:vAlign w:val="bottom"/>
          </w:tcPr>
          <w:p w14:paraId="2A42D137" w14:textId="119144E3" w:rsidR="00422C3E" w:rsidRDefault="002F65DC" w:rsidP="00C11743">
            <w:pPr>
              <w:spacing w:line="360" w:lineRule="auto"/>
              <w:jc w:val="both"/>
              <w:rPr>
                <w:ins w:id="1667" w:author="abahl02@student.ubc.ca" w:date="2023-07-19T12:17:00Z"/>
              </w:rPr>
            </w:pPr>
            <w:ins w:id="1668" w:author="abahl02@student.ubc.ca" w:date="2023-07-19T12:42:00Z">
              <w:r>
                <w:rPr>
                  <w:sz w:val="20"/>
                  <w:szCs w:val="20"/>
                </w:rPr>
                <w:t>G</w:t>
              </w:r>
            </w:ins>
            <w:ins w:id="1669" w:author="abahl02@student.ubc.ca" w:date="2023-07-19T12:17:00Z">
              <w:r w:rsidR="00422C3E">
                <w:rPr>
                  <w:sz w:val="20"/>
                  <w:szCs w:val="20"/>
                </w:rPr>
                <w:t>onads</w:t>
              </w:r>
            </w:ins>
            <w:ins w:id="1670" w:author="abahl02@student.ubc.ca" w:date="2023-07-19T12:42:00Z">
              <w:r>
                <w:rPr>
                  <w:sz w:val="20"/>
                  <w:szCs w:val="20"/>
                </w:rPr>
                <w:t xml:space="preserve"> - </w:t>
              </w:r>
            </w:ins>
            <w:ins w:id="1671" w:author="abahl02@student.ubc.ca" w:date="2023-07-19T12:17:00Z">
              <w:r w:rsidR="00422C3E">
                <w:rPr>
                  <w:sz w:val="20"/>
                  <w:szCs w:val="20"/>
                </w:rPr>
                <w:t>development</w:t>
              </w:r>
            </w:ins>
          </w:p>
        </w:tc>
        <w:tc>
          <w:tcPr>
            <w:tcW w:w="1493" w:type="pct"/>
            <w:vAlign w:val="bottom"/>
          </w:tcPr>
          <w:p w14:paraId="60610498" w14:textId="77777777" w:rsidR="00422C3E" w:rsidRDefault="00422C3E" w:rsidP="00C11743">
            <w:pPr>
              <w:spacing w:line="360" w:lineRule="auto"/>
              <w:jc w:val="both"/>
              <w:rPr>
                <w:ins w:id="1672" w:author="abahl02@student.ubc.ca" w:date="2023-07-19T12:17:00Z"/>
              </w:rPr>
            </w:pPr>
            <w:ins w:id="1673" w:author="abahl02@student.ubc.ca" w:date="2023-07-19T12:17:00Z">
              <w:r>
                <w:rPr>
                  <w:sz w:val="20"/>
                  <w:szCs w:val="20"/>
                </w:rPr>
                <w:t>NA</w:t>
              </w:r>
            </w:ins>
          </w:p>
        </w:tc>
        <w:tc>
          <w:tcPr>
            <w:tcW w:w="865" w:type="pct"/>
            <w:vAlign w:val="bottom"/>
          </w:tcPr>
          <w:p w14:paraId="04FA1E5A" w14:textId="77777777" w:rsidR="00422C3E" w:rsidRDefault="00422C3E" w:rsidP="00C11743">
            <w:pPr>
              <w:spacing w:line="360" w:lineRule="auto"/>
              <w:jc w:val="both"/>
              <w:rPr>
                <w:ins w:id="1674" w:author="abahl02@student.ubc.ca" w:date="2023-07-19T12:17:00Z"/>
              </w:rPr>
            </w:pPr>
            <w:ins w:id="1675" w:author="abahl02@student.ubc.ca" w:date="2023-07-19T12:17:00Z">
              <w:r>
                <w:rPr>
                  <w:sz w:val="20"/>
                  <w:szCs w:val="20"/>
                </w:rPr>
                <w:t>ID35</w:t>
              </w:r>
            </w:ins>
          </w:p>
        </w:tc>
      </w:tr>
      <w:tr w:rsidR="0079172B" w14:paraId="2A673703" w14:textId="77777777" w:rsidTr="008C31BA">
        <w:trPr>
          <w:ins w:id="1676" w:author="abahl02@student.ubc.ca" w:date="2023-07-19T12:17:00Z"/>
        </w:trPr>
        <w:tc>
          <w:tcPr>
            <w:tcW w:w="828" w:type="pct"/>
            <w:vMerge/>
            <w:vAlign w:val="bottom"/>
          </w:tcPr>
          <w:p w14:paraId="4B077318" w14:textId="464E61F0" w:rsidR="0079172B" w:rsidRDefault="0079172B" w:rsidP="0079172B">
            <w:pPr>
              <w:spacing w:line="360" w:lineRule="auto"/>
              <w:jc w:val="both"/>
              <w:rPr>
                <w:ins w:id="1677" w:author="abahl02@student.ubc.ca" w:date="2023-07-19T12:17:00Z"/>
              </w:rPr>
            </w:pPr>
          </w:p>
        </w:tc>
        <w:tc>
          <w:tcPr>
            <w:tcW w:w="649" w:type="pct"/>
            <w:vAlign w:val="bottom"/>
          </w:tcPr>
          <w:p w14:paraId="77D73608" w14:textId="77777777" w:rsidR="0079172B" w:rsidRDefault="0079172B" w:rsidP="0079172B">
            <w:pPr>
              <w:spacing w:line="360" w:lineRule="auto"/>
              <w:jc w:val="both"/>
              <w:rPr>
                <w:ins w:id="1678" w:author="abahl02@student.ubc.ca" w:date="2023-07-19T12:17:00Z"/>
              </w:rPr>
            </w:pPr>
            <w:ins w:id="1679" w:author="abahl02@student.ubc.ca" w:date="2023-07-19T12:17:00Z">
              <w:r>
                <w:rPr>
                  <w:sz w:val="20"/>
                  <w:szCs w:val="20"/>
                </w:rPr>
                <w:t>function</w:t>
              </w:r>
            </w:ins>
          </w:p>
        </w:tc>
        <w:tc>
          <w:tcPr>
            <w:tcW w:w="1165" w:type="pct"/>
            <w:vAlign w:val="bottom"/>
          </w:tcPr>
          <w:p w14:paraId="1640DAB4" w14:textId="5DDBCB3C" w:rsidR="0079172B" w:rsidRDefault="002F65DC" w:rsidP="0079172B">
            <w:pPr>
              <w:spacing w:line="360" w:lineRule="auto"/>
              <w:jc w:val="both"/>
              <w:rPr>
                <w:ins w:id="1680" w:author="abahl02@student.ubc.ca" w:date="2023-07-19T12:17:00Z"/>
              </w:rPr>
            </w:pPr>
            <w:ins w:id="1681" w:author="abahl02@student.ubc.ca" w:date="2023-07-19T12:43:00Z">
              <w:r>
                <w:rPr>
                  <w:sz w:val="20"/>
                  <w:szCs w:val="20"/>
                </w:rPr>
                <w:t>S</w:t>
              </w:r>
            </w:ins>
            <w:ins w:id="1682" w:author="abahl02@student.ubc.ca" w:date="2023-07-19T12:17:00Z">
              <w:r w:rsidR="0079172B">
                <w:rPr>
                  <w:sz w:val="20"/>
                  <w:szCs w:val="20"/>
                </w:rPr>
                <w:t>pawning</w:t>
              </w:r>
            </w:ins>
          </w:p>
        </w:tc>
        <w:tc>
          <w:tcPr>
            <w:tcW w:w="1493" w:type="pct"/>
            <w:vAlign w:val="bottom"/>
          </w:tcPr>
          <w:p w14:paraId="5112E05D" w14:textId="2AAA812C" w:rsidR="0079172B" w:rsidRDefault="0079172B" w:rsidP="0079172B">
            <w:pPr>
              <w:spacing w:line="360" w:lineRule="auto"/>
              <w:jc w:val="both"/>
              <w:rPr>
                <w:ins w:id="1683" w:author="abahl02@student.ubc.ca" w:date="2023-07-19T12:17:00Z"/>
              </w:rPr>
            </w:pPr>
            <w:ins w:id="1684" w:author="abahl02@student.ubc.ca" w:date="2023-07-19T12:37:00Z">
              <w:r>
                <w:rPr>
                  <w:sz w:val="20"/>
                  <w:szCs w:val="20"/>
                </w:rPr>
                <w:t>Temperature</w:t>
              </w:r>
            </w:ins>
          </w:p>
        </w:tc>
        <w:tc>
          <w:tcPr>
            <w:tcW w:w="865" w:type="pct"/>
            <w:vAlign w:val="bottom"/>
          </w:tcPr>
          <w:p w14:paraId="5C3639BB" w14:textId="77777777" w:rsidR="0079172B" w:rsidRDefault="0079172B" w:rsidP="0079172B">
            <w:pPr>
              <w:spacing w:line="360" w:lineRule="auto"/>
              <w:jc w:val="both"/>
              <w:rPr>
                <w:ins w:id="1685" w:author="abahl02@student.ubc.ca" w:date="2023-07-19T12:17:00Z"/>
              </w:rPr>
            </w:pPr>
            <w:ins w:id="1686" w:author="abahl02@student.ubc.ca" w:date="2023-07-19T12:17:00Z">
              <w:r>
                <w:rPr>
                  <w:sz w:val="20"/>
                  <w:szCs w:val="20"/>
                </w:rPr>
                <w:t>ID36</w:t>
              </w:r>
            </w:ins>
          </w:p>
        </w:tc>
      </w:tr>
      <w:tr w:rsidR="002F65DC" w14:paraId="64C61679" w14:textId="77777777" w:rsidTr="00CF0961">
        <w:tblPrEx>
          <w:tblPrExChange w:id="1687" w:author="abahl02@student.ubc.ca" w:date="2023-07-19T12:43:00Z">
            <w:tblPrEx>
              <w:tblW w:w="6043" w:type="pct"/>
              <w:tblInd w:w="-995" w:type="dxa"/>
            </w:tblPrEx>
          </w:tblPrExChange>
        </w:tblPrEx>
        <w:trPr>
          <w:ins w:id="1688" w:author="abahl02@student.ubc.ca" w:date="2023-07-19T12:17:00Z"/>
          <w:trPrChange w:id="1689" w:author="abahl02@student.ubc.ca" w:date="2023-07-19T12:43:00Z">
            <w:trPr>
              <w:gridAfter w:val="0"/>
            </w:trPr>
          </w:trPrChange>
        </w:trPr>
        <w:tc>
          <w:tcPr>
            <w:tcW w:w="828" w:type="pct"/>
            <w:vMerge/>
            <w:vAlign w:val="bottom"/>
            <w:tcPrChange w:id="1690" w:author="abahl02@student.ubc.ca" w:date="2023-07-19T12:43:00Z">
              <w:tcPr>
                <w:tcW w:w="828" w:type="pct"/>
                <w:gridSpan w:val="2"/>
                <w:vMerge/>
                <w:vAlign w:val="bottom"/>
              </w:tcPr>
            </w:tcPrChange>
          </w:tcPr>
          <w:p w14:paraId="049949FF" w14:textId="6FCE8C31" w:rsidR="002F65DC" w:rsidRDefault="002F65DC" w:rsidP="002F65DC">
            <w:pPr>
              <w:spacing w:line="360" w:lineRule="auto"/>
              <w:jc w:val="both"/>
              <w:rPr>
                <w:ins w:id="1691" w:author="abahl02@student.ubc.ca" w:date="2023-07-19T12:17:00Z"/>
              </w:rPr>
            </w:pPr>
          </w:p>
        </w:tc>
        <w:tc>
          <w:tcPr>
            <w:tcW w:w="649" w:type="pct"/>
            <w:vAlign w:val="bottom"/>
            <w:tcPrChange w:id="1692" w:author="abahl02@student.ubc.ca" w:date="2023-07-19T12:43:00Z">
              <w:tcPr>
                <w:tcW w:w="649" w:type="pct"/>
                <w:gridSpan w:val="2"/>
                <w:vAlign w:val="bottom"/>
              </w:tcPr>
            </w:tcPrChange>
          </w:tcPr>
          <w:p w14:paraId="07B86753" w14:textId="77777777" w:rsidR="002F65DC" w:rsidRDefault="002F65DC" w:rsidP="002F65DC">
            <w:pPr>
              <w:spacing w:line="360" w:lineRule="auto"/>
              <w:jc w:val="both"/>
              <w:rPr>
                <w:ins w:id="1693" w:author="abahl02@student.ubc.ca" w:date="2023-07-19T12:17:00Z"/>
              </w:rPr>
            </w:pPr>
            <w:ins w:id="1694" w:author="abahl02@student.ubc.ca" w:date="2023-07-19T12:17:00Z">
              <w:r>
                <w:rPr>
                  <w:sz w:val="20"/>
                  <w:szCs w:val="20"/>
                </w:rPr>
                <w:t>function</w:t>
              </w:r>
            </w:ins>
          </w:p>
        </w:tc>
        <w:tc>
          <w:tcPr>
            <w:tcW w:w="1165" w:type="pct"/>
            <w:tcPrChange w:id="1695" w:author="abahl02@student.ubc.ca" w:date="2023-07-19T12:43:00Z">
              <w:tcPr>
                <w:tcW w:w="1165" w:type="pct"/>
                <w:gridSpan w:val="2"/>
                <w:vAlign w:val="bottom"/>
              </w:tcPr>
            </w:tcPrChange>
          </w:tcPr>
          <w:p w14:paraId="48608AA8" w14:textId="71A75F12" w:rsidR="002F65DC" w:rsidRDefault="002F65DC" w:rsidP="002F65DC">
            <w:pPr>
              <w:spacing w:line="360" w:lineRule="auto"/>
              <w:jc w:val="both"/>
              <w:rPr>
                <w:ins w:id="1696" w:author="abahl02@student.ubc.ca" w:date="2023-07-19T12:17:00Z"/>
              </w:rPr>
            </w:pPr>
            <w:ins w:id="1697" w:author="abahl02@student.ubc.ca" w:date="2023-07-19T12:43:00Z">
              <w:r w:rsidRPr="00B1657A">
                <w:rPr>
                  <w:sz w:val="20"/>
                  <w:szCs w:val="20"/>
                </w:rPr>
                <w:t>Spawning</w:t>
              </w:r>
            </w:ins>
          </w:p>
        </w:tc>
        <w:tc>
          <w:tcPr>
            <w:tcW w:w="1493" w:type="pct"/>
            <w:vAlign w:val="bottom"/>
            <w:tcPrChange w:id="1698" w:author="abahl02@student.ubc.ca" w:date="2023-07-19T12:43:00Z">
              <w:tcPr>
                <w:tcW w:w="1493" w:type="pct"/>
                <w:gridSpan w:val="2"/>
                <w:vAlign w:val="bottom"/>
              </w:tcPr>
            </w:tcPrChange>
          </w:tcPr>
          <w:p w14:paraId="3AB42F04" w14:textId="7195238D" w:rsidR="002F65DC" w:rsidRDefault="002F65DC" w:rsidP="002F65DC">
            <w:pPr>
              <w:spacing w:line="360" w:lineRule="auto"/>
              <w:jc w:val="both"/>
              <w:rPr>
                <w:ins w:id="1699" w:author="abahl02@student.ubc.ca" w:date="2023-07-19T12:17:00Z"/>
              </w:rPr>
            </w:pPr>
            <w:ins w:id="1700" w:author="abahl02@student.ubc.ca" w:date="2023-07-19T12:37:00Z">
              <w:r>
                <w:rPr>
                  <w:sz w:val="20"/>
                  <w:szCs w:val="20"/>
                </w:rPr>
                <w:t>Chlorophyll-a</w:t>
              </w:r>
            </w:ins>
          </w:p>
        </w:tc>
        <w:tc>
          <w:tcPr>
            <w:tcW w:w="865" w:type="pct"/>
            <w:vAlign w:val="bottom"/>
            <w:tcPrChange w:id="1701" w:author="abahl02@student.ubc.ca" w:date="2023-07-19T12:43:00Z">
              <w:tcPr>
                <w:tcW w:w="865" w:type="pct"/>
                <w:gridSpan w:val="2"/>
                <w:vAlign w:val="bottom"/>
              </w:tcPr>
            </w:tcPrChange>
          </w:tcPr>
          <w:p w14:paraId="2D7C7A15" w14:textId="77777777" w:rsidR="002F65DC" w:rsidRDefault="002F65DC" w:rsidP="002F65DC">
            <w:pPr>
              <w:spacing w:line="360" w:lineRule="auto"/>
              <w:jc w:val="both"/>
              <w:rPr>
                <w:ins w:id="1702" w:author="abahl02@student.ubc.ca" w:date="2023-07-19T12:17:00Z"/>
              </w:rPr>
            </w:pPr>
            <w:ins w:id="1703" w:author="abahl02@student.ubc.ca" w:date="2023-07-19T12:17:00Z">
              <w:r>
                <w:rPr>
                  <w:sz w:val="20"/>
                  <w:szCs w:val="20"/>
                </w:rPr>
                <w:t>ID37</w:t>
              </w:r>
            </w:ins>
          </w:p>
        </w:tc>
      </w:tr>
      <w:tr w:rsidR="002F65DC" w14:paraId="54246955" w14:textId="77777777" w:rsidTr="00CF0961">
        <w:tblPrEx>
          <w:tblPrExChange w:id="1704" w:author="abahl02@student.ubc.ca" w:date="2023-07-19T12:43:00Z">
            <w:tblPrEx>
              <w:tblW w:w="6043" w:type="pct"/>
              <w:tblInd w:w="-995" w:type="dxa"/>
            </w:tblPrEx>
          </w:tblPrExChange>
        </w:tblPrEx>
        <w:trPr>
          <w:ins w:id="1705" w:author="abahl02@student.ubc.ca" w:date="2023-07-19T12:17:00Z"/>
          <w:trPrChange w:id="1706" w:author="abahl02@student.ubc.ca" w:date="2023-07-19T12:43:00Z">
            <w:trPr>
              <w:gridAfter w:val="0"/>
            </w:trPr>
          </w:trPrChange>
        </w:trPr>
        <w:tc>
          <w:tcPr>
            <w:tcW w:w="828" w:type="pct"/>
            <w:vMerge/>
            <w:vAlign w:val="bottom"/>
            <w:tcPrChange w:id="1707" w:author="abahl02@student.ubc.ca" w:date="2023-07-19T12:43:00Z">
              <w:tcPr>
                <w:tcW w:w="828" w:type="pct"/>
                <w:gridSpan w:val="2"/>
                <w:vMerge/>
                <w:vAlign w:val="bottom"/>
              </w:tcPr>
            </w:tcPrChange>
          </w:tcPr>
          <w:p w14:paraId="6DDEF094" w14:textId="6DDB997C" w:rsidR="002F65DC" w:rsidRDefault="002F65DC" w:rsidP="002F65DC">
            <w:pPr>
              <w:spacing w:line="360" w:lineRule="auto"/>
              <w:jc w:val="both"/>
              <w:rPr>
                <w:ins w:id="1708" w:author="abahl02@student.ubc.ca" w:date="2023-07-19T12:17:00Z"/>
              </w:rPr>
            </w:pPr>
          </w:p>
        </w:tc>
        <w:tc>
          <w:tcPr>
            <w:tcW w:w="649" w:type="pct"/>
            <w:vAlign w:val="bottom"/>
            <w:tcPrChange w:id="1709" w:author="abahl02@student.ubc.ca" w:date="2023-07-19T12:43:00Z">
              <w:tcPr>
                <w:tcW w:w="649" w:type="pct"/>
                <w:gridSpan w:val="2"/>
                <w:vAlign w:val="bottom"/>
              </w:tcPr>
            </w:tcPrChange>
          </w:tcPr>
          <w:p w14:paraId="1CC06204" w14:textId="77777777" w:rsidR="002F65DC" w:rsidRDefault="002F65DC" w:rsidP="002F65DC">
            <w:pPr>
              <w:spacing w:line="360" w:lineRule="auto"/>
              <w:jc w:val="both"/>
              <w:rPr>
                <w:ins w:id="1710" w:author="abahl02@student.ubc.ca" w:date="2023-07-19T12:17:00Z"/>
              </w:rPr>
            </w:pPr>
            <w:ins w:id="1711" w:author="abahl02@student.ubc.ca" w:date="2023-07-19T12:17:00Z">
              <w:r>
                <w:rPr>
                  <w:sz w:val="20"/>
                  <w:szCs w:val="20"/>
                </w:rPr>
                <w:t>function</w:t>
              </w:r>
            </w:ins>
          </w:p>
        </w:tc>
        <w:tc>
          <w:tcPr>
            <w:tcW w:w="1165" w:type="pct"/>
            <w:tcPrChange w:id="1712" w:author="abahl02@student.ubc.ca" w:date="2023-07-19T12:43:00Z">
              <w:tcPr>
                <w:tcW w:w="1165" w:type="pct"/>
                <w:gridSpan w:val="2"/>
                <w:vAlign w:val="bottom"/>
              </w:tcPr>
            </w:tcPrChange>
          </w:tcPr>
          <w:p w14:paraId="1B7CFDDC" w14:textId="6F1856E8" w:rsidR="002F65DC" w:rsidRDefault="002F65DC" w:rsidP="002F65DC">
            <w:pPr>
              <w:spacing w:line="360" w:lineRule="auto"/>
              <w:jc w:val="both"/>
              <w:rPr>
                <w:ins w:id="1713" w:author="abahl02@student.ubc.ca" w:date="2023-07-19T12:17:00Z"/>
              </w:rPr>
            </w:pPr>
            <w:ins w:id="1714" w:author="abahl02@student.ubc.ca" w:date="2023-07-19T12:43:00Z">
              <w:r w:rsidRPr="00B1657A">
                <w:rPr>
                  <w:sz w:val="20"/>
                  <w:szCs w:val="20"/>
                </w:rPr>
                <w:t>Spawning</w:t>
              </w:r>
            </w:ins>
          </w:p>
        </w:tc>
        <w:tc>
          <w:tcPr>
            <w:tcW w:w="1493" w:type="pct"/>
            <w:vAlign w:val="bottom"/>
            <w:tcPrChange w:id="1715" w:author="abahl02@student.ubc.ca" w:date="2023-07-19T12:43:00Z">
              <w:tcPr>
                <w:tcW w:w="1493" w:type="pct"/>
                <w:gridSpan w:val="2"/>
                <w:vAlign w:val="bottom"/>
              </w:tcPr>
            </w:tcPrChange>
          </w:tcPr>
          <w:p w14:paraId="2523A290" w14:textId="77777777" w:rsidR="002F65DC" w:rsidRDefault="002F65DC" w:rsidP="002F65DC">
            <w:pPr>
              <w:spacing w:line="360" w:lineRule="auto"/>
              <w:jc w:val="both"/>
              <w:rPr>
                <w:ins w:id="1716" w:author="abahl02@student.ubc.ca" w:date="2023-07-19T12:17:00Z"/>
              </w:rPr>
            </w:pPr>
            <w:ins w:id="1717" w:author="abahl02@student.ubc.ca" w:date="2023-07-19T12:17:00Z">
              <w:r>
                <w:rPr>
                  <w:sz w:val="20"/>
                  <w:szCs w:val="20"/>
                </w:rPr>
                <w:t>POC</w:t>
              </w:r>
            </w:ins>
          </w:p>
        </w:tc>
        <w:tc>
          <w:tcPr>
            <w:tcW w:w="865" w:type="pct"/>
            <w:vAlign w:val="bottom"/>
            <w:tcPrChange w:id="1718" w:author="abahl02@student.ubc.ca" w:date="2023-07-19T12:43:00Z">
              <w:tcPr>
                <w:tcW w:w="865" w:type="pct"/>
                <w:gridSpan w:val="2"/>
                <w:vAlign w:val="bottom"/>
              </w:tcPr>
            </w:tcPrChange>
          </w:tcPr>
          <w:p w14:paraId="63202648" w14:textId="77777777" w:rsidR="002F65DC" w:rsidRDefault="002F65DC" w:rsidP="002F65DC">
            <w:pPr>
              <w:spacing w:line="360" w:lineRule="auto"/>
              <w:jc w:val="both"/>
              <w:rPr>
                <w:ins w:id="1719" w:author="abahl02@student.ubc.ca" w:date="2023-07-19T12:17:00Z"/>
              </w:rPr>
            </w:pPr>
            <w:ins w:id="1720" w:author="abahl02@student.ubc.ca" w:date="2023-07-19T12:17:00Z">
              <w:r>
                <w:rPr>
                  <w:sz w:val="20"/>
                  <w:szCs w:val="20"/>
                </w:rPr>
                <w:t>ID38</w:t>
              </w:r>
            </w:ins>
          </w:p>
        </w:tc>
      </w:tr>
      <w:tr w:rsidR="002F65DC" w14:paraId="1CC88C81" w14:textId="77777777" w:rsidTr="00CF0961">
        <w:tblPrEx>
          <w:tblPrExChange w:id="1721" w:author="abahl02@student.ubc.ca" w:date="2023-07-19T12:43:00Z">
            <w:tblPrEx>
              <w:tblW w:w="6043" w:type="pct"/>
              <w:tblInd w:w="-995" w:type="dxa"/>
            </w:tblPrEx>
          </w:tblPrExChange>
        </w:tblPrEx>
        <w:trPr>
          <w:ins w:id="1722" w:author="abahl02@student.ubc.ca" w:date="2023-07-19T12:17:00Z"/>
          <w:trPrChange w:id="1723" w:author="abahl02@student.ubc.ca" w:date="2023-07-19T12:43:00Z">
            <w:trPr>
              <w:gridAfter w:val="0"/>
            </w:trPr>
          </w:trPrChange>
        </w:trPr>
        <w:tc>
          <w:tcPr>
            <w:tcW w:w="828" w:type="pct"/>
            <w:vMerge/>
            <w:vAlign w:val="bottom"/>
            <w:tcPrChange w:id="1724" w:author="abahl02@student.ubc.ca" w:date="2023-07-19T12:43:00Z">
              <w:tcPr>
                <w:tcW w:w="828" w:type="pct"/>
                <w:gridSpan w:val="2"/>
                <w:vMerge/>
                <w:vAlign w:val="bottom"/>
              </w:tcPr>
            </w:tcPrChange>
          </w:tcPr>
          <w:p w14:paraId="633807EA" w14:textId="39F5A758" w:rsidR="002F65DC" w:rsidRDefault="002F65DC" w:rsidP="002F65DC">
            <w:pPr>
              <w:spacing w:line="360" w:lineRule="auto"/>
              <w:jc w:val="both"/>
              <w:rPr>
                <w:ins w:id="1725" w:author="abahl02@student.ubc.ca" w:date="2023-07-19T12:17:00Z"/>
              </w:rPr>
            </w:pPr>
          </w:p>
        </w:tc>
        <w:tc>
          <w:tcPr>
            <w:tcW w:w="649" w:type="pct"/>
            <w:vAlign w:val="bottom"/>
            <w:tcPrChange w:id="1726" w:author="abahl02@student.ubc.ca" w:date="2023-07-19T12:43:00Z">
              <w:tcPr>
                <w:tcW w:w="649" w:type="pct"/>
                <w:gridSpan w:val="2"/>
                <w:vAlign w:val="bottom"/>
              </w:tcPr>
            </w:tcPrChange>
          </w:tcPr>
          <w:p w14:paraId="779480B5" w14:textId="77777777" w:rsidR="002F65DC" w:rsidRDefault="002F65DC" w:rsidP="002F65DC">
            <w:pPr>
              <w:spacing w:line="360" w:lineRule="auto"/>
              <w:jc w:val="both"/>
              <w:rPr>
                <w:ins w:id="1727" w:author="abahl02@student.ubc.ca" w:date="2023-07-19T12:17:00Z"/>
              </w:rPr>
            </w:pPr>
            <w:ins w:id="1728" w:author="abahl02@student.ubc.ca" w:date="2023-07-19T12:17:00Z">
              <w:r>
                <w:rPr>
                  <w:sz w:val="20"/>
                  <w:szCs w:val="20"/>
                </w:rPr>
                <w:t>function</w:t>
              </w:r>
            </w:ins>
          </w:p>
        </w:tc>
        <w:tc>
          <w:tcPr>
            <w:tcW w:w="1165" w:type="pct"/>
            <w:tcPrChange w:id="1729" w:author="abahl02@student.ubc.ca" w:date="2023-07-19T12:43:00Z">
              <w:tcPr>
                <w:tcW w:w="1165" w:type="pct"/>
                <w:gridSpan w:val="2"/>
                <w:vAlign w:val="bottom"/>
              </w:tcPr>
            </w:tcPrChange>
          </w:tcPr>
          <w:p w14:paraId="171AA4C1" w14:textId="6EE038B8" w:rsidR="002F65DC" w:rsidRDefault="002F65DC" w:rsidP="002F65DC">
            <w:pPr>
              <w:spacing w:line="360" w:lineRule="auto"/>
              <w:jc w:val="both"/>
              <w:rPr>
                <w:ins w:id="1730" w:author="abahl02@student.ubc.ca" w:date="2023-07-19T12:17:00Z"/>
              </w:rPr>
            </w:pPr>
            <w:ins w:id="1731" w:author="abahl02@student.ubc.ca" w:date="2023-07-19T12:43:00Z">
              <w:r w:rsidRPr="00B1657A">
                <w:rPr>
                  <w:sz w:val="20"/>
                  <w:szCs w:val="20"/>
                </w:rPr>
                <w:t>Spawning</w:t>
              </w:r>
            </w:ins>
          </w:p>
        </w:tc>
        <w:tc>
          <w:tcPr>
            <w:tcW w:w="1493" w:type="pct"/>
            <w:vAlign w:val="bottom"/>
            <w:tcPrChange w:id="1732" w:author="abahl02@student.ubc.ca" w:date="2023-07-19T12:43:00Z">
              <w:tcPr>
                <w:tcW w:w="1493" w:type="pct"/>
                <w:gridSpan w:val="2"/>
                <w:vAlign w:val="bottom"/>
              </w:tcPr>
            </w:tcPrChange>
          </w:tcPr>
          <w:p w14:paraId="742F4379" w14:textId="28A34C9D" w:rsidR="002F65DC" w:rsidRDefault="002F65DC" w:rsidP="002F65DC">
            <w:pPr>
              <w:spacing w:line="360" w:lineRule="auto"/>
              <w:jc w:val="both"/>
              <w:rPr>
                <w:ins w:id="1733" w:author="abahl02@student.ubc.ca" w:date="2023-07-19T12:17:00Z"/>
              </w:rPr>
            </w:pPr>
            <w:ins w:id="1734" w:author="abahl02@student.ubc.ca" w:date="2023-07-19T12:38:00Z">
              <w:r>
                <w:rPr>
                  <w:sz w:val="20"/>
                  <w:szCs w:val="20"/>
                </w:rPr>
                <w:t>F</w:t>
              </w:r>
              <w:r>
                <w:rPr>
                  <w:sz w:val="20"/>
                  <w:szCs w:val="20"/>
                </w:rPr>
                <w:t>atty</w:t>
              </w:r>
              <w:r>
                <w:rPr>
                  <w:sz w:val="20"/>
                  <w:szCs w:val="20"/>
                </w:rPr>
                <w:t xml:space="preserve"> </w:t>
              </w:r>
              <w:r>
                <w:rPr>
                  <w:sz w:val="20"/>
                  <w:szCs w:val="20"/>
                </w:rPr>
                <w:t>acid</w:t>
              </w:r>
              <w:r>
                <w:rPr>
                  <w:sz w:val="20"/>
                  <w:szCs w:val="20"/>
                </w:rPr>
                <w:t xml:space="preserve"> </w:t>
              </w:r>
              <w:r>
                <w:rPr>
                  <w:sz w:val="20"/>
                  <w:szCs w:val="20"/>
                </w:rPr>
                <w:t>composition</w:t>
              </w:r>
              <w:r>
                <w:rPr>
                  <w:sz w:val="20"/>
                  <w:szCs w:val="20"/>
                </w:rPr>
                <w:t xml:space="preserve"> (prey)</w:t>
              </w:r>
            </w:ins>
          </w:p>
        </w:tc>
        <w:tc>
          <w:tcPr>
            <w:tcW w:w="865" w:type="pct"/>
            <w:vAlign w:val="bottom"/>
            <w:tcPrChange w:id="1735" w:author="abahl02@student.ubc.ca" w:date="2023-07-19T12:43:00Z">
              <w:tcPr>
                <w:tcW w:w="865" w:type="pct"/>
                <w:gridSpan w:val="2"/>
                <w:vAlign w:val="bottom"/>
              </w:tcPr>
            </w:tcPrChange>
          </w:tcPr>
          <w:p w14:paraId="543C5E1C" w14:textId="77777777" w:rsidR="002F65DC" w:rsidRDefault="002F65DC" w:rsidP="002F65DC">
            <w:pPr>
              <w:spacing w:line="360" w:lineRule="auto"/>
              <w:jc w:val="both"/>
              <w:rPr>
                <w:ins w:id="1736" w:author="abahl02@student.ubc.ca" w:date="2023-07-19T12:17:00Z"/>
              </w:rPr>
            </w:pPr>
            <w:ins w:id="1737" w:author="abahl02@student.ubc.ca" w:date="2023-07-19T12:17:00Z">
              <w:r>
                <w:rPr>
                  <w:sz w:val="20"/>
                  <w:szCs w:val="20"/>
                </w:rPr>
                <w:t>ID39</w:t>
              </w:r>
            </w:ins>
          </w:p>
        </w:tc>
      </w:tr>
      <w:tr w:rsidR="002F65DC" w14:paraId="2EDB4BC9" w14:textId="77777777" w:rsidTr="00CF0961">
        <w:tblPrEx>
          <w:tblPrExChange w:id="1738" w:author="abahl02@student.ubc.ca" w:date="2023-07-19T12:43:00Z">
            <w:tblPrEx>
              <w:tblW w:w="6043" w:type="pct"/>
              <w:tblInd w:w="-995" w:type="dxa"/>
            </w:tblPrEx>
          </w:tblPrExChange>
        </w:tblPrEx>
        <w:trPr>
          <w:ins w:id="1739" w:author="abahl02@student.ubc.ca" w:date="2023-07-19T12:17:00Z"/>
          <w:trPrChange w:id="1740" w:author="abahl02@student.ubc.ca" w:date="2023-07-19T12:43:00Z">
            <w:trPr>
              <w:gridAfter w:val="0"/>
            </w:trPr>
          </w:trPrChange>
        </w:trPr>
        <w:tc>
          <w:tcPr>
            <w:tcW w:w="828" w:type="pct"/>
            <w:vMerge/>
            <w:vAlign w:val="bottom"/>
            <w:tcPrChange w:id="1741" w:author="abahl02@student.ubc.ca" w:date="2023-07-19T12:43:00Z">
              <w:tcPr>
                <w:tcW w:w="828" w:type="pct"/>
                <w:gridSpan w:val="2"/>
                <w:vMerge/>
                <w:vAlign w:val="bottom"/>
              </w:tcPr>
            </w:tcPrChange>
          </w:tcPr>
          <w:p w14:paraId="50146047" w14:textId="7627CD6C" w:rsidR="002F65DC" w:rsidRDefault="002F65DC" w:rsidP="002F65DC">
            <w:pPr>
              <w:spacing w:line="360" w:lineRule="auto"/>
              <w:jc w:val="both"/>
              <w:rPr>
                <w:ins w:id="1742" w:author="abahl02@student.ubc.ca" w:date="2023-07-19T12:17:00Z"/>
              </w:rPr>
            </w:pPr>
          </w:p>
        </w:tc>
        <w:tc>
          <w:tcPr>
            <w:tcW w:w="649" w:type="pct"/>
            <w:vAlign w:val="bottom"/>
            <w:tcPrChange w:id="1743" w:author="abahl02@student.ubc.ca" w:date="2023-07-19T12:43:00Z">
              <w:tcPr>
                <w:tcW w:w="649" w:type="pct"/>
                <w:gridSpan w:val="2"/>
                <w:vAlign w:val="bottom"/>
              </w:tcPr>
            </w:tcPrChange>
          </w:tcPr>
          <w:p w14:paraId="38BE5BFC" w14:textId="77777777" w:rsidR="002F65DC" w:rsidRDefault="002F65DC" w:rsidP="002F65DC">
            <w:pPr>
              <w:spacing w:line="360" w:lineRule="auto"/>
              <w:jc w:val="both"/>
              <w:rPr>
                <w:ins w:id="1744" w:author="abahl02@student.ubc.ca" w:date="2023-07-19T12:17:00Z"/>
              </w:rPr>
            </w:pPr>
            <w:ins w:id="1745" w:author="abahl02@student.ubc.ca" w:date="2023-07-19T12:17:00Z">
              <w:r>
                <w:rPr>
                  <w:sz w:val="20"/>
                  <w:szCs w:val="20"/>
                </w:rPr>
                <w:t>function</w:t>
              </w:r>
            </w:ins>
          </w:p>
        </w:tc>
        <w:tc>
          <w:tcPr>
            <w:tcW w:w="1165" w:type="pct"/>
            <w:tcPrChange w:id="1746" w:author="abahl02@student.ubc.ca" w:date="2023-07-19T12:43:00Z">
              <w:tcPr>
                <w:tcW w:w="1165" w:type="pct"/>
                <w:gridSpan w:val="2"/>
                <w:vAlign w:val="bottom"/>
              </w:tcPr>
            </w:tcPrChange>
          </w:tcPr>
          <w:p w14:paraId="79DBA45E" w14:textId="5B9DB8BA" w:rsidR="002F65DC" w:rsidRDefault="002F65DC" w:rsidP="002F65DC">
            <w:pPr>
              <w:spacing w:line="360" w:lineRule="auto"/>
              <w:jc w:val="both"/>
              <w:rPr>
                <w:ins w:id="1747" w:author="abahl02@student.ubc.ca" w:date="2023-07-19T12:17:00Z"/>
              </w:rPr>
            </w:pPr>
            <w:ins w:id="1748" w:author="abahl02@student.ubc.ca" w:date="2023-07-19T12:43:00Z">
              <w:r w:rsidRPr="00B1657A">
                <w:rPr>
                  <w:sz w:val="20"/>
                  <w:szCs w:val="20"/>
                </w:rPr>
                <w:t>Spawning</w:t>
              </w:r>
            </w:ins>
          </w:p>
        </w:tc>
        <w:tc>
          <w:tcPr>
            <w:tcW w:w="1493" w:type="pct"/>
            <w:vAlign w:val="bottom"/>
            <w:tcPrChange w:id="1749" w:author="abahl02@student.ubc.ca" w:date="2023-07-19T12:43:00Z">
              <w:tcPr>
                <w:tcW w:w="1493" w:type="pct"/>
                <w:gridSpan w:val="2"/>
                <w:vAlign w:val="bottom"/>
              </w:tcPr>
            </w:tcPrChange>
          </w:tcPr>
          <w:p w14:paraId="7A3D9179" w14:textId="0C9A75DF" w:rsidR="002F65DC" w:rsidRDefault="002F65DC" w:rsidP="002F65DC">
            <w:pPr>
              <w:spacing w:line="360" w:lineRule="auto"/>
              <w:jc w:val="both"/>
              <w:rPr>
                <w:ins w:id="1750" w:author="abahl02@student.ubc.ca" w:date="2023-07-19T12:17:00Z"/>
              </w:rPr>
            </w:pPr>
            <w:ins w:id="1751" w:author="abahl02@student.ubc.ca" w:date="2023-07-19T12:39:00Z">
              <w:r>
                <w:rPr>
                  <w:sz w:val="20"/>
                  <w:szCs w:val="20"/>
                </w:rPr>
                <w:t>P</w:t>
              </w:r>
            </w:ins>
            <w:ins w:id="1752" w:author="abahl02@student.ubc.ca" w:date="2023-07-19T12:17:00Z">
              <w:r>
                <w:rPr>
                  <w:sz w:val="20"/>
                  <w:szCs w:val="20"/>
                </w:rPr>
                <w:t>hotoperiod</w:t>
              </w:r>
            </w:ins>
          </w:p>
        </w:tc>
        <w:tc>
          <w:tcPr>
            <w:tcW w:w="865" w:type="pct"/>
            <w:vAlign w:val="bottom"/>
            <w:tcPrChange w:id="1753" w:author="abahl02@student.ubc.ca" w:date="2023-07-19T12:43:00Z">
              <w:tcPr>
                <w:tcW w:w="865" w:type="pct"/>
                <w:gridSpan w:val="2"/>
                <w:vAlign w:val="bottom"/>
              </w:tcPr>
            </w:tcPrChange>
          </w:tcPr>
          <w:p w14:paraId="2702BB61" w14:textId="77777777" w:rsidR="002F65DC" w:rsidRDefault="002F65DC" w:rsidP="002F65DC">
            <w:pPr>
              <w:spacing w:line="360" w:lineRule="auto"/>
              <w:jc w:val="both"/>
              <w:rPr>
                <w:ins w:id="1754" w:author="abahl02@student.ubc.ca" w:date="2023-07-19T12:17:00Z"/>
              </w:rPr>
            </w:pPr>
            <w:ins w:id="1755" w:author="abahl02@student.ubc.ca" w:date="2023-07-19T12:17:00Z">
              <w:r>
                <w:rPr>
                  <w:sz w:val="20"/>
                  <w:szCs w:val="20"/>
                </w:rPr>
                <w:t>ID40</w:t>
              </w:r>
            </w:ins>
          </w:p>
        </w:tc>
      </w:tr>
      <w:tr w:rsidR="002F65DC" w14:paraId="23833F3A" w14:textId="77777777" w:rsidTr="00CF0961">
        <w:tblPrEx>
          <w:tblPrExChange w:id="1756" w:author="abahl02@student.ubc.ca" w:date="2023-07-19T12:43:00Z">
            <w:tblPrEx>
              <w:tblW w:w="6043" w:type="pct"/>
              <w:tblInd w:w="-995" w:type="dxa"/>
            </w:tblPrEx>
          </w:tblPrExChange>
        </w:tblPrEx>
        <w:trPr>
          <w:ins w:id="1757" w:author="abahl02@student.ubc.ca" w:date="2023-07-19T12:17:00Z"/>
          <w:trPrChange w:id="1758" w:author="abahl02@student.ubc.ca" w:date="2023-07-19T12:43:00Z">
            <w:trPr>
              <w:gridAfter w:val="0"/>
            </w:trPr>
          </w:trPrChange>
        </w:trPr>
        <w:tc>
          <w:tcPr>
            <w:tcW w:w="828" w:type="pct"/>
            <w:vMerge/>
            <w:vAlign w:val="bottom"/>
            <w:tcPrChange w:id="1759" w:author="abahl02@student.ubc.ca" w:date="2023-07-19T12:43:00Z">
              <w:tcPr>
                <w:tcW w:w="828" w:type="pct"/>
                <w:gridSpan w:val="2"/>
                <w:vMerge/>
                <w:vAlign w:val="bottom"/>
              </w:tcPr>
            </w:tcPrChange>
          </w:tcPr>
          <w:p w14:paraId="2DF725CD" w14:textId="73BA9F21" w:rsidR="002F65DC" w:rsidRDefault="002F65DC" w:rsidP="002F65DC">
            <w:pPr>
              <w:spacing w:line="360" w:lineRule="auto"/>
              <w:jc w:val="both"/>
              <w:rPr>
                <w:ins w:id="1760" w:author="abahl02@student.ubc.ca" w:date="2023-07-19T12:17:00Z"/>
              </w:rPr>
            </w:pPr>
          </w:p>
        </w:tc>
        <w:tc>
          <w:tcPr>
            <w:tcW w:w="649" w:type="pct"/>
            <w:vAlign w:val="bottom"/>
            <w:tcPrChange w:id="1761" w:author="abahl02@student.ubc.ca" w:date="2023-07-19T12:43:00Z">
              <w:tcPr>
                <w:tcW w:w="649" w:type="pct"/>
                <w:gridSpan w:val="2"/>
                <w:vAlign w:val="bottom"/>
              </w:tcPr>
            </w:tcPrChange>
          </w:tcPr>
          <w:p w14:paraId="7D7203C2" w14:textId="77777777" w:rsidR="002F65DC" w:rsidRDefault="002F65DC" w:rsidP="002F65DC">
            <w:pPr>
              <w:spacing w:line="360" w:lineRule="auto"/>
              <w:jc w:val="both"/>
              <w:rPr>
                <w:ins w:id="1762" w:author="abahl02@student.ubc.ca" w:date="2023-07-19T12:17:00Z"/>
              </w:rPr>
            </w:pPr>
            <w:ins w:id="1763" w:author="abahl02@student.ubc.ca" w:date="2023-07-19T12:17:00Z">
              <w:r>
                <w:rPr>
                  <w:sz w:val="20"/>
                  <w:szCs w:val="20"/>
                </w:rPr>
                <w:t>function</w:t>
              </w:r>
            </w:ins>
          </w:p>
        </w:tc>
        <w:tc>
          <w:tcPr>
            <w:tcW w:w="1165" w:type="pct"/>
            <w:tcPrChange w:id="1764" w:author="abahl02@student.ubc.ca" w:date="2023-07-19T12:43:00Z">
              <w:tcPr>
                <w:tcW w:w="1165" w:type="pct"/>
                <w:gridSpan w:val="2"/>
                <w:vAlign w:val="bottom"/>
              </w:tcPr>
            </w:tcPrChange>
          </w:tcPr>
          <w:p w14:paraId="1A0724F6" w14:textId="2D614B6E" w:rsidR="002F65DC" w:rsidRDefault="002F65DC" w:rsidP="002F65DC">
            <w:pPr>
              <w:spacing w:line="360" w:lineRule="auto"/>
              <w:jc w:val="both"/>
              <w:rPr>
                <w:ins w:id="1765" w:author="abahl02@student.ubc.ca" w:date="2023-07-19T12:17:00Z"/>
              </w:rPr>
            </w:pPr>
            <w:ins w:id="1766" w:author="abahl02@student.ubc.ca" w:date="2023-07-19T12:43:00Z">
              <w:r w:rsidRPr="00B1657A">
                <w:rPr>
                  <w:sz w:val="20"/>
                  <w:szCs w:val="20"/>
                </w:rPr>
                <w:t>Spawning</w:t>
              </w:r>
            </w:ins>
          </w:p>
        </w:tc>
        <w:tc>
          <w:tcPr>
            <w:tcW w:w="1493" w:type="pct"/>
            <w:vAlign w:val="bottom"/>
            <w:tcPrChange w:id="1767" w:author="abahl02@student.ubc.ca" w:date="2023-07-19T12:43:00Z">
              <w:tcPr>
                <w:tcW w:w="1493" w:type="pct"/>
                <w:gridSpan w:val="2"/>
                <w:vAlign w:val="bottom"/>
              </w:tcPr>
            </w:tcPrChange>
          </w:tcPr>
          <w:p w14:paraId="1F21B208" w14:textId="5BB0C9F4" w:rsidR="002F65DC" w:rsidRDefault="002F65DC" w:rsidP="002F65DC">
            <w:pPr>
              <w:spacing w:line="360" w:lineRule="auto"/>
              <w:jc w:val="both"/>
              <w:rPr>
                <w:ins w:id="1768" w:author="abahl02@student.ubc.ca" w:date="2023-07-19T12:17:00Z"/>
              </w:rPr>
            </w:pPr>
            <w:ins w:id="1769" w:author="abahl02@student.ubc.ca" w:date="2023-07-19T12:38:00Z">
              <w:r>
                <w:rPr>
                  <w:sz w:val="20"/>
                  <w:szCs w:val="20"/>
                </w:rPr>
                <w:t>D</w:t>
              </w:r>
            </w:ins>
            <w:ins w:id="1770" w:author="abahl02@student.ubc.ca" w:date="2023-07-19T12:17:00Z">
              <w:r>
                <w:rPr>
                  <w:sz w:val="20"/>
                  <w:szCs w:val="20"/>
                </w:rPr>
                <w:t>istance</w:t>
              </w:r>
            </w:ins>
            <w:ins w:id="1771" w:author="abahl02@student.ubc.ca" w:date="2023-07-19T12:38:00Z">
              <w:r>
                <w:rPr>
                  <w:sz w:val="20"/>
                  <w:szCs w:val="20"/>
                </w:rPr>
                <w:t xml:space="preserve"> </w:t>
              </w:r>
            </w:ins>
            <w:ins w:id="1772" w:author="abahl02@student.ubc.ca" w:date="2023-07-19T12:17:00Z">
              <w:r>
                <w:rPr>
                  <w:sz w:val="20"/>
                  <w:szCs w:val="20"/>
                </w:rPr>
                <w:t>to</w:t>
              </w:r>
            </w:ins>
            <w:ins w:id="1773" w:author="abahl02@student.ubc.ca" w:date="2023-07-19T12:38:00Z">
              <w:r>
                <w:rPr>
                  <w:sz w:val="20"/>
                  <w:szCs w:val="20"/>
                </w:rPr>
                <w:t xml:space="preserve"> </w:t>
              </w:r>
            </w:ins>
            <w:ins w:id="1774" w:author="abahl02@student.ubc.ca" w:date="2023-07-19T12:17:00Z">
              <w:r>
                <w:rPr>
                  <w:sz w:val="20"/>
                  <w:szCs w:val="20"/>
                </w:rPr>
                <w:t>shelf</w:t>
              </w:r>
            </w:ins>
          </w:p>
        </w:tc>
        <w:tc>
          <w:tcPr>
            <w:tcW w:w="865" w:type="pct"/>
            <w:vAlign w:val="bottom"/>
            <w:tcPrChange w:id="1775" w:author="abahl02@student.ubc.ca" w:date="2023-07-19T12:43:00Z">
              <w:tcPr>
                <w:tcW w:w="865" w:type="pct"/>
                <w:gridSpan w:val="2"/>
                <w:vAlign w:val="bottom"/>
              </w:tcPr>
            </w:tcPrChange>
          </w:tcPr>
          <w:p w14:paraId="6AB7AD61" w14:textId="77777777" w:rsidR="002F65DC" w:rsidRDefault="002F65DC" w:rsidP="002F65DC">
            <w:pPr>
              <w:spacing w:line="360" w:lineRule="auto"/>
              <w:jc w:val="both"/>
              <w:rPr>
                <w:ins w:id="1776" w:author="abahl02@student.ubc.ca" w:date="2023-07-19T12:17:00Z"/>
              </w:rPr>
            </w:pPr>
            <w:ins w:id="1777" w:author="abahl02@student.ubc.ca" w:date="2023-07-19T12:17:00Z">
              <w:r>
                <w:rPr>
                  <w:sz w:val="20"/>
                  <w:szCs w:val="20"/>
                </w:rPr>
                <w:t>ID41</w:t>
              </w:r>
            </w:ins>
          </w:p>
        </w:tc>
      </w:tr>
      <w:tr w:rsidR="00422C3E" w14:paraId="1F8BFCF7" w14:textId="77777777" w:rsidTr="00422C3E">
        <w:tblPrEx>
          <w:tblPrExChange w:id="1778" w:author="abahl02@student.ubc.ca" w:date="2023-07-19T12:22:00Z">
            <w:tblPrEx>
              <w:tblW w:w="6043" w:type="pct"/>
              <w:tblInd w:w="-995" w:type="dxa"/>
            </w:tblPrEx>
          </w:tblPrExChange>
        </w:tblPrEx>
        <w:trPr>
          <w:ins w:id="1779" w:author="abahl02@student.ubc.ca" w:date="2023-07-19T12:17:00Z"/>
          <w:trPrChange w:id="1780" w:author="abahl02@student.ubc.ca" w:date="2023-07-19T12:22:00Z">
            <w:trPr>
              <w:gridAfter w:val="0"/>
            </w:trPr>
          </w:trPrChange>
        </w:trPr>
        <w:tc>
          <w:tcPr>
            <w:tcW w:w="828" w:type="pct"/>
            <w:vMerge w:val="restart"/>
            <w:vAlign w:val="center"/>
            <w:tcPrChange w:id="1781" w:author="abahl02@student.ubc.ca" w:date="2023-07-19T12:22:00Z">
              <w:tcPr>
                <w:tcW w:w="828" w:type="pct"/>
                <w:gridSpan w:val="2"/>
                <w:vMerge w:val="restart"/>
                <w:vAlign w:val="bottom"/>
              </w:tcPr>
            </w:tcPrChange>
          </w:tcPr>
          <w:p w14:paraId="7D1D5781" w14:textId="724E77E7" w:rsidR="00422C3E" w:rsidRDefault="00422C3E" w:rsidP="00422C3E">
            <w:pPr>
              <w:rPr>
                <w:ins w:id="1782" w:author="abahl02@student.ubc.ca" w:date="2023-07-19T12:17:00Z"/>
              </w:rPr>
              <w:pPrChange w:id="1783" w:author="abahl02@student.ubc.ca" w:date="2023-07-19T12:22:00Z">
                <w:pPr>
                  <w:spacing w:line="360" w:lineRule="auto"/>
                  <w:jc w:val="both"/>
                </w:pPr>
              </w:pPrChange>
            </w:pPr>
            <w:ins w:id="1784" w:author="abahl02@student.ubc.ca" w:date="2023-07-19T12:17:00Z">
              <w:r>
                <w:rPr>
                  <w:sz w:val="20"/>
                  <w:szCs w:val="20"/>
                </w:rPr>
                <w:t>E</w:t>
              </w:r>
              <w:r>
                <w:rPr>
                  <w:sz w:val="20"/>
                  <w:szCs w:val="20"/>
                </w:rPr>
                <w:t>gg</w:t>
              </w:r>
            </w:ins>
            <w:ins w:id="1785" w:author="abahl02@student.ubc.ca" w:date="2023-07-19T12:21:00Z">
              <w:r>
                <w:rPr>
                  <w:sz w:val="20"/>
                  <w:szCs w:val="20"/>
                </w:rPr>
                <w:t xml:space="preserve"> and </w:t>
              </w:r>
            </w:ins>
            <w:ins w:id="1786" w:author="abahl02@student.ubc.ca" w:date="2023-07-19T12:17:00Z">
              <w:r>
                <w:rPr>
                  <w:sz w:val="20"/>
                  <w:szCs w:val="20"/>
                </w:rPr>
                <w:t>larval</w:t>
              </w:r>
            </w:ins>
            <w:ins w:id="1787" w:author="abahl02@student.ubc.ca" w:date="2023-07-19T12:21:00Z">
              <w:r>
                <w:rPr>
                  <w:sz w:val="20"/>
                  <w:szCs w:val="20"/>
                </w:rPr>
                <w:t xml:space="preserve"> development</w:t>
              </w:r>
            </w:ins>
          </w:p>
        </w:tc>
        <w:tc>
          <w:tcPr>
            <w:tcW w:w="649" w:type="pct"/>
            <w:vAlign w:val="bottom"/>
            <w:tcPrChange w:id="1788" w:author="abahl02@student.ubc.ca" w:date="2023-07-19T12:22:00Z">
              <w:tcPr>
                <w:tcW w:w="649" w:type="pct"/>
                <w:gridSpan w:val="2"/>
                <w:vAlign w:val="bottom"/>
              </w:tcPr>
            </w:tcPrChange>
          </w:tcPr>
          <w:p w14:paraId="69B2DBFC" w14:textId="60D6DF38" w:rsidR="00422C3E" w:rsidRDefault="0079172B" w:rsidP="00C11743">
            <w:pPr>
              <w:spacing w:line="360" w:lineRule="auto"/>
              <w:jc w:val="both"/>
              <w:rPr>
                <w:ins w:id="1789" w:author="abahl02@student.ubc.ca" w:date="2023-07-19T12:17:00Z"/>
              </w:rPr>
            </w:pPr>
            <w:ins w:id="1790" w:author="abahl02@student.ubc.ca" w:date="2023-07-19T12:31:00Z">
              <w:r>
                <w:rPr>
                  <w:sz w:val="20"/>
                  <w:szCs w:val="20"/>
                </w:rPr>
                <w:t>S</w:t>
              </w:r>
              <w:r>
                <w:rPr>
                  <w:sz w:val="20"/>
                  <w:szCs w:val="20"/>
                </w:rPr>
                <w:t>tate</w:t>
              </w:r>
              <w:r>
                <w:rPr>
                  <w:sz w:val="20"/>
                  <w:szCs w:val="20"/>
                </w:rPr>
                <w:t xml:space="preserve"> </w:t>
              </w:r>
              <w:r>
                <w:rPr>
                  <w:sz w:val="20"/>
                  <w:szCs w:val="20"/>
                </w:rPr>
                <w:t>var</w:t>
              </w:r>
            </w:ins>
          </w:p>
        </w:tc>
        <w:tc>
          <w:tcPr>
            <w:tcW w:w="1165" w:type="pct"/>
            <w:vAlign w:val="bottom"/>
            <w:tcPrChange w:id="1791" w:author="abahl02@student.ubc.ca" w:date="2023-07-19T12:22:00Z">
              <w:tcPr>
                <w:tcW w:w="1165" w:type="pct"/>
                <w:gridSpan w:val="2"/>
                <w:vAlign w:val="bottom"/>
              </w:tcPr>
            </w:tcPrChange>
          </w:tcPr>
          <w:p w14:paraId="0DAE3096" w14:textId="0D48687F" w:rsidR="00422C3E" w:rsidRDefault="002F65DC" w:rsidP="00C11743">
            <w:pPr>
              <w:spacing w:line="360" w:lineRule="auto"/>
              <w:jc w:val="both"/>
              <w:rPr>
                <w:ins w:id="1792" w:author="abahl02@student.ubc.ca" w:date="2023-07-19T12:17:00Z"/>
              </w:rPr>
            </w:pPr>
            <w:ins w:id="1793" w:author="abahl02@student.ubc.ca" w:date="2023-07-19T12:43:00Z">
              <w:r>
                <w:rPr>
                  <w:sz w:val="20"/>
                  <w:szCs w:val="20"/>
                </w:rPr>
                <w:t>R</w:t>
              </w:r>
            </w:ins>
            <w:ins w:id="1794" w:author="abahl02@student.ubc.ca" w:date="2023-07-19T12:17:00Z">
              <w:r w:rsidR="00422C3E">
                <w:rPr>
                  <w:sz w:val="20"/>
                  <w:szCs w:val="20"/>
                </w:rPr>
                <w:t>eserves</w:t>
              </w:r>
            </w:ins>
          </w:p>
        </w:tc>
        <w:tc>
          <w:tcPr>
            <w:tcW w:w="1493" w:type="pct"/>
            <w:vAlign w:val="bottom"/>
            <w:tcPrChange w:id="1795" w:author="abahl02@student.ubc.ca" w:date="2023-07-19T12:22:00Z">
              <w:tcPr>
                <w:tcW w:w="1493" w:type="pct"/>
                <w:gridSpan w:val="2"/>
                <w:vAlign w:val="bottom"/>
              </w:tcPr>
            </w:tcPrChange>
          </w:tcPr>
          <w:p w14:paraId="6E8A9C64" w14:textId="77777777" w:rsidR="00422C3E" w:rsidRDefault="00422C3E" w:rsidP="00C11743">
            <w:pPr>
              <w:spacing w:line="360" w:lineRule="auto"/>
              <w:jc w:val="both"/>
              <w:rPr>
                <w:ins w:id="1796" w:author="abahl02@student.ubc.ca" w:date="2023-07-19T12:17:00Z"/>
              </w:rPr>
            </w:pPr>
            <w:ins w:id="1797" w:author="abahl02@student.ubc.ca" w:date="2023-07-19T12:17:00Z">
              <w:r>
                <w:rPr>
                  <w:sz w:val="20"/>
                  <w:szCs w:val="20"/>
                </w:rPr>
                <w:t>NA</w:t>
              </w:r>
            </w:ins>
          </w:p>
        </w:tc>
        <w:tc>
          <w:tcPr>
            <w:tcW w:w="865" w:type="pct"/>
            <w:vAlign w:val="bottom"/>
            <w:tcPrChange w:id="1798" w:author="abahl02@student.ubc.ca" w:date="2023-07-19T12:22:00Z">
              <w:tcPr>
                <w:tcW w:w="865" w:type="pct"/>
                <w:gridSpan w:val="2"/>
                <w:vAlign w:val="bottom"/>
              </w:tcPr>
            </w:tcPrChange>
          </w:tcPr>
          <w:p w14:paraId="569EA77B" w14:textId="77777777" w:rsidR="00422C3E" w:rsidRDefault="00422C3E" w:rsidP="00C11743">
            <w:pPr>
              <w:spacing w:line="360" w:lineRule="auto"/>
              <w:jc w:val="both"/>
              <w:rPr>
                <w:ins w:id="1799" w:author="abahl02@student.ubc.ca" w:date="2023-07-19T12:17:00Z"/>
              </w:rPr>
            </w:pPr>
            <w:ins w:id="1800" w:author="abahl02@student.ubc.ca" w:date="2023-07-19T12:17:00Z">
              <w:r>
                <w:rPr>
                  <w:sz w:val="20"/>
                  <w:szCs w:val="20"/>
                </w:rPr>
                <w:t>ID42</w:t>
              </w:r>
            </w:ins>
          </w:p>
        </w:tc>
      </w:tr>
      <w:tr w:rsidR="00422C3E" w14:paraId="5AA1BC17" w14:textId="77777777" w:rsidTr="006C149B">
        <w:trPr>
          <w:ins w:id="1801" w:author="abahl02@student.ubc.ca" w:date="2023-07-19T12:17:00Z"/>
        </w:trPr>
        <w:tc>
          <w:tcPr>
            <w:tcW w:w="828" w:type="pct"/>
            <w:vMerge/>
            <w:vAlign w:val="bottom"/>
          </w:tcPr>
          <w:p w14:paraId="58745D0E" w14:textId="5965424F" w:rsidR="00422C3E" w:rsidRDefault="00422C3E" w:rsidP="00C11743">
            <w:pPr>
              <w:spacing w:line="360" w:lineRule="auto"/>
              <w:jc w:val="both"/>
              <w:rPr>
                <w:ins w:id="1802" w:author="abahl02@student.ubc.ca" w:date="2023-07-19T12:17:00Z"/>
              </w:rPr>
            </w:pPr>
          </w:p>
        </w:tc>
        <w:tc>
          <w:tcPr>
            <w:tcW w:w="649" w:type="pct"/>
            <w:vAlign w:val="bottom"/>
          </w:tcPr>
          <w:p w14:paraId="0322CD50" w14:textId="77777777" w:rsidR="00422C3E" w:rsidRDefault="00422C3E" w:rsidP="00C11743">
            <w:pPr>
              <w:spacing w:line="360" w:lineRule="auto"/>
              <w:jc w:val="both"/>
              <w:rPr>
                <w:ins w:id="1803" w:author="abahl02@student.ubc.ca" w:date="2023-07-19T12:17:00Z"/>
              </w:rPr>
            </w:pPr>
            <w:ins w:id="1804" w:author="abahl02@student.ubc.ca" w:date="2023-07-19T12:17:00Z">
              <w:r>
                <w:rPr>
                  <w:sz w:val="20"/>
                  <w:szCs w:val="20"/>
                </w:rPr>
                <w:t>function</w:t>
              </w:r>
            </w:ins>
          </w:p>
        </w:tc>
        <w:tc>
          <w:tcPr>
            <w:tcW w:w="1165" w:type="pct"/>
            <w:vAlign w:val="bottom"/>
          </w:tcPr>
          <w:p w14:paraId="692B26C4" w14:textId="3D5AF71C" w:rsidR="00422C3E" w:rsidRDefault="002F65DC" w:rsidP="00C11743">
            <w:pPr>
              <w:spacing w:line="360" w:lineRule="auto"/>
              <w:jc w:val="both"/>
              <w:rPr>
                <w:ins w:id="1805" w:author="abahl02@student.ubc.ca" w:date="2023-07-19T12:17:00Z"/>
              </w:rPr>
            </w:pPr>
            <w:ins w:id="1806" w:author="abahl02@student.ubc.ca" w:date="2023-07-19T12:43:00Z">
              <w:r>
                <w:rPr>
                  <w:sz w:val="20"/>
                  <w:szCs w:val="20"/>
                </w:rPr>
                <w:t>G</w:t>
              </w:r>
            </w:ins>
            <w:ins w:id="1807" w:author="abahl02@student.ubc.ca" w:date="2023-07-19T12:17:00Z">
              <w:r w:rsidR="00422C3E">
                <w:rPr>
                  <w:sz w:val="20"/>
                  <w:szCs w:val="20"/>
                </w:rPr>
                <w:t>rowth</w:t>
              </w:r>
            </w:ins>
          </w:p>
        </w:tc>
        <w:tc>
          <w:tcPr>
            <w:tcW w:w="1493" w:type="pct"/>
            <w:vAlign w:val="bottom"/>
          </w:tcPr>
          <w:p w14:paraId="377B0998" w14:textId="77777777" w:rsidR="00422C3E" w:rsidRDefault="00422C3E" w:rsidP="00C11743">
            <w:pPr>
              <w:spacing w:line="360" w:lineRule="auto"/>
              <w:jc w:val="both"/>
              <w:rPr>
                <w:ins w:id="1808" w:author="abahl02@student.ubc.ca" w:date="2023-07-19T12:17:00Z"/>
              </w:rPr>
            </w:pPr>
            <w:ins w:id="1809" w:author="abahl02@student.ubc.ca" w:date="2023-07-19T12:17:00Z">
              <w:r>
                <w:rPr>
                  <w:sz w:val="20"/>
                  <w:szCs w:val="20"/>
                </w:rPr>
                <w:t>time</w:t>
              </w:r>
            </w:ins>
          </w:p>
        </w:tc>
        <w:tc>
          <w:tcPr>
            <w:tcW w:w="865" w:type="pct"/>
            <w:vAlign w:val="bottom"/>
          </w:tcPr>
          <w:p w14:paraId="062BD547" w14:textId="77777777" w:rsidR="00422C3E" w:rsidRDefault="00422C3E" w:rsidP="00C11743">
            <w:pPr>
              <w:spacing w:line="360" w:lineRule="auto"/>
              <w:jc w:val="both"/>
              <w:rPr>
                <w:ins w:id="1810" w:author="abahl02@student.ubc.ca" w:date="2023-07-19T12:17:00Z"/>
              </w:rPr>
            </w:pPr>
            <w:ins w:id="1811" w:author="abahl02@student.ubc.ca" w:date="2023-07-19T12:17:00Z">
              <w:r>
                <w:rPr>
                  <w:sz w:val="20"/>
                  <w:szCs w:val="20"/>
                </w:rPr>
                <w:t>ID43</w:t>
              </w:r>
            </w:ins>
          </w:p>
        </w:tc>
      </w:tr>
      <w:tr w:rsidR="002F65DC" w14:paraId="28515EDD" w14:textId="77777777" w:rsidTr="00F10770">
        <w:tblPrEx>
          <w:tblPrExChange w:id="1812" w:author="abahl02@student.ubc.ca" w:date="2023-07-19T12:43:00Z">
            <w:tblPrEx>
              <w:tblW w:w="6043" w:type="pct"/>
              <w:tblInd w:w="-995" w:type="dxa"/>
            </w:tblPrEx>
          </w:tblPrExChange>
        </w:tblPrEx>
        <w:trPr>
          <w:ins w:id="1813" w:author="abahl02@student.ubc.ca" w:date="2023-07-19T12:17:00Z"/>
          <w:trPrChange w:id="1814" w:author="abahl02@student.ubc.ca" w:date="2023-07-19T12:43:00Z">
            <w:trPr>
              <w:gridAfter w:val="0"/>
            </w:trPr>
          </w:trPrChange>
        </w:trPr>
        <w:tc>
          <w:tcPr>
            <w:tcW w:w="828" w:type="pct"/>
            <w:vMerge/>
            <w:vAlign w:val="bottom"/>
            <w:tcPrChange w:id="1815" w:author="abahl02@student.ubc.ca" w:date="2023-07-19T12:43:00Z">
              <w:tcPr>
                <w:tcW w:w="828" w:type="pct"/>
                <w:gridSpan w:val="2"/>
                <w:vMerge/>
                <w:vAlign w:val="bottom"/>
              </w:tcPr>
            </w:tcPrChange>
          </w:tcPr>
          <w:p w14:paraId="09B99A25" w14:textId="0C3586E1" w:rsidR="002F65DC" w:rsidRDefault="002F65DC" w:rsidP="002F65DC">
            <w:pPr>
              <w:spacing w:line="360" w:lineRule="auto"/>
              <w:jc w:val="both"/>
              <w:rPr>
                <w:ins w:id="1816" w:author="abahl02@student.ubc.ca" w:date="2023-07-19T12:17:00Z"/>
              </w:rPr>
            </w:pPr>
          </w:p>
        </w:tc>
        <w:tc>
          <w:tcPr>
            <w:tcW w:w="649" w:type="pct"/>
            <w:vAlign w:val="bottom"/>
            <w:tcPrChange w:id="1817" w:author="abahl02@student.ubc.ca" w:date="2023-07-19T12:43:00Z">
              <w:tcPr>
                <w:tcW w:w="649" w:type="pct"/>
                <w:gridSpan w:val="2"/>
                <w:vAlign w:val="bottom"/>
              </w:tcPr>
            </w:tcPrChange>
          </w:tcPr>
          <w:p w14:paraId="305B447A" w14:textId="77777777" w:rsidR="002F65DC" w:rsidRDefault="002F65DC" w:rsidP="002F65DC">
            <w:pPr>
              <w:spacing w:line="360" w:lineRule="auto"/>
              <w:jc w:val="both"/>
              <w:rPr>
                <w:ins w:id="1818" w:author="abahl02@student.ubc.ca" w:date="2023-07-19T12:17:00Z"/>
              </w:rPr>
            </w:pPr>
            <w:ins w:id="1819" w:author="abahl02@student.ubc.ca" w:date="2023-07-19T12:17:00Z">
              <w:r>
                <w:rPr>
                  <w:sz w:val="20"/>
                  <w:szCs w:val="20"/>
                </w:rPr>
                <w:t>function</w:t>
              </w:r>
            </w:ins>
          </w:p>
        </w:tc>
        <w:tc>
          <w:tcPr>
            <w:tcW w:w="1165" w:type="pct"/>
            <w:tcPrChange w:id="1820" w:author="abahl02@student.ubc.ca" w:date="2023-07-19T12:43:00Z">
              <w:tcPr>
                <w:tcW w:w="1165" w:type="pct"/>
                <w:gridSpan w:val="2"/>
                <w:vAlign w:val="bottom"/>
              </w:tcPr>
            </w:tcPrChange>
          </w:tcPr>
          <w:p w14:paraId="385EB74A" w14:textId="0A9BC929" w:rsidR="002F65DC" w:rsidRDefault="002F65DC" w:rsidP="002F65DC">
            <w:pPr>
              <w:spacing w:line="360" w:lineRule="auto"/>
              <w:jc w:val="both"/>
              <w:rPr>
                <w:ins w:id="1821" w:author="abahl02@student.ubc.ca" w:date="2023-07-19T12:17:00Z"/>
              </w:rPr>
            </w:pPr>
            <w:ins w:id="1822" w:author="abahl02@student.ubc.ca" w:date="2023-07-19T12:43:00Z">
              <w:r w:rsidRPr="003674E3">
                <w:rPr>
                  <w:sz w:val="20"/>
                  <w:szCs w:val="20"/>
                </w:rPr>
                <w:t>Growth</w:t>
              </w:r>
            </w:ins>
          </w:p>
        </w:tc>
        <w:tc>
          <w:tcPr>
            <w:tcW w:w="1493" w:type="pct"/>
            <w:vAlign w:val="bottom"/>
            <w:tcPrChange w:id="1823" w:author="abahl02@student.ubc.ca" w:date="2023-07-19T12:43:00Z">
              <w:tcPr>
                <w:tcW w:w="1493" w:type="pct"/>
                <w:gridSpan w:val="2"/>
                <w:vAlign w:val="bottom"/>
              </w:tcPr>
            </w:tcPrChange>
          </w:tcPr>
          <w:p w14:paraId="24AA69DA" w14:textId="158BDB1E" w:rsidR="002F65DC" w:rsidRDefault="002F65DC" w:rsidP="002F65DC">
            <w:pPr>
              <w:spacing w:line="360" w:lineRule="auto"/>
              <w:jc w:val="both"/>
              <w:rPr>
                <w:ins w:id="1824" w:author="abahl02@student.ubc.ca" w:date="2023-07-19T12:17:00Z"/>
              </w:rPr>
            </w:pPr>
            <w:ins w:id="1825" w:author="abahl02@student.ubc.ca" w:date="2023-07-19T12:38:00Z">
              <w:r>
                <w:rPr>
                  <w:sz w:val="20"/>
                  <w:szCs w:val="20"/>
                </w:rPr>
                <w:t>B</w:t>
              </w:r>
              <w:r>
                <w:rPr>
                  <w:sz w:val="20"/>
                  <w:szCs w:val="20"/>
                </w:rPr>
                <w:t>ottom</w:t>
              </w:r>
              <w:r>
                <w:rPr>
                  <w:sz w:val="20"/>
                  <w:szCs w:val="20"/>
                </w:rPr>
                <w:t xml:space="preserve"> </w:t>
              </w:r>
              <w:r>
                <w:rPr>
                  <w:sz w:val="20"/>
                  <w:szCs w:val="20"/>
                </w:rPr>
                <w:t>depth</w:t>
              </w:r>
            </w:ins>
          </w:p>
        </w:tc>
        <w:tc>
          <w:tcPr>
            <w:tcW w:w="865" w:type="pct"/>
            <w:vAlign w:val="bottom"/>
            <w:tcPrChange w:id="1826" w:author="abahl02@student.ubc.ca" w:date="2023-07-19T12:43:00Z">
              <w:tcPr>
                <w:tcW w:w="865" w:type="pct"/>
                <w:gridSpan w:val="2"/>
                <w:vAlign w:val="bottom"/>
              </w:tcPr>
            </w:tcPrChange>
          </w:tcPr>
          <w:p w14:paraId="38AB8D1D" w14:textId="77777777" w:rsidR="002F65DC" w:rsidRDefault="002F65DC" w:rsidP="002F65DC">
            <w:pPr>
              <w:spacing w:line="360" w:lineRule="auto"/>
              <w:jc w:val="both"/>
              <w:rPr>
                <w:ins w:id="1827" w:author="abahl02@student.ubc.ca" w:date="2023-07-19T12:17:00Z"/>
              </w:rPr>
            </w:pPr>
            <w:ins w:id="1828" w:author="abahl02@student.ubc.ca" w:date="2023-07-19T12:17:00Z">
              <w:r>
                <w:rPr>
                  <w:sz w:val="20"/>
                  <w:szCs w:val="20"/>
                </w:rPr>
                <w:t>ID44</w:t>
              </w:r>
            </w:ins>
          </w:p>
        </w:tc>
      </w:tr>
      <w:tr w:rsidR="002F65DC" w14:paraId="415B2AD4" w14:textId="77777777" w:rsidTr="00F10770">
        <w:tblPrEx>
          <w:tblPrExChange w:id="1829" w:author="abahl02@student.ubc.ca" w:date="2023-07-19T12:43:00Z">
            <w:tblPrEx>
              <w:tblW w:w="6043" w:type="pct"/>
              <w:tblInd w:w="-995" w:type="dxa"/>
            </w:tblPrEx>
          </w:tblPrExChange>
        </w:tblPrEx>
        <w:trPr>
          <w:ins w:id="1830" w:author="abahl02@student.ubc.ca" w:date="2023-07-19T12:17:00Z"/>
          <w:trPrChange w:id="1831" w:author="abahl02@student.ubc.ca" w:date="2023-07-19T12:43:00Z">
            <w:trPr>
              <w:gridAfter w:val="0"/>
            </w:trPr>
          </w:trPrChange>
        </w:trPr>
        <w:tc>
          <w:tcPr>
            <w:tcW w:w="828" w:type="pct"/>
            <w:vMerge/>
            <w:vAlign w:val="bottom"/>
            <w:tcPrChange w:id="1832" w:author="abahl02@student.ubc.ca" w:date="2023-07-19T12:43:00Z">
              <w:tcPr>
                <w:tcW w:w="828" w:type="pct"/>
                <w:gridSpan w:val="2"/>
                <w:vMerge/>
                <w:vAlign w:val="bottom"/>
              </w:tcPr>
            </w:tcPrChange>
          </w:tcPr>
          <w:p w14:paraId="54B10925" w14:textId="47AB8C2C" w:rsidR="002F65DC" w:rsidRDefault="002F65DC" w:rsidP="002F65DC">
            <w:pPr>
              <w:spacing w:line="360" w:lineRule="auto"/>
              <w:jc w:val="both"/>
              <w:rPr>
                <w:ins w:id="1833" w:author="abahl02@student.ubc.ca" w:date="2023-07-19T12:17:00Z"/>
              </w:rPr>
            </w:pPr>
          </w:p>
        </w:tc>
        <w:tc>
          <w:tcPr>
            <w:tcW w:w="649" w:type="pct"/>
            <w:vAlign w:val="bottom"/>
            <w:tcPrChange w:id="1834" w:author="abahl02@student.ubc.ca" w:date="2023-07-19T12:43:00Z">
              <w:tcPr>
                <w:tcW w:w="649" w:type="pct"/>
                <w:gridSpan w:val="2"/>
                <w:vAlign w:val="bottom"/>
              </w:tcPr>
            </w:tcPrChange>
          </w:tcPr>
          <w:p w14:paraId="26B8A783" w14:textId="77777777" w:rsidR="002F65DC" w:rsidRDefault="002F65DC" w:rsidP="002F65DC">
            <w:pPr>
              <w:spacing w:line="360" w:lineRule="auto"/>
              <w:jc w:val="both"/>
              <w:rPr>
                <w:ins w:id="1835" w:author="abahl02@student.ubc.ca" w:date="2023-07-19T12:17:00Z"/>
              </w:rPr>
            </w:pPr>
            <w:ins w:id="1836" w:author="abahl02@student.ubc.ca" w:date="2023-07-19T12:17:00Z">
              <w:r>
                <w:rPr>
                  <w:sz w:val="20"/>
                  <w:szCs w:val="20"/>
                </w:rPr>
                <w:t>function</w:t>
              </w:r>
            </w:ins>
          </w:p>
        </w:tc>
        <w:tc>
          <w:tcPr>
            <w:tcW w:w="1165" w:type="pct"/>
            <w:tcPrChange w:id="1837" w:author="abahl02@student.ubc.ca" w:date="2023-07-19T12:43:00Z">
              <w:tcPr>
                <w:tcW w:w="1165" w:type="pct"/>
                <w:gridSpan w:val="2"/>
                <w:vAlign w:val="bottom"/>
              </w:tcPr>
            </w:tcPrChange>
          </w:tcPr>
          <w:p w14:paraId="14FF029E" w14:textId="0E76B7A2" w:rsidR="002F65DC" w:rsidRDefault="002F65DC" w:rsidP="002F65DC">
            <w:pPr>
              <w:spacing w:line="360" w:lineRule="auto"/>
              <w:jc w:val="both"/>
              <w:rPr>
                <w:ins w:id="1838" w:author="abahl02@student.ubc.ca" w:date="2023-07-19T12:17:00Z"/>
              </w:rPr>
            </w:pPr>
            <w:ins w:id="1839" w:author="abahl02@student.ubc.ca" w:date="2023-07-19T12:43:00Z">
              <w:r w:rsidRPr="003674E3">
                <w:rPr>
                  <w:sz w:val="20"/>
                  <w:szCs w:val="20"/>
                </w:rPr>
                <w:t>Growth</w:t>
              </w:r>
            </w:ins>
          </w:p>
        </w:tc>
        <w:tc>
          <w:tcPr>
            <w:tcW w:w="1493" w:type="pct"/>
            <w:vAlign w:val="bottom"/>
            <w:tcPrChange w:id="1840" w:author="abahl02@student.ubc.ca" w:date="2023-07-19T12:43:00Z">
              <w:tcPr>
                <w:tcW w:w="1493" w:type="pct"/>
                <w:gridSpan w:val="2"/>
                <w:vAlign w:val="bottom"/>
              </w:tcPr>
            </w:tcPrChange>
          </w:tcPr>
          <w:p w14:paraId="16141974" w14:textId="76248FEF" w:rsidR="002F65DC" w:rsidRDefault="002F65DC" w:rsidP="002F65DC">
            <w:pPr>
              <w:spacing w:line="360" w:lineRule="auto"/>
              <w:jc w:val="both"/>
              <w:rPr>
                <w:ins w:id="1841" w:author="abahl02@student.ubc.ca" w:date="2023-07-19T12:17:00Z"/>
              </w:rPr>
            </w:pPr>
            <w:ins w:id="1842" w:author="abahl02@student.ubc.ca" w:date="2023-07-19T12:37:00Z">
              <w:r>
                <w:rPr>
                  <w:sz w:val="20"/>
                  <w:szCs w:val="20"/>
                </w:rPr>
                <w:t>T</w:t>
              </w:r>
            </w:ins>
            <w:ins w:id="1843" w:author="abahl02@student.ubc.ca" w:date="2023-07-19T12:17:00Z">
              <w:r>
                <w:rPr>
                  <w:sz w:val="20"/>
                  <w:szCs w:val="20"/>
                </w:rPr>
                <w:t>emperature</w:t>
              </w:r>
            </w:ins>
          </w:p>
        </w:tc>
        <w:tc>
          <w:tcPr>
            <w:tcW w:w="865" w:type="pct"/>
            <w:vAlign w:val="bottom"/>
            <w:tcPrChange w:id="1844" w:author="abahl02@student.ubc.ca" w:date="2023-07-19T12:43:00Z">
              <w:tcPr>
                <w:tcW w:w="865" w:type="pct"/>
                <w:gridSpan w:val="2"/>
                <w:vAlign w:val="bottom"/>
              </w:tcPr>
            </w:tcPrChange>
          </w:tcPr>
          <w:p w14:paraId="1C213782" w14:textId="77777777" w:rsidR="002F65DC" w:rsidRDefault="002F65DC" w:rsidP="002F65DC">
            <w:pPr>
              <w:spacing w:line="360" w:lineRule="auto"/>
              <w:jc w:val="both"/>
              <w:rPr>
                <w:ins w:id="1845" w:author="abahl02@student.ubc.ca" w:date="2023-07-19T12:17:00Z"/>
              </w:rPr>
            </w:pPr>
            <w:ins w:id="1846" w:author="abahl02@student.ubc.ca" w:date="2023-07-19T12:17:00Z">
              <w:r>
                <w:rPr>
                  <w:sz w:val="20"/>
                  <w:szCs w:val="20"/>
                </w:rPr>
                <w:t>ID45</w:t>
              </w:r>
            </w:ins>
          </w:p>
        </w:tc>
      </w:tr>
      <w:tr w:rsidR="002F65DC" w14:paraId="70579D36" w14:textId="77777777" w:rsidTr="00F10770">
        <w:tblPrEx>
          <w:tblPrExChange w:id="1847" w:author="abahl02@student.ubc.ca" w:date="2023-07-19T12:43:00Z">
            <w:tblPrEx>
              <w:tblW w:w="6043" w:type="pct"/>
              <w:tblInd w:w="-995" w:type="dxa"/>
            </w:tblPrEx>
          </w:tblPrExChange>
        </w:tblPrEx>
        <w:trPr>
          <w:ins w:id="1848" w:author="abahl02@student.ubc.ca" w:date="2023-07-19T12:17:00Z"/>
          <w:trPrChange w:id="1849" w:author="abahl02@student.ubc.ca" w:date="2023-07-19T12:43:00Z">
            <w:trPr>
              <w:gridAfter w:val="0"/>
            </w:trPr>
          </w:trPrChange>
        </w:trPr>
        <w:tc>
          <w:tcPr>
            <w:tcW w:w="828" w:type="pct"/>
            <w:vMerge/>
            <w:vAlign w:val="bottom"/>
            <w:tcPrChange w:id="1850" w:author="abahl02@student.ubc.ca" w:date="2023-07-19T12:43:00Z">
              <w:tcPr>
                <w:tcW w:w="828" w:type="pct"/>
                <w:gridSpan w:val="2"/>
                <w:vMerge/>
                <w:vAlign w:val="bottom"/>
              </w:tcPr>
            </w:tcPrChange>
          </w:tcPr>
          <w:p w14:paraId="6186CE1F" w14:textId="4EB6FE83" w:rsidR="002F65DC" w:rsidRDefault="002F65DC" w:rsidP="002F65DC">
            <w:pPr>
              <w:spacing w:line="360" w:lineRule="auto"/>
              <w:jc w:val="both"/>
              <w:rPr>
                <w:ins w:id="1851" w:author="abahl02@student.ubc.ca" w:date="2023-07-19T12:17:00Z"/>
              </w:rPr>
            </w:pPr>
          </w:p>
        </w:tc>
        <w:tc>
          <w:tcPr>
            <w:tcW w:w="649" w:type="pct"/>
            <w:vAlign w:val="bottom"/>
            <w:tcPrChange w:id="1852" w:author="abahl02@student.ubc.ca" w:date="2023-07-19T12:43:00Z">
              <w:tcPr>
                <w:tcW w:w="649" w:type="pct"/>
                <w:gridSpan w:val="2"/>
                <w:vAlign w:val="bottom"/>
              </w:tcPr>
            </w:tcPrChange>
          </w:tcPr>
          <w:p w14:paraId="0B9E6391" w14:textId="77777777" w:rsidR="002F65DC" w:rsidRDefault="002F65DC" w:rsidP="002F65DC">
            <w:pPr>
              <w:spacing w:line="360" w:lineRule="auto"/>
              <w:jc w:val="both"/>
              <w:rPr>
                <w:ins w:id="1853" w:author="abahl02@student.ubc.ca" w:date="2023-07-19T12:17:00Z"/>
              </w:rPr>
            </w:pPr>
            <w:ins w:id="1854" w:author="abahl02@student.ubc.ca" w:date="2023-07-19T12:17:00Z">
              <w:r>
                <w:rPr>
                  <w:sz w:val="20"/>
                  <w:szCs w:val="20"/>
                </w:rPr>
                <w:t>function</w:t>
              </w:r>
            </w:ins>
          </w:p>
        </w:tc>
        <w:tc>
          <w:tcPr>
            <w:tcW w:w="1165" w:type="pct"/>
            <w:tcPrChange w:id="1855" w:author="abahl02@student.ubc.ca" w:date="2023-07-19T12:43:00Z">
              <w:tcPr>
                <w:tcW w:w="1165" w:type="pct"/>
                <w:gridSpan w:val="2"/>
                <w:vAlign w:val="bottom"/>
              </w:tcPr>
            </w:tcPrChange>
          </w:tcPr>
          <w:p w14:paraId="565E5F28" w14:textId="7CAD37ED" w:rsidR="002F65DC" w:rsidRDefault="002F65DC" w:rsidP="002F65DC">
            <w:pPr>
              <w:spacing w:line="360" w:lineRule="auto"/>
              <w:jc w:val="both"/>
              <w:rPr>
                <w:ins w:id="1856" w:author="abahl02@student.ubc.ca" w:date="2023-07-19T12:17:00Z"/>
              </w:rPr>
            </w:pPr>
            <w:ins w:id="1857" w:author="abahl02@student.ubc.ca" w:date="2023-07-19T12:43:00Z">
              <w:r w:rsidRPr="003674E3">
                <w:rPr>
                  <w:sz w:val="20"/>
                  <w:szCs w:val="20"/>
                </w:rPr>
                <w:t>Growth</w:t>
              </w:r>
            </w:ins>
          </w:p>
        </w:tc>
        <w:tc>
          <w:tcPr>
            <w:tcW w:w="1493" w:type="pct"/>
            <w:vAlign w:val="bottom"/>
            <w:tcPrChange w:id="1858" w:author="abahl02@student.ubc.ca" w:date="2023-07-19T12:43:00Z">
              <w:tcPr>
                <w:tcW w:w="1493" w:type="pct"/>
                <w:gridSpan w:val="2"/>
                <w:vAlign w:val="bottom"/>
              </w:tcPr>
            </w:tcPrChange>
          </w:tcPr>
          <w:p w14:paraId="7D75652F" w14:textId="049477E3" w:rsidR="002F65DC" w:rsidRDefault="002F65DC" w:rsidP="002F65DC">
            <w:pPr>
              <w:spacing w:line="360" w:lineRule="auto"/>
              <w:jc w:val="both"/>
              <w:rPr>
                <w:ins w:id="1859" w:author="abahl02@student.ubc.ca" w:date="2023-07-19T12:17:00Z"/>
              </w:rPr>
            </w:pPr>
            <w:ins w:id="1860" w:author="abahl02@student.ubc.ca" w:date="2023-07-19T12:36:00Z">
              <w:r>
                <w:rPr>
                  <w:sz w:val="20"/>
                  <w:szCs w:val="20"/>
                </w:rPr>
                <w:t>W</w:t>
              </w:r>
              <w:r>
                <w:rPr>
                  <w:sz w:val="20"/>
                  <w:szCs w:val="20"/>
                </w:rPr>
                <w:t>ater</w:t>
              </w:r>
              <w:r>
                <w:rPr>
                  <w:sz w:val="20"/>
                  <w:szCs w:val="20"/>
                </w:rPr>
                <w:t xml:space="preserve"> </w:t>
              </w:r>
              <w:r>
                <w:rPr>
                  <w:sz w:val="20"/>
                  <w:szCs w:val="20"/>
                </w:rPr>
                <w:t>density</w:t>
              </w:r>
            </w:ins>
          </w:p>
        </w:tc>
        <w:tc>
          <w:tcPr>
            <w:tcW w:w="865" w:type="pct"/>
            <w:vAlign w:val="bottom"/>
            <w:tcPrChange w:id="1861" w:author="abahl02@student.ubc.ca" w:date="2023-07-19T12:43:00Z">
              <w:tcPr>
                <w:tcW w:w="865" w:type="pct"/>
                <w:gridSpan w:val="2"/>
                <w:vAlign w:val="bottom"/>
              </w:tcPr>
            </w:tcPrChange>
          </w:tcPr>
          <w:p w14:paraId="1BB7AC3F" w14:textId="77777777" w:rsidR="002F65DC" w:rsidRDefault="002F65DC" w:rsidP="002F65DC">
            <w:pPr>
              <w:spacing w:line="360" w:lineRule="auto"/>
              <w:jc w:val="both"/>
              <w:rPr>
                <w:ins w:id="1862" w:author="abahl02@student.ubc.ca" w:date="2023-07-19T12:17:00Z"/>
              </w:rPr>
            </w:pPr>
            <w:ins w:id="1863" w:author="abahl02@student.ubc.ca" w:date="2023-07-19T12:17:00Z">
              <w:r>
                <w:rPr>
                  <w:sz w:val="20"/>
                  <w:szCs w:val="20"/>
                </w:rPr>
                <w:t>ID46</w:t>
              </w:r>
            </w:ins>
          </w:p>
        </w:tc>
      </w:tr>
      <w:tr w:rsidR="00422C3E" w14:paraId="14E8CADD" w14:textId="77777777" w:rsidTr="006C149B">
        <w:trPr>
          <w:ins w:id="1864" w:author="abahl02@student.ubc.ca" w:date="2023-07-19T12:17:00Z"/>
        </w:trPr>
        <w:tc>
          <w:tcPr>
            <w:tcW w:w="828" w:type="pct"/>
            <w:vMerge/>
            <w:vAlign w:val="bottom"/>
          </w:tcPr>
          <w:p w14:paraId="6C3726E3" w14:textId="454016BC" w:rsidR="00422C3E" w:rsidRDefault="00422C3E" w:rsidP="00C11743">
            <w:pPr>
              <w:spacing w:line="360" w:lineRule="auto"/>
              <w:jc w:val="both"/>
              <w:rPr>
                <w:ins w:id="1865" w:author="abahl02@student.ubc.ca" w:date="2023-07-19T12:17:00Z"/>
              </w:rPr>
            </w:pPr>
          </w:p>
        </w:tc>
        <w:tc>
          <w:tcPr>
            <w:tcW w:w="649" w:type="pct"/>
            <w:vAlign w:val="bottom"/>
          </w:tcPr>
          <w:p w14:paraId="1ADBBF7D" w14:textId="7BCBDF09" w:rsidR="00422C3E" w:rsidRDefault="0079172B" w:rsidP="00C11743">
            <w:pPr>
              <w:spacing w:line="360" w:lineRule="auto"/>
              <w:jc w:val="both"/>
              <w:rPr>
                <w:ins w:id="1866" w:author="abahl02@student.ubc.ca" w:date="2023-07-19T12:17:00Z"/>
              </w:rPr>
            </w:pPr>
            <w:ins w:id="1867" w:author="abahl02@student.ubc.ca" w:date="2023-07-19T12:31:00Z">
              <w:r>
                <w:rPr>
                  <w:sz w:val="20"/>
                  <w:szCs w:val="20"/>
                </w:rPr>
                <w:t>S</w:t>
              </w:r>
              <w:r>
                <w:rPr>
                  <w:sz w:val="20"/>
                  <w:szCs w:val="20"/>
                </w:rPr>
                <w:t>tate</w:t>
              </w:r>
              <w:r>
                <w:rPr>
                  <w:sz w:val="20"/>
                  <w:szCs w:val="20"/>
                </w:rPr>
                <w:t xml:space="preserve"> </w:t>
              </w:r>
              <w:r>
                <w:rPr>
                  <w:sz w:val="20"/>
                  <w:szCs w:val="20"/>
                </w:rPr>
                <w:t>var</w:t>
              </w:r>
            </w:ins>
          </w:p>
        </w:tc>
        <w:tc>
          <w:tcPr>
            <w:tcW w:w="1165" w:type="pct"/>
            <w:vAlign w:val="bottom"/>
          </w:tcPr>
          <w:p w14:paraId="7B4DDCF9" w14:textId="373D76F2" w:rsidR="00422C3E" w:rsidRDefault="002F65DC" w:rsidP="00C11743">
            <w:pPr>
              <w:spacing w:line="360" w:lineRule="auto"/>
              <w:jc w:val="both"/>
              <w:rPr>
                <w:ins w:id="1868" w:author="abahl02@student.ubc.ca" w:date="2023-07-19T12:17:00Z"/>
              </w:rPr>
            </w:pPr>
            <w:ins w:id="1869" w:author="abahl02@student.ubc.ca" w:date="2023-07-19T12:42:00Z">
              <w:r>
                <w:rPr>
                  <w:sz w:val="20"/>
                  <w:szCs w:val="20"/>
                </w:rPr>
                <w:t>E</w:t>
              </w:r>
            </w:ins>
            <w:ins w:id="1870" w:author="abahl02@student.ubc.ca" w:date="2023-07-19T12:17:00Z">
              <w:r w:rsidR="00422C3E">
                <w:rPr>
                  <w:sz w:val="20"/>
                  <w:szCs w:val="20"/>
                </w:rPr>
                <w:t>mbryo</w:t>
              </w:r>
            </w:ins>
            <w:ins w:id="1871" w:author="abahl02@student.ubc.ca" w:date="2023-07-19T12:42:00Z">
              <w:r>
                <w:rPr>
                  <w:sz w:val="20"/>
                  <w:szCs w:val="20"/>
                </w:rPr>
                <w:t xml:space="preserve"> - </w:t>
              </w:r>
            </w:ins>
            <w:ins w:id="1872" w:author="abahl02@student.ubc.ca" w:date="2023-07-19T12:17:00Z">
              <w:r w:rsidR="00422C3E">
                <w:rPr>
                  <w:sz w:val="20"/>
                  <w:szCs w:val="20"/>
                </w:rPr>
                <w:t>diameter</w:t>
              </w:r>
            </w:ins>
          </w:p>
        </w:tc>
        <w:tc>
          <w:tcPr>
            <w:tcW w:w="1493" w:type="pct"/>
            <w:vAlign w:val="bottom"/>
          </w:tcPr>
          <w:p w14:paraId="75232FFE" w14:textId="77777777" w:rsidR="00422C3E" w:rsidRDefault="00422C3E" w:rsidP="00C11743">
            <w:pPr>
              <w:spacing w:line="360" w:lineRule="auto"/>
              <w:jc w:val="both"/>
              <w:rPr>
                <w:ins w:id="1873" w:author="abahl02@student.ubc.ca" w:date="2023-07-19T12:17:00Z"/>
              </w:rPr>
            </w:pPr>
            <w:ins w:id="1874" w:author="abahl02@student.ubc.ca" w:date="2023-07-19T12:17:00Z">
              <w:r>
                <w:rPr>
                  <w:sz w:val="20"/>
                  <w:szCs w:val="20"/>
                </w:rPr>
                <w:t>NA</w:t>
              </w:r>
            </w:ins>
          </w:p>
        </w:tc>
        <w:tc>
          <w:tcPr>
            <w:tcW w:w="865" w:type="pct"/>
            <w:vAlign w:val="bottom"/>
          </w:tcPr>
          <w:p w14:paraId="61F52712" w14:textId="77777777" w:rsidR="00422C3E" w:rsidRDefault="00422C3E" w:rsidP="00C11743">
            <w:pPr>
              <w:spacing w:line="360" w:lineRule="auto"/>
              <w:jc w:val="both"/>
              <w:rPr>
                <w:ins w:id="1875" w:author="abahl02@student.ubc.ca" w:date="2023-07-19T12:17:00Z"/>
              </w:rPr>
            </w:pPr>
            <w:ins w:id="1876" w:author="abahl02@student.ubc.ca" w:date="2023-07-19T12:17:00Z">
              <w:r>
                <w:rPr>
                  <w:sz w:val="20"/>
                  <w:szCs w:val="20"/>
                </w:rPr>
                <w:t>ID47</w:t>
              </w:r>
            </w:ins>
          </w:p>
        </w:tc>
      </w:tr>
      <w:tr w:rsidR="00422C3E" w14:paraId="5E03E8E0" w14:textId="77777777" w:rsidTr="006C149B">
        <w:trPr>
          <w:ins w:id="1877" w:author="abahl02@student.ubc.ca" w:date="2023-07-19T12:17:00Z"/>
        </w:trPr>
        <w:tc>
          <w:tcPr>
            <w:tcW w:w="828" w:type="pct"/>
            <w:vMerge/>
            <w:vAlign w:val="bottom"/>
          </w:tcPr>
          <w:p w14:paraId="41BB3449" w14:textId="0011D6F8" w:rsidR="00422C3E" w:rsidRDefault="00422C3E" w:rsidP="00C11743">
            <w:pPr>
              <w:spacing w:line="360" w:lineRule="auto"/>
              <w:jc w:val="both"/>
              <w:rPr>
                <w:ins w:id="1878" w:author="abahl02@student.ubc.ca" w:date="2023-07-19T12:17:00Z"/>
              </w:rPr>
            </w:pPr>
          </w:p>
        </w:tc>
        <w:tc>
          <w:tcPr>
            <w:tcW w:w="649" w:type="pct"/>
            <w:vAlign w:val="bottom"/>
          </w:tcPr>
          <w:p w14:paraId="45D1B09B" w14:textId="4B02F0CE" w:rsidR="00422C3E" w:rsidRDefault="0079172B" w:rsidP="00C11743">
            <w:pPr>
              <w:spacing w:line="360" w:lineRule="auto"/>
              <w:jc w:val="both"/>
              <w:rPr>
                <w:ins w:id="1879" w:author="abahl02@student.ubc.ca" w:date="2023-07-19T12:17:00Z"/>
              </w:rPr>
            </w:pPr>
            <w:ins w:id="1880" w:author="abahl02@student.ubc.ca" w:date="2023-07-19T12:31:00Z">
              <w:r>
                <w:rPr>
                  <w:sz w:val="20"/>
                  <w:szCs w:val="20"/>
                </w:rPr>
                <w:t>S</w:t>
              </w:r>
              <w:r>
                <w:rPr>
                  <w:sz w:val="20"/>
                  <w:szCs w:val="20"/>
                </w:rPr>
                <w:t>tate</w:t>
              </w:r>
              <w:r>
                <w:rPr>
                  <w:sz w:val="20"/>
                  <w:szCs w:val="20"/>
                </w:rPr>
                <w:t xml:space="preserve"> </w:t>
              </w:r>
              <w:r>
                <w:rPr>
                  <w:sz w:val="20"/>
                  <w:szCs w:val="20"/>
                </w:rPr>
                <w:t>var</w:t>
              </w:r>
            </w:ins>
          </w:p>
        </w:tc>
        <w:tc>
          <w:tcPr>
            <w:tcW w:w="1165" w:type="pct"/>
            <w:vAlign w:val="bottom"/>
          </w:tcPr>
          <w:p w14:paraId="18710D37" w14:textId="14BB896C" w:rsidR="00422C3E" w:rsidRDefault="002F65DC" w:rsidP="00C11743">
            <w:pPr>
              <w:spacing w:line="360" w:lineRule="auto"/>
              <w:jc w:val="both"/>
              <w:rPr>
                <w:ins w:id="1881" w:author="abahl02@student.ubc.ca" w:date="2023-07-19T12:17:00Z"/>
              </w:rPr>
            </w:pPr>
            <w:ins w:id="1882" w:author="abahl02@student.ubc.ca" w:date="2023-07-19T12:42:00Z">
              <w:r>
                <w:rPr>
                  <w:sz w:val="20"/>
                  <w:szCs w:val="20"/>
                </w:rPr>
                <w:t>E</w:t>
              </w:r>
            </w:ins>
            <w:ins w:id="1883" w:author="abahl02@student.ubc.ca" w:date="2023-07-19T12:17:00Z">
              <w:r w:rsidR="00422C3E">
                <w:rPr>
                  <w:sz w:val="20"/>
                  <w:szCs w:val="20"/>
                </w:rPr>
                <w:t>mbryo</w:t>
              </w:r>
            </w:ins>
            <w:ins w:id="1884" w:author="abahl02@student.ubc.ca" w:date="2023-07-19T12:42:00Z">
              <w:r>
                <w:rPr>
                  <w:sz w:val="20"/>
                  <w:szCs w:val="20"/>
                </w:rPr>
                <w:t xml:space="preserve"> - </w:t>
              </w:r>
            </w:ins>
            <w:ins w:id="1885" w:author="abahl02@student.ubc.ca" w:date="2023-07-19T12:17:00Z">
              <w:r w:rsidR="00422C3E">
                <w:rPr>
                  <w:sz w:val="20"/>
                  <w:szCs w:val="20"/>
                </w:rPr>
                <w:t>density</w:t>
              </w:r>
            </w:ins>
          </w:p>
        </w:tc>
        <w:tc>
          <w:tcPr>
            <w:tcW w:w="1493" w:type="pct"/>
            <w:vAlign w:val="bottom"/>
          </w:tcPr>
          <w:p w14:paraId="4414C7D4" w14:textId="77777777" w:rsidR="00422C3E" w:rsidRDefault="00422C3E" w:rsidP="00C11743">
            <w:pPr>
              <w:spacing w:line="360" w:lineRule="auto"/>
              <w:jc w:val="both"/>
              <w:rPr>
                <w:ins w:id="1886" w:author="abahl02@student.ubc.ca" w:date="2023-07-19T12:17:00Z"/>
              </w:rPr>
            </w:pPr>
            <w:ins w:id="1887" w:author="abahl02@student.ubc.ca" w:date="2023-07-19T12:17:00Z">
              <w:r>
                <w:rPr>
                  <w:sz w:val="20"/>
                  <w:szCs w:val="20"/>
                </w:rPr>
                <w:t>NA</w:t>
              </w:r>
            </w:ins>
          </w:p>
        </w:tc>
        <w:tc>
          <w:tcPr>
            <w:tcW w:w="865" w:type="pct"/>
            <w:vAlign w:val="bottom"/>
          </w:tcPr>
          <w:p w14:paraId="6C42E97A" w14:textId="77777777" w:rsidR="00422C3E" w:rsidRDefault="00422C3E" w:rsidP="00C11743">
            <w:pPr>
              <w:spacing w:line="360" w:lineRule="auto"/>
              <w:jc w:val="both"/>
              <w:rPr>
                <w:ins w:id="1888" w:author="abahl02@student.ubc.ca" w:date="2023-07-19T12:17:00Z"/>
              </w:rPr>
            </w:pPr>
            <w:ins w:id="1889" w:author="abahl02@student.ubc.ca" w:date="2023-07-19T12:17:00Z">
              <w:r>
                <w:rPr>
                  <w:sz w:val="20"/>
                  <w:szCs w:val="20"/>
                </w:rPr>
                <w:t>ID48</w:t>
              </w:r>
            </w:ins>
          </w:p>
        </w:tc>
      </w:tr>
      <w:tr w:rsidR="00422C3E" w14:paraId="33359367" w14:textId="77777777" w:rsidTr="006C149B">
        <w:trPr>
          <w:ins w:id="1890" w:author="abahl02@student.ubc.ca" w:date="2023-07-19T12:17:00Z"/>
        </w:trPr>
        <w:tc>
          <w:tcPr>
            <w:tcW w:w="828" w:type="pct"/>
            <w:vMerge/>
            <w:vAlign w:val="bottom"/>
          </w:tcPr>
          <w:p w14:paraId="5709C772" w14:textId="3A9F4E2B" w:rsidR="00422C3E" w:rsidRDefault="00422C3E" w:rsidP="00C11743">
            <w:pPr>
              <w:spacing w:line="360" w:lineRule="auto"/>
              <w:jc w:val="both"/>
              <w:rPr>
                <w:ins w:id="1891" w:author="abahl02@student.ubc.ca" w:date="2023-07-19T12:17:00Z"/>
              </w:rPr>
            </w:pPr>
          </w:p>
        </w:tc>
        <w:tc>
          <w:tcPr>
            <w:tcW w:w="649" w:type="pct"/>
            <w:vAlign w:val="bottom"/>
          </w:tcPr>
          <w:p w14:paraId="2D3533BC" w14:textId="77777777" w:rsidR="00422C3E" w:rsidRDefault="00422C3E" w:rsidP="00C11743">
            <w:pPr>
              <w:spacing w:line="360" w:lineRule="auto"/>
              <w:jc w:val="both"/>
              <w:rPr>
                <w:ins w:id="1892" w:author="abahl02@student.ubc.ca" w:date="2023-07-19T12:17:00Z"/>
              </w:rPr>
            </w:pPr>
            <w:ins w:id="1893" w:author="abahl02@student.ubc.ca" w:date="2023-07-19T12:17:00Z">
              <w:r>
                <w:rPr>
                  <w:sz w:val="20"/>
                  <w:szCs w:val="20"/>
                </w:rPr>
                <w:t>function</w:t>
              </w:r>
            </w:ins>
          </w:p>
        </w:tc>
        <w:tc>
          <w:tcPr>
            <w:tcW w:w="1165" w:type="pct"/>
            <w:vAlign w:val="bottom"/>
          </w:tcPr>
          <w:p w14:paraId="6D0E8C89" w14:textId="158E2B01" w:rsidR="00422C3E" w:rsidRDefault="002F65DC" w:rsidP="00C11743">
            <w:pPr>
              <w:spacing w:line="360" w:lineRule="auto"/>
              <w:jc w:val="both"/>
              <w:rPr>
                <w:ins w:id="1894" w:author="abahl02@student.ubc.ca" w:date="2023-07-19T12:17:00Z"/>
              </w:rPr>
            </w:pPr>
            <w:ins w:id="1895" w:author="abahl02@student.ubc.ca" w:date="2023-07-19T12:43:00Z">
              <w:r>
                <w:rPr>
                  <w:sz w:val="20"/>
                  <w:szCs w:val="20"/>
                </w:rPr>
                <w:t>S</w:t>
              </w:r>
            </w:ins>
            <w:ins w:id="1896" w:author="abahl02@student.ubc.ca" w:date="2023-07-19T12:17:00Z">
              <w:r w:rsidR="00422C3E">
                <w:rPr>
                  <w:sz w:val="20"/>
                  <w:szCs w:val="20"/>
                </w:rPr>
                <w:t>inking</w:t>
              </w:r>
            </w:ins>
          </w:p>
        </w:tc>
        <w:tc>
          <w:tcPr>
            <w:tcW w:w="1493" w:type="pct"/>
            <w:vAlign w:val="bottom"/>
          </w:tcPr>
          <w:p w14:paraId="62324A6B" w14:textId="03BB8685" w:rsidR="00422C3E" w:rsidRDefault="0079172B" w:rsidP="00C11743">
            <w:pPr>
              <w:spacing w:line="360" w:lineRule="auto"/>
              <w:jc w:val="both"/>
              <w:rPr>
                <w:ins w:id="1897" w:author="abahl02@student.ubc.ca" w:date="2023-07-19T12:17:00Z"/>
              </w:rPr>
            </w:pPr>
            <w:ins w:id="1898" w:author="abahl02@student.ubc.ca" w:date="2023-07-19T12:37:00Z">
              <w:r>
                <w:rPr>
                  <w:sz w:val="20"/>
                  <w:szCs w:val="20"/>
                </w:rPr>
                <w:t>T</w:t>
              </w:r>
            </w:ins>
            <w:ins w:id="1899" w:author="abahl02@student.ubc.ca" w:date="2023-07-19T12:17:00Z">
              <w:r w:rsidR="00422C3E">
                <w:rPr>
                  <w:sz w:val="20"/>
                  <w:szCs w:val="20"/>
                </w:rPr>
                <w:t>ime</w:t>
              </w:r>
            </w:ins>
          </w:p>
        </w:tc>
        <w:tc>
          <w:tcPr>
            <w:tcW w:w="865" w:type="pct"/>
            <w:vAlign w:val="bottom"/>
          </w:tcPr>
          <w:p w14:paraId="3E5DE561" w14:textId="77777777" w:rsidR="00422C3E" w:rsidRDefault="00422C3E" w:rsidP="00C11743">
            <w:pPr>
              <w:spacing w:line="360" w:lineRule="auto"/>
              <w:jc w:val="both"/>
              <w:rPr>
                <w:ins w:id="1900" w:author="abahl02@student.ubc.ca" w:date="2023-07-19T12:17:00Z"/>
              </w:rPr>
            </w:pPr>
            <w:ins w:id="1901" w:author="abahl02@student.ubc.ca" w:date="2023-07-19T12:17:00Z">
              <w:r>
                <w:rPr>
                  <w:sz w:val="20"/>
                  <w:szCs w:val="20"/>
                </w:rPr>
                <w:t>ID49</w:t>
              </w:r>
            </w:ins>
          </w:p>
        </w:tc>
      </w:tr>
      <w:tr w:rsidR="002F65DC" w14:paraId="3F07FCCF" w14:textId="77777777" w:rsidTr="006C149B">
        <w:trPr>
          <w:ins w:id="1902" w:author="abahl02@student.ubc.ca" w:date="2023-07-19T12:17:00Z"/>
        </w:trPr>
        <w:tc>
          <w:tcPr>
            <w:tcW w:w="828" w:type="pct"/>
            <w:vMerge/>
            <w:vAlign w:val="bottom"/>
          </w:tcPr>
          <w:p w14:paraId="2964B61A" w14:textId="37C6A393" w:rsidR="002F65DC" w:rsidRDefault="002F65DC" w:rsidP="002F65DC">
            <w:pPr>
              <w:spacing w:line="360" w:lineRule="auto"/>
              <w:jc w:val="both"/>
              <w:rPr>
                <w:ins w:id="1903" w:author="abahl02@student.ubc.ca" w:date="2023-07-19T12:17:00Z"/>
              </w:rPr>
            </w:pPr>
          </w:p>
        </w:tc>
        <w:tc>
          <w:tcPr>
            <w:tcW w:w="649" w:type="pct"/>
            <w:vAlign w:val="bottom"/>
          </w:tcPr>
          <w:p w14:paraId="17AADB90" w14:textId="77777777" w:rsidR="002F65DC" w:rsidRDefault="002F65DC" w:rsidP="002F65DC">
            <w:pPr>
              <w:spacing w:line="360" w:lineRule="auto"/>
              <w:jc w:val="both"/>
              <w:rPr>
                <w:ins w:id="1904" w:author="abahl02@student.ubc.ca" w:date="2023-07-19T12:17:00Z"/>
              </w:rPr>
            </w:pPr>
            <w:ins w:id="1905" w:author="abahl02@student.ubc.ca" w:date="2023-07-19T12:17:00Z">
              <w:r>
                <w:rPr>
                  <w:sz w:val="20"/>
                  <w:szCs w:val="20"/>
                </w:rPr>
                <w:t>function</w:t>
              </w:r>
            </w:ins>
          </w:p>
        </w:tc>
        <w:tc>
          <w:tcPr>
            <w:tcW w:w="1165" w:type="pct"/>
            <w:vAlign w:val="bottom"/>
          </w:tcPr>
          <w:p w14:paraId="10B5EE2B" w14:textId="279D00FD" w:rsidR="002F65DC" w:rsidRDefault="002F65DC" w:rsidP="002F65DC">
            <w:pPr>
              <w:spacing w:line="360" w:lineRule="auto"/>
              <w:jc w:val="both"/>
              <w:rPr>
                <w:ins w:id="1906" w:author="abahl02@student.ubc.ca" w:date="2023-07-19T12:17:00Z"/>
              </w:rPr>
            </w:pPr>
            <w:ins w:id="1907" w:author="abahl02@student.ubc.ca" w:date="2023-07-19T12:43:00Z">
              <w:r>
                <w:rPr>
                  <w:sz w:val="20"/>
                  <w:szCs w:val="20"/>
                </w:rPr>
                <w:t>Sinking</w:t>
              </w:r>
            </w:ins>
          </w:p>
        </w:tc>
        <w:tc>
          <w:tcPr>
            <w:tcW w:w="1493" w:type="pct"/>
            <w:vAlign w:val="bottom"/>
          </w:tcPr>
          <w:p w14:paraId="2E7EACB5" w14:textId="6F2F25FA" w:rsidR="002F65DC" w:rsidRDefault="002F65DC" w:rsidP="002F65DC">
            <w:pPr>
              <w:spacing w:line="360" w:lineRule="auto"/>
              <w:jc w:val="both"/>
              <w:rPr>
                <w:ins w:id="1908" w:author="abahl02@student.ubc.ca" w:date="2023-07-19T12:17:00Z"/>
              </w:rPr>
            </w:pPr>
            <w:ins w:id="1909" w:author="abahl02@student.ubc.ca" w:date="2023-07-19T12:37:00Z">
              <w:r>
                <w:rPr>
                  <w:sz w:val="20"/>
                  <w:szCs w:val="20"/>
                </w:rPr>
                <w:t>B</w:t>
              </w:r>
            </w:ins>
            <w:ins w:id="1910" w:author="abahl02@student.ubc.ca" w:date="2023-07-19T12:17:00Z">
              <w:r>
                <w:rPr>
                  <w:sz w:val="20"/>
                  <w:szCs w:val="20"/>
                </w:rPr>
                <w:t>ottom</w:t>
              </w:r>
            </w:ins>
            <w:ins w:id="1911" w:author="abahl02@student.ubc.ca" w:date="2023-07-19T12:37:00Z">
              <w:r>
                <w:rPr>
                  <w:sz w:val="20"/>
                  <w:szCs w:val="20"/>
                </w:rPr>
                <w:t xml:space="preserve"> </w:t>
              </w:r>
            </w:ins>
            <w:ins w:id="1912" w:author="abahl02@student.ubc.ca" w:date="2023-07-19T12:17:00Z">
              <w:r>
                <w:rPr>
                  <w:sz w:val="20"/>
                  <w:szCs w:val="20"/>
                </w:rPr>
                <w:t>depth</w:t>
              </w:r>
            </w:ins>
          </w:p>
        </w:tc>
        <w:tc>
          <w:tcPr>
            <w:tcW w:w="865" w:type="pct"/>
            <w:vAlign w:val="bottom"/>
          </w:tcPr>
          <w:p w14:paraId="4CB4615D" w14:textId="77777777" w:rsidR="002F65DC" w:rsidRDefault="002F65DC" w:rsidP="002F65DC">
            <w:pPr>
              <w:spacing w:line="360" w:lineRule="auto"/>
              <w:jc w:val="both"/>
              <w:rPr>
                <w:ins w:id="1913" w:author="abahl02@student.ubc.ca" w:date="2023-07-19T12:17:00Z"/>
              </w:rPr>
            </w:pPr>
            <w:ins w:id="1914" w:author="abahl02@student.ubc.ca" w:date="2023-07-19T12:17:00Z">
              <w:r>
                <w:rPr>
                  <w:sz w:val="20"/>
                  <w:szCs w:val="20"/>
                </w:rPr>
                <w:t>ID50</w:t>
              </w:r>
            </w:ins>
          </w:p>
        </w:tc>
      </w:tr>
      <w:tr w:rsidR="002F65DC" w14:paraId="4E7F59A3" w14:textId="77777777" w:rsidTr="006C149B">
        <w:trPr>
          <w:ins w:id="1915" w:author="abahl02@student.ubc.ca" w:date="2023-07-19T12:17:00Z"/>
        </w:trPr>
        <w:tc>
          <w:tcPr>
            <w:tcW w:w="828" w:type="pct"/>
            <w:vMerge/>
            <w:vAlign w:val="bottom"/>
          </w:tcPr>
          <w:p w14:paraId="307A6ABD" w14:textId="0EF7D679" w:rsidR="002F65DC" w:rsidRDefault="002F65DC" w:rsidP="002F65DC">
            <w:pPr>
              <w:spacing w:line="360" w:lineRule="auto"/>
              <w:jc w:val="both"/>
              <w:rPr>
                <w:ins w:id="1916" w:author="abahl02@student.ubc.ca" w:date="2023-07-19T12:17:00Z"/>
              </w:rPr>
            </w:pPr>
          </w:p>
        </w:tc>
        <w:tc>
          <w:tcPr>
            <w:tcW w:w="649" w:type="pct"/>
            <w:vAlign w:val="bottom"/>
          </w:tcPr>
          <w:p w14:paraId="635DB0D2" w14:textId="77777777" w:rsidR="002F65DC" w:rsidRDefault="002F65DC" w:rsidP="002F65DC">
            <w:pPr>
              <w:spacing w:line="360" w:lineRule="auto"/>
              <w:jc w:val="both"/>
              <w:rPr>
                <w:ins w:id="1917" w:author="abahl02@student.ubc.ca" w:date="2023-07-19T12:17:00Z"/>
              </w:rPr>
            </w:pPr>
            <w:ins w:id="1918" w:author="abahl02@student.ubc.ca" w:date="2023-07-19T12:17:00Z">
              <w:r>
                <w:rPr>
                  <w:sz w:val="20"/>
                  <w:szCs w:val="20"/>
                </w:rPr>
                <w:t>function</w:t>
              </w:r>
            </w:ins>
          </w:p>
        </w:tc>
        <w:tc>
          <w:tcPr>
            <w:tcW w:w="1165" w:type="pct"/>
            <w:vAlign w:val="bottom"/>
          </w:tcPr>
          <w:p w14:paraId="1C55522A" w14:textId="03CF681B" w:rsidR="002F65DC" w:rsidRDefault="002F65DC" w:rsidP="002F65DC">
            <w:pPr>
              <w:spacing w:line="360" w:lineRule="auto"/>
              <w:jc w:val="both"/>
              <w:rPr>
                <w:ins w:id="1919" w:author="abahl02@student.ubc.ca" w:date="2023-07-19T12:17:00Z"/>
              </w:rPr>
            </w:pPr>
            <w:ins w:id="1920" w:author="abahl02@student.ubc.ca" w:date="2023-07-19T12:43:00Z">
              <w:r>
                <w:rPr>
                  <w:sz w:val="20"/>
                  <w:szCs w:val="20"/>
                </w:rPr>
                <w:t>Sinking</w:t>
              </w:r>
            </w:ins>
          </w:p>
        </w:tc>
        <w:tc>
          <w:tcPr>
            <w:tcW w:w="1493" w:type="pct"/>
            <w:vAlign w:val="bottom"/>
          </w:tcPr>
          <w:p w14:paraId="103DE1FD" w14:textId="5BE8A57C" w:rsidR="002F65DC" w:rsidRDefault="002F65DC" w:rsidP="002F65DC">
            <w:pPr>
              <w:spacing w:line="360" w:lineRule="auto"/>
              <w:jc w:val="both"/>
              <w:rPr>
                <w:ins w:id="1921" w:author="abahl02@student.ubc.ca" w:date="2023-07-19T12:17:00Z"/>
              </w:rPr>
            </w:pPr>
            <w:ins w:id="1922" w:author="abahl02@student.ubc.ca" w:date="2023-07-19T12:37:00Z">
              <w:r>
                <w:rPr>
                  <w:sz w:val="20"/>
                  <w:szCs w:val="20"/>
                </w:rPr>
                <w:t>T</w:t>
              </w:r>
            </w:ins>
            <w:ins w:id="1923" w:author="abahl02@student.ubc.ca" w:date="2023-07-19T12:17:00Z">
              <w:r>
                <w:rPr>
                  <w:sz w:val="20"/>
                  <w:szCs w:val="20"/>
                </w:rPr>
                <w:t>emperature</w:t>
              </w:r>
            </w:ins>
          </w:p>
        </w:tc>
        <w:tc>
          <w:tcPr>
            <w:tcW w:w="865" w:type="pct"/>
            <w:vAlign w:val="bottom"/>
          </w:tcPr>
          <w:p w14:paraId="31135A63" w14:textId="77777777" w:rsidR="002F65DC" w:rsidRDefault="002F65DC" w:rsidP="002F65DC">
            <w:pPr>
              <w:spacing w:line="360" w:lineRule="auto"/>
              <w:jc w:val="both"/>
              <w:rPr>
                <w:ins w:id="1924" w:author="abahl02@student.ubc.ca" w:date="2023-07-19T12:17:00Z"/>
              </w:rPr>
            </w:pPr>
            <w:ins w:id="1925" w:author="abahl02@student.ubc.ca" w:date="2023-07-19T12:17:00Z">
              <w:r>
                <w:rPr>
                  <w:sz w:val="20"/>
                  <w:szCs w:val="20"/>
                </w:rPr>
                <w:t>ID51</w:t>
              </w:r>
            </w:ins>
          </w:p>
        </w:tc>
      </w:tr>
      <w:tr w:rsidR="002F65DC" w14:paraId="65EB2486" w14:textId="77777777" w:rsidTr="006C149B">
        <w:trPr>
          <w:ins w:id="1926" w:author="abahl02@student.ubc.ca" w:date="2023-07-19T12:17:00Z"/>
        </w:trPr>
        <w:tc>
          <w:tcPr>
            <w:tcW w:w="828" w:type="pct"/>
            <w:vMerge/>
            <w:vAlign w:val="bottom"/>
          </w:tcPr>
          <w:p w14:paraId="069E9B9C" w14:textId="0BBCE7D1" w:rsidR="002F65DC" w:rsidRDefault="002F65DC" w:rsidP="002F65DC">
            <w:pPr>
              <w:spacing w:line="360" w:lineRule="auto"/>
              <w:jc w:val="both"/>
              <w:rPr>
                <w:ins w:id="1927" w:author="abahl02@student.ubc.ca" w:date="2023-07-19T12:17:00Z"/>
              </w:rPr>
            </w:pPr>
          </w:p>
        </w:tc>
        <w:tc>
          <w:tcPr>
            <w:tcW w:w="649" w:type="pct"/>
            <w:vAlign w:val="bottom"/>
          </w:tcPr>
          <w:p w14:paraId="0DC4578A" w14:textId="77777777" w:rsidR="002F65DC" w:rsidRDefault="002F65DC" w:rsidP="002F65DC">
            <w:pPr>
              <w:spacing w:line="360" w:lineRule="auto"/>
              <w:jc w:val="both"/>
              <w:rPr>
                <w:ins w:id="1928" w:author="abahl02@student.ubc.ca" w:date="2023-07-19T12:17:00Z"/>
              </w:rPr>
            </w:pPr>
            <w:ins w:id="1929" w:author="abahl02@student.ubc.ca" w:date="2023-07-19T12:17:00Z">
              <w:r>
                <w:rPr>
                  <w:sz w:val="20"/>
                  <w:szCs w:val="20"/>
                </w:rPr>
                <w:t>function</w:t>
              </w:r>
            </w:ins>
          </w:p>
        </w:tc>
        <w:tc>
          <w:tcPr>
            <w:tcW w:w="1165" w:type="pct"/>
            <w:vAlign w:val="bottom"/>
          </w:tcPr>
          <w:p w14:paraId="405EEE86" w14:textId="219253EB" w:rsidR="002F65DC" w:rsidRDefault="002F65DC" w:rsidP="002F65DC">
            <w:pPr>
              <w:spacing w:line="360" w:lineRule="auto"/>
              <w:jc w:val="both"/>
              <w:rPr>
                <w:ins w:id="1930" w:author="abahl02@student.ubc.ca" w:date="2023-07-19T12:17:00Z"/>
              </w:rPr>
            </w:pPr>
            <w:ins w:id="1931" w:author="abahl02@student.ubc.ca" w:date="2023-07-19T12:43:00Z">
              <w:r>
                <w:rPr>
                  <w:sz w:val="20"/>
                  <w:szCs w:val="20"/>
                </w:rPr>
                <w:t>Sinking</w:t>
              </w:r>
            </w:ins>
          </w:p>
        </w:tc>
        <w:tc>
          <w:tcPr>
            <w:tcW w:w="1493" w:type="pct"/>
            <w:vAlign w:val="bottom"/>
          </w:tcPr>
          <w:p w14:paraId="14F156A9" w14:textId="15D1D749" w:rsidR="002F65DC" w:rsidRDefault="002F65DC" w:rsidP="002F65DC">
            <w:pPr>
              <w:spacing w:line="360" w:lineRule="auto"/>
              <w:jc w:val="both"/>
              <w:rPr>
                <w:ins w:id="1932" w:author="abahl02@student.ubc.ca" w:date="2023-07-19T12:17:00Z"/>
              </w:rPr>
            </w:pPr>
            <w:ins w:id="1933" w:author="abahl02@student.ubc.ca" w:date="2023-07-19T12:36:00Z">
              <w:r>
                <w:rPr>
                  <w:sz w:val="20"/>
                  <w:szCs w:val="20"/>
                </w:rPr>
                <w:t>W</w:t>
              </w:r>
              <w:r>
                <w:rPr>
                  <w:sz w:val="20"/>
                  <w:szCs w:val="20"/>
                </w:rPr>
                <w:t>ater</w:t>
              </w:r>
              <w:r>
                <w:rPr>
                  <w:sz w:val="20"/>
                  <w:szCs w:val="20"/>
                </w:rPr>
                <w:t xml:space="preserve"> </w:t>
              </w:r>
              <w:r>
                <w:rPr>
                  <w:sz w:val="20"/>
                  <w:szCs w:val="20"/>
                </w:rPr>
                <w:t>density</w:t>
              </w:r>
            </w:ins>
          </w:p>
        </w:tc>
        <w:tc>
          <w:tcPr>
            <w:tcW w:w="865" w:type="pct"/>
            <w:vAlign w:val="bottom"/>
          </w:tcPr>
          <w:p w14:paraId="09964BEB" w14:textId="77777777" w:rsidR="002F65DC" w:rsidRDefault="002F65DC" w:rsidP="002F65DC">
            <w:pPr>
              <w:spacing w:line="360" w:lineRule="auto"/>
              <w:jc w:val="both"/>
              <w:rPr>
                <w:ins w:id="1934" w:author="abahl02@student.ubc.ca" w:date="2023-07-19T12:17:00Z"/>
              </w:rPr>
            </w:pPr>
            <w:ins w:id="1935" w:author="abahl02@student.ubc.ca" w:date="2023-07-19T12:17:00Z">
              <w:r>
                <w:rPr>
                  <w:sz w:val="20"/>
                  <w:szCs w:val="20"/>
                </w:rPr>
                <w:t>ID52</w:t>
              </w:r>
            </w:ins>
          </w:p>
        </w:tc>
      </w:tr>
      <w:tr w:rsidR="00422C3E" w14:paraId="38C62379" w14:textId="77777777" w:rsidTr="006C149B">
        <w:trPr>
          <w:ins w:id="1936" w:author="abahl02@student.ubc.ca" w:date="2023-07-19T12:17:00Z"/>
        </w:trPr>
        <w:tc>
          <w:tcPr>
            <w:tcW w:w="828" w:type="pct"/>
            <w:vMerge/>
            <w:vAlign w:val="bottom"/>
          </w:tcPr>
          <w:p w14:paraId="08E524B1" w14:textId="1391746C" w:rsidR="00422C3E" w:rsidRDefault="00422C3E" w:rsidP="00C11743">
            <w:pPr>
              <w:spacing w:line="360" w:lineRule="auto"/>
              <w:jc w:val="both"/>
              <w:rPr>
                <w:ins w:id="1937" w:author="abahl02@student.ubc.ca" w:date="2023-07-19T12:17:00Z"/>
              </w:rPr>
            </w:pPr>
          </w:p>
        </w:tc>
        <w:tc>
          <w:tcPr>
            <w:tcW w:w="649" w:type="pct"/>
            <w:vAlign w:val="bottom"/>
          </w:tcPr>
          <w:p w14:paraId="59BD3F04" w14:textId="77777777" w:rsidR="00422C3E" w:rsidRDefault="00422C3E" w:rsidP="00C11743">
            <w:pPr>
              <w:spacing w:line="360" w:lineRule="auto"/>
              <w:jc w:val="both"/>
              <w:rPr>
                <w:ins w:id="1938" w:author="abahl02@student.ubc.ca" w:date="2023-07-19T12:17:00Z"/>
              </w:rPr>
            </w:pPr>
            <w:ins w:id="1939" w:author="abahl02@student.ubc.ca" w:date="2023-07-19T12:17:00Z">
              <w:r>
                <w:rPr>
                  <w:sz w:val="20"/>
                  <w:szCs w:val="20"/>
                </w:rPr>
                <w:t>function</w:t>
              </w:r>
            </w:ins>
          </w:p>
        </w:tc>
        <w:tc>
          <w:tcPr>
            <w:tcW w:w="1165" w:type="pct"/>
            <w:vAlign w:val="bottom"/>
          </w:tcPr>
          <w:p w14:paraId="4C275671" w14:textId="71BB77BB" w:rsidR="00422C3E" w:rsidRDefault="002F65DC" w:rsidP="00C11743">
            <w:pPr>
              <w:spacing w:line="360" w:lineRule="auto"/>
              <w:jc w:val="both"/>
              <w:rPr>
                <w:ins w:id="1940" w:author="abahl02@student.ubc.ca" w:date="2023-07-19T12:17:00Z"/>
              </w:rPr>
            </w:pPr>
            <w:ins w:id="1941" w:author="abahl02@student.ubc.ca" w:date="2023-07-19T12:43:00Z">
              <w:r>
                <w:rPr>
                  <w:sz w:val="20"/>
                  <w:szCs w:val="20"/>
                </w:rPr>
                <w:t>A</w:t>
              </w:r>
            </w:ins>
            <w:ins w:id="1942" w:author="abahl02@student.ubc.ca" w:date="2023-07-19T12:17:00Z">
              <w:r w:rsidR="00422C3E">
                <w:rPr>
                  <w:sz w:val="20"/>
                  <w:szCs w:val="20"/>
                </w:rPr>
                <w:t>scent</w:t>
              </w:r>
            </w:ins>
            <w:ins w:id="1943" w:author="abahl02@student.ubc.ca" w:date="2023-07-19T12:43:00Z">
              <w:r>
                <w:rPr>
                  <w:sz w:val="20"/>
                  <w:szCs w:val="20"/>
                </w:rPr>
                <w:t xml:space="preserve"> </w:t>
              </w:r>
            </w:ins>
            <w:ins w:id="1944" w:author="abahl02@student.ubc.ca" w:date="2023-07-19T12:17:00Z">
              <w:r w:rsidR="00422C3E">
                <w:rPr>
                  <w:sz w:val="20"/>
                  <w:szCs w:val="20"/>
                </w:rPr>
                <w:t>after</w:t>
              </w:r>
            </w:ins>
            <w:ins w:id="1945" w:author="abahl02@student.ubc.ca" w:date="2023-07-19T12:43:00Z">
              <w:r>
                <w:rPr>
                  <w:sz w:val="20"/>
                  <w:szCs w:val="20"/>
                </w:rPr>
                <w:t xml:space="preserve"> </w:t>
              </w:r>
            </w:ins>
            <w:ins w:id="1946" w:author="abahl02@student.ubc.ca" w:date="2023-07-19T12:17:00Z">
              <w:r w:rsidR="00422C3E">
                <w:rPr>
                  <w:sz w:val="20"/>
                  <w:szCs w:val="20"/>
                </w:rPr>
                <w:t>hatching</w:t>
              </w:r>
            </w:ins>
          </w:p>
        </w:tc>
        <w:tc>
          <w:tcPr>
            <w:tcW w:w="1493" w:type="pct"/>
            <w:vAlign w:val="bottom"/>
          </w:tcPr>
          <w:p w14:paraId="1C2C0CA9" w14:textId="604D2AA0" w:rsidR="00422C3E" w:rsidRDefault="0079172B" w:rsidP="00C11743">
            <w:pPr>
              <w:spacing w:line="360" w:lineRule="auto"/>
              <w:jc w:val="both"/>
              <w:rPr>
                <w:ins w:id="1947" w:author="abahl02@student.ubc.ca" w:date="2023-07-19T12:17:00Z"/>
              </w:rPr>
            </w:pPr>
            <w:ins w:id="1948" w:author="abahl02@student.ubc.ca" w:date="2023-07-19T12:36:00Z">
              <w:r>
                <w:rPr>
                  <w:sz w:val="20"/>
                  <w:szCs w:val="20"/>
                </w:rPr>
                <w:t>Ti</w:t>
              </w:r>
            </w:ins>
            <w:ins w:id="1949" w:author="abahl02@student.ubc.ca" w:date="2023-07-19T12:17:00Z">
              <w:r w:rsidR="00422C3E">
                <w:rPr>
                  <w:sz w:val="20"/>
                  <w:szCs w:val="20"/>
                </w:rPr>
                <w:t>me</w:t>
              </w:r>
            </w:ins>
          </w:p>
        </w:tc>
        <w:tc>
          <w:tcPr>
            <w:tcW w:w="865" w:type="pct"/>
            <w:vAlign w:val="bottom"/>
          </w:tcPr>
          <w:p w14:paraId="60EE808A" w14:textId="77777777" w:rsidR="00422C3E" w:rsidRDefault="00422C3E" w:rsidP="00C11743">
            <w:pPr>
              <w:spacing w:line="360" w:lineRule="auto"/>
              <w:jc w:val="both"/>
              <w:rPr>
                <w:ins w:id="1950" w:author="abahl02@student.ubc.ca" w:date="2023-07-19T12:17:00Z"/>
              </w:rPr>
            </w:pPr>
            <w:ins w:id="1951" w:author="abahl02@student.ubc.ca" w:date="2023-07-19T12:17:00Z">
              <w:r>
                <w:rPr>
                  <w:sz w:val="20"/>
                  <w:szCs w:val="20"/>
                </w:rPr>
                <w:t>ID53</w:t>
              </w:r>
            </w:ins>
          </w:p>
        </w:tc>
      </w:tr>
      <w:tr w:rsidR="002F65DC" w14:paraId="20C09853" w14:textId="77777777" w:rsidTr="00D266E5">
        <w:tblPrEx>
          <w:tblPrExChange w:id="1952" w:author="abahl02@student.ubc.ca" w:date="2023-07-19T12:43:00Z">
            <w:tblPrEx>
              <w:tblW w:w="6043" w:type="pct"/>
              <w:tblInd w:w="-995" w:type="dxa"/>
            </w:tblPrEx>
          </w:tblPrExChange>
        </w:tblPrEx>
        <w:trPr>
          <w:ins w:id="1953" w:author="abahl02@student.ubc.ca" w:date="2023-07-19T12:17:00Z"/>
          <w:trPrChange w:id="1954" w:author="abahl02@student.ubc.ca" w:date="2023-07-19T12:43:00Z">
            <w:trPr>
              <w:gridAfter w:val="0"/>
            </w:trPr>
          </w:trPrChange>
        </w:trPr>
        <w:tc>
          <w:tcPr>
            <w:tcW w:w="828" w:type="pct"/>
            <w:vMerge/>
            <w:vAlign w:val="bottom"/>
            <w:tcPrChange w:id="1955" w:author="abahl02@student.ubc.ca" w:date="2023-07-19T12:43:00Z">
              <w:tcPr>
                <w:tcW w:w="828" w:type="pct"/>
                <w:gridSpan w:val="2"/>
                <w:vMerge/>
                <w:vAlign w:val="bottom"/>
              </w:tcPr>
            </w:tcPrChange>
          </w:tcPr>
          <w:p w14:paraId="244B9DAB" w14:textId="1B85CD3F" w:rsidR="002F65DC" w:rsidRDefault="002F65DC" w:rsidP="002F65DC">
            <w:pPr>
              <w:spacing w:line="360" w:lineRule="auto"/>
              <w:jc w:val="both"/>
              <w:rPr>
                <w:ins w:id="1956" w:author="abahl02@student.ubc.ca" w:date="2023-07-19T12:17:00Z"/>
              </w:rPr>
            </w:pPr>
          </w:p>
        </w:tc>
        <w:tc>
          <w:tcPr>
            <w:tcW w:w="649" w:type="pct"/>
            <w:vAlign w:val="bottom"/>
            <w:tcPrChange w:id="1957" w:author="abahl02@student.ubc.ca" w:date="2023-07-19T12:43:00Z">
              <w:tcPr>
                <w:tcW w:w="649" w:type="pct"/>
                <w:gridSpan w:val="2"/>
                <w:vAlign w:val="bottom"/>
              </w:tcPr>
            </w:tcPrChange>
          </w:tcPr>
          <w:p w14:paraId="03EC7241" w14:textId="77777777" w:rsidR="002F65DC" w:rsidRDefault="002F65DC" w:rsidP="002F65DC">
            <w:pPr>
              <w:spacing w:line="360" w:lineRule="auto"/>
              <w:jc w:val="both"/>
              <w:rPr>
                <w:ins w:id="1958" w:author="abahl02@student.ubc.ca" w:date="2023-07-19T12:17:00Z"/>
              </w:rPr>
            </w:pPr>
            <w:ins w:id="1959" w:author="abahl02@student.ubc.ca" w:date="2023-07-19T12:17:00Z">
              <w:r>
                <w:rPr>
                  <w:sz w:val="20"/>
                  <w:szCs w:val="20"/>
                </w:rPr>
                <w:t>function</w:t>
              </w:r>
            </w:ins>
          </w:p>
        </w:tc>
        <w:tc>
          <w:tcPr>
            <w:tcW w:w="1165" w:type="pct"/>
            <w:tcPrChange w:id="1960" w:author="abahl02@student.ubc.ca" w:date="2023-07-19T12:43:00Z">
              <w:tcPr>
                <w:tcW w:w="1165" w:type="pct"/>
                <w:gridSpan w:val="2"/>
                <w:vAlign w:val="bottom"/>
              </w:tcPr>
            </w:tcPrChange>
          </w:tcPr>
          <w:p w14:paraId="20E7E5E2" w14:textId="1F8701BD" w:rsidR="002F65DC" w:rsidRDefault="002F65DC" w:rsidP="002F65DC">
            <w:pPr>
              <w:spacing w:line="360" w:lineRule="auto"/>
              <w:jc w:val="both"/>
              <w:rPr>
                <w:ins w:id="1961" w:author="abahl02@student.ubc.ca" w:date="2023-07-19T12:17:00Z"/>
              </w:rPr>
            </w:pPr>
            <w:ins w:id="1962" w:author="abahl02@student.ubc.ca" w:date="2023-07-19T12:43:00Z">
              <w:r w:rsidRPr="000D73EA">
                <w:rPr>
                  <w:sz w:val="20"/>
                  <w:szCs w:val="20"/>
                </w:rPr>
                <w:t>Ascent after hatching</w:t>
              </w:r>
            </w:ins>
          </w:p>
        </w:tc>
        <w:tc>
          <w:tcPr>
            <w:tcW w:w="1493" w:type="pct"/>
            <w:vAlign w:val="bottom"/>
            <w:tcPrChange w:id="1963" w:author="abahl02@student.ubc.ca" w:date="2023-07-19T12:43:00Z">
              <w:tcPr>
                <w:tcW w:w="1493" w:type="pct"/>
                <w:gridSpan w:val="2"/>
                <w:vAlign w:val="bottom"/>
              </w:tcPr>
            </w:tcPrChange>
          </w:tcPr>
          <w:p w14:paraId="7B6AC067" w14:textId="6F306AE9" w:rsidR="002F65DC" w:rsidRDefault="002F65DC" w:rsidP="002F65DC">
            <w:pPr>
              <w:spacing w:line="360" w:lineRule="auto"/>
              <w:jc w:val="both"/>
              <w:rPr>
                <w:ins w:id="1964" w:author="abahl02@student.ubc.ca" w:date="2023-07-19T12:17:00Z"/>
              </w:rPr>
            </w:pPr>
            <w:ins w:id="1965" w:author="abahl02@student.ubc.ca" w:date="2023-07-19T12:36:00Z">
              <w:r>
                <w:rPr>
                  <w:sz w:val="20"/>
                  <w:szCs w:val="20"/>
                </w:rPr>
                <w:t>B</w:t>
              </w:r>
            </w:ins>
            <w:ins w:id="1966" w:author="abahl02@student.ubc.ca" w:date="2023-07-19T12:17:00Z">
              <w:r>
                <w:rPr>
                  <w:sz w:val="20"/>
                  <w:szCs w:val="20"/>
                </w:rPr>
                <w:t>ottom</w:t>
              </w:r>
            </w:ins>
            <w:ins w:id="1967" w:author="abahl02@student.ubc.ca" w:date="2023-07-19T12:36:00Z">
              <w:r>
                <w:rPr>
                  <w:sz w:val="20"/>
                  <w:szCs w:val="20"/>
                </w:rPr>
                <w:t xml:space="preserve"> </w:t>
              </w:r>
            </w:ins>
            <w:ins w:id="1968" w:author="abahl02@student.ubc.ca" w:date="2023-07-19T12:17:00Z">
              <w:r>
                <w:rPr>
                  <w:sz w:val="20"/>
                  <w:szCs w:val="20"/>
                </w:rPr>
                <w:t>depth</w:t>
              </w:r>
            </w:ins>
          </w:p>
        </w:tc>
        <w:tc>
          <w:tcPr>
            <w:tcW w:w="865" w:type="pct"/>
            <w:vAlign w:val="bottom"/>
            <w:tcPrChange w:id="1969" w:author="abahl02@student.ubc.ca" w:date="2023-07-19T12:43:00Z">
              <w:tcPr>
                <w:tcW w:w="865" w:type="pct"/>
                <w:gridSpan w:val="2"/>
                <w:vAlign w:val="bottom"/>
              </w:tcPr>
            </w:tcPrChange>
          </w:tcPr>
          <w:p w14:paraId="49641D30" w14:textId="77777777" w:rsidR="002F65DC" w:rsidRDefault="002F65DC" w:rsidP="002F65DC">
            <w:pPr>
              <w:spacing w:line="360" w:lineRule="auto"/>
              <w:jc w:val="both"/>
              <w:rPr>
                <w:ins w:id="1970" w:author="abahl02@student.ubc.ca" w:date="2023-07-19T12:17:00Z"/>
              </w:rPr>
            </w:pPr>
            <w:ins w:id="1971" w:author="abahl02@student.ubc.ca" w:date="2023-07-19T12:17:00Z">
              <w:r>
                <w:rPr>
                  <w:sz w:val="20"/>
                  <w:szCs w:val="20"/>
                </w:rPr>
                <w:t>ID54</w:t>
              </w:r>
            </w:ins>
          </w:p>
        </w:tc>
      </w:tr>
      <w:tr w:rsidR="002F65DC" w14:paraId="6C17F7AA" w14:textId="77777777" w:rsidTr="00D266E5">
        <w:tblPrEx>
          <w:tblPrExChange w:id="1972" w:author="abahl02@student.ubc.ca" w:date="2023-07-19T12:43:00Z">
            <w:tblPrEx>
              <w:tblW w:w="6043" w:type="pct"/>
              <w:tblInd w:w="-995" w:type="dxa"/>
            </w:tblPrEx>
          </w:tblPrExChange>
        </w:tblPrEx>
        <w:trPr>
          <w:ins w:id="1973" w:author="abahl02@student.ubc.ca" w:date="2023-07-19T12:17:00Z"/>
          <w:trPrChange w:id="1974" w:author="abahl02@student.ubc.ca" w:date="2023-07-19T12:43:00Z">
            <w:trPr>
              <w:gridAfter w:val="0"/>
            </w:trPr>
          </w:trPrChange>
        </w:trPr>
        <w:tc>
          <w:tcPr>
            <w:tcW w:w="828" w:type="pct"/>
            <w:vMerge/>
            <w:vAlign w:val="bottom"/>
            <w:tcPrChange w:id="1975" w:author="abahl02@student.ubc.ca" w:date="2023-07-19T12:43:00Z">
              <w:tcPr>
                <w:tcW w:w="828" w:type="pct"/>
                <w:gridSpan w:val="2"/>
                <w:vMerge/>
                <w:vAlign w:val="bottom"/>
              </w:tcPr>
            </w:tcPrChange>
          </w:tcPr>
          <w:p w14:paraId="17A0727C" w14:textId="01DC8F36" w:rsidR="002F65DC" w:rsidRDefault="002F65DC" w:rsidP="002F65DC">
            <w:pPr>
              <w:spacing w:line="360" w:lineRule="auto"/>
              <w:jc w:val="both"/>
              <w:rPr>
                <w:ins w:id="1976" w:author="abahl02@student.ubc.ca" w:date="2023-07-19T12:17:00Z"/>
              </w:rPr>
            </w:pPr>
          </w:p>
        </w:tc>
        <w:tc>
          <w:tcPr>
            <w:tcW w:w="649" w:type="pct"/>
            <w:vAlign w:val="bottom"/>
            <w:tcPrChange w:id="1977" w:author="abahl02@student.ubc.ca" w:date="2023-07-19T12:43:00Z">
              <w:tcPr>
                <w:tcW w:w="649" w:type="pct"/>
                <w:gridSpan w:val="2"/>
                <w:vAlign w:val="bottom"/>
              </w:tcPr>
            </w:tcPrChange>
          </w:tcPr>
          <w:p w14:paraId="0154B9B8" w14:textId="77777777" w:rsidR="002F65DC" w:rsidRDefault="002F65DC" w:rsidP="002F65DC">
            <w:pPr>
              <w:spacing w:line="360" w:lineRule="auto"/>
              <w:jc w:val="both"/>
              <w:rPr>
                <w:ins w:id="1978" w:author="abahl02@student.ubc.ca" w:date="2023-07-19T12:17:00Z"/>
              </w:rPr>
            </w:pPr>
            <w:ins w:id="1979" w:author="abahl02@student.ubc.ca" w:date="2023-07-19T12:17:00Z">
              <w:r>
                <w:rPr>
                  <w:sz w:val="20"/>
                  <w:szCs w:val="20"/>
                </w:rPr>
                <w:t>function</w:t>
              </w:r>
            </w:ins>
          </w:p>
        </w:tc>
        <w:tc>
          <w:tcPr>
            <w:tcW w:w="1165" w:type="pct"/>
            <w:tcPrChange w:id="1980" w:author="abahl02@student.ubc.ca" w:date="2023-07-19T12:43:00Z">
              <w:tcPr>
                <w:tcW w:w="1165" w:type="pct"/>
                <w:gridSpan w:val="2"/>
                <w:vAlign w:val="bottom"/>
              </w:tcPr>
            </w:tcPrChange>
          </w:tcPr>
          <w:p w14:paraId="2A6583F0" w14:textId="3BE7A3E5" w:rsidR="002F65DC" w:rsidRDefault="002F65DC" w:rsidP="002F65DC">
            <w:pPr>
              <w:spacing w:line="360" w:lineRule="auto"/>
              <w:jc w:val="both"/>
              <w:rPr>
                <w:ins w:id="1981" w:author="abahl02@student.ubc.ca" w:date="2023-07-19T12:17:00Z"/>
              </w:rPr>
            </w:pPr>
            <w:ins w:id="1982" w:author="abahl02@student.ubc.ca" w:date="2023-07-19T12:43:00Z">
              <w:r w:rsidRPr="000D73EA">
                <w:rPr>
                  <w:sz w:val="20"/>
                  <w:szCs w:val="20"/>
                </w:rPr>
                <w:t>Ascent after hatching</w:t>
              </w:r>
            </w:ins>
          </w:p>
        </w:tc>
        <w:tc>
          <w:tcPr>
            <w:tcW w:w="1493" w:type="pct"/>
            <w:vAlign w:val="bottom"/>
            <w:tcPrChange w:id="1983" w:author="abahl02@student.ubc.ca" w:date="2023-07-19T12:43:00Z">
              <w:tcPr>
                <w:tcW w:w="1493" w:type="pct"/>
                <w:gridSpan w:val="2"/>
                <w:vAlign w:val="bottom"/>
              </w:tcPr>
            </w:tcPrChange>
          </w:tcPr>
          <w:p w14:paraId="13835B98" w14:textId="0D3FB0D6" w:rsidR="002F65DC" w:rsidRDefault="002F65DC" w:rsidP="002F65DC">
            <w:pPr>
              <w:spacing w:line="360" w:lineRule="auto"/>
              <w:jc w:val="both"/>
              <w:rPr>
                <w:ins w:id="1984" w:author="abahl02@student.ubc.ca" w:date="2023-07-19T12:17:00Z"/>
              </w:rPr>
            </w:pPr>
            <w:ins w:id="1985" w:author="abahl02@student.ubc.ca" w:date="2023-07-19T12:36:00Z">
              <w:r>
                <w:rPr>
                  <w:sz w:val="20"/>
                  <w:szCs w:val="20"/>
                </w:rPr>
                <w:t>T</w:t>
              </w:r>
            </w:ins>
            <w:ins w:id="1986" w:author="abahl02@student.ubc.ca" w:date="2023-07-19T12:17:00Z">
              <w:r>
                <w:rPr>
                  <w:sz w:val="20"/>
                  <w:szCs w:val="20"/>
                </w:rPr>
                <w:t>emperature</w:t>
              </w:r>
            </w:ins>
          </w:p>
        </w:tc>
        <w:tc>
          <w:tcPr>
            <w:tcW w:w="865" w:type="pct"/>
            <w:vAlign w:val="bottom"/>
            <w:tcPrChange w:id="1987" w:author="abahl02@student.ubc.ca" w:date="2023-07-19T12:43:00Z">
              <w:tcPr>
                <w:tcW w:w="865" w:type="pct"/>
                <w:gridSpan w:val="2"/>
                <w:vAlign w:val="bottom"/>
              </w:tcPr>
            </w:tcPrChange>
          </w:tcPr>
          <w:p w14:paraId="315D8730" w14:textId="77777777" w:rsidR="002F65DC" w:rsidRDefault="002F65DC" w:rsidP="002F65DC">
            <w:pPr>
              <w:spacing w:line="360" w:lineRule="auto"/>
              <w:jc w:val="both"/>
              <w:rPr>
                <w:ins w:id="1988" w:author="abahl02@student.ubc.ca" w:date="2023-07-19T12:17:00Z"/>
              </w:rPr>
            </w:pPr>
            <w:ins w:id="1989" w:author="abahl02@student.ubc.ca" w:date="2023-07-19T12:17:00Z">
              <w:r>
                <w:rPr>
                  <w:sz w:val="20"/>
                  <w:szCs w:val="20"/>
                </w:rPr>
                <w:t>ID55</w:t>
              </w:r>
            </w:ins>
          </w:p>
        </w:tc>
      </w:tr>
      <w:tr w:rsidR="002F65DC" w14:paraId="132A01F9" w14:textId="77777777" w:rsidTr="00D266E5">
        <w:tblPrEx>
          <w:tblPrExChange w:id="1990" w:author="abahl02@student.ubc.ca" w:date="2023-07-19T12:43:00Z">
            <w:tblPrEx>
              <w:tblW w:w="6043" w:type="pct"/>
              <w:tblInd w:w="-995" w:type="dxa"/>
            </w:tblPrEx>
          </w:tblPrExChange>
        </w:tblPrEx>
        <w:trPr>
          <w:ins w:id="1991" w:author="abahl02@student.ubc.ca" w:date="2023-07-19T12:17:00Z"/>
          <w:trPrChange w:id="1992" w:author="abahl02@student.ubc.ca" w:date="2023-07-19T12:43:00Z">
            <w:trPr>
              <w:gridAfter w:val="0"/>
            </w:trPr>
          </w:trPrChange>
        </w:trPr>
        <w:tc>
          <w:tcPr>
            <w:tcW w:w="828" w:type="pct"/>
            <w:vMerge/>
            <w:vAlign w:val="bottom"/>
            <w:tcPrChange w:id="1993" w:author="abahl02@student.ubc.ca" w:date="2023-07-19T12:43:00Z">
              <w:tcPr>
                <w:tcW w:w="828" w:type="pct"/>
                <w:gridSpan w:val="2"/>
                <w:vMerge/>
                <w:vAlign w:val="bottom"/>
              </w:tcPr>
            </w:tcPrChange>
          </w:tcPr>
          <w:p w14:paraId="6E85384B" w14:textId="1ECFF6CC" w:rsidR="002F65DC" w:rsidRDefault="002F65DC" w:rsidP="002F65DC">
            <w:pPr>
              <w:spacing w:line="360" w:lineRule="auto"/>
              <w:jc w:val="both"/>
              <w:rPr>
                <w:ins w:id="1994" w:author="abahl02@student.ubc.ca" w:date="2023-07-19T12:17:00Z"/>
              </w:rPr>
            </w:pPr>
          </w:p>
        </w:tc>
        <w:tc>
          <w:tcPr>
            <w:tcW w:w="649" w:type="pct"/>
            <w:vAlign w:val="bottom"/>
            <w:tcPrChange w:id="1995" w:author="abahl02@student.ubc.ca" w:date="2023-07-19T12:43:00Z">
              <w:tcPr>
                <w:tcW w:w="649" w:type="pct"/>
                <w:gridSpan w:val="2"/>
                <w:vAlign w:val="bottom"/>
              </w:tcPr>
            </w:tcPrChange>
          </w:tcPr>
          <w:p w14:paraId="07CD7D53" w14:textId="77777777" w:rsidR="002F65DC" w:rsidRDefault="002F65DC" w:rsidP="002F65DC">
            <w:pPr>
              <w:spacing w:line="360" w:lineRule="auto"/>
              <w:jc w:val="both"/>
              <w:rPr>
                <w:ins w:id="1996" w:author="abahl02@student.ubc.ca" w:date="2023-07-19T12:17:00Z"/>
              </w:rPr>
            </w:pPr>
            <w:ins w:id="1997" w:author="abahl02@student.ubc.ca" w:date="2023-07-19T12:17:00Z">
              <w:r>
                <w:rPr>
                  <w:sz w:val="20"/>
                  <w:szCs w:val="20"/>
                </w:rPr>
                <w:t>function</w:t>
              </w:r>
            </w:ins>
          </w:p>
        </w:tc>
        <w:tc>
          <w:tcPr>
            <w:tcW w:w="1165" w:type="pct"/>
            <w:tcPrChange w:id="1998" w:author="abahl02@student.ubc.ca" w:date="2023-07-19T12:43:00Z">
              <w:tcPr>
                <w:tcW w:w="1165" w:type="pct"/>
                <w:gridSpan w:val="2"/>
                <w:vAlign w:val="bottom"/>
              </w:tcPr>
            </w:tcPrChange>
          </w:tcPr>
          <w:p w14:paraId="714D982A" w14:textId="2549F8C3" w:rsidR="002F65DC" w:rsidRDefault="002F65DC" w:rsidP="002F65DC">
            <w:pPr>
              <w:spacing w:line="360" w:lineRule="auto"/>
              <w:jc w:val="both"/>
              <w:rPr>
                <w:ins w:id="1999" w:author="abahl02@student.ubc.ca" w:date="2023-07-19T12:17:00Z"/>
              </w:rPr>
            </w:pPr>
            <w:ins w:id="2000" w:author="abahl02@student.ubc.ca" w:date="2023-07-19T12:43:00Z">
              <w:r w:rsidRPr="000D73EA">
                <w:rPr>
                  <w:sz w:val="20"/>
                  <w:szCs w:val="20"/>
                </w:rPr>
                <w:t>Ascent after hatching</w:t>
              </w:r>
            </w:ins>
          </w:p>
        </w:tc>
        <w:tc>
          <w:tcPr>
            <w:tcW w:w="1493" w:type="pct"/>
            <w:vAlign w:val="bottom"/>
            <w:tcPrChange w:id="2001" w:author="abahl02@student.ubc.ca" w:date="2023-07-19T12:43:00Z">
              <w:tcPr>
                <w:tcW w:w="1493" w:type="pct"/>
                <w:gridSpan w:val="2"/>
                <w:vAlign w:val="bottom"/>
              </w:tcPr>
            </w:tcPrChange>
          </w:tcPr>
          <w:p w14:paraId="48D37A3E" w14:textId="28DFA93F" w:rsidR="002F65DC" w:rsidRDefault="002F65DC" w:rsidP="002F65DC">
            <w:pPr>
              <w:spacing w:line="360" w:lineRule="auto"/>
              <w:jc w:val="both"/>
              <w:rPr>
                <w:ins w:id="2002" w:author="abahl02@student.ubc.ca" w:date="2023-07-19T12:17:00Z"/>
              </w:rPr>
            </w:pPr>
            <w:ins w:id="2003" w:author="abahl02@student.ubc.ca" w:date="2023-07-19T12:36:00Z">
              <w:r>
                <w:rPr>
                  <w:sz w:val="20"/>
                  <w:szCs w:val="20"/>
                </w:rPr>
                <w:t>W</w:t>
              </w:r>
            </w:ins>
            <w:ins w:id="2004" w:author="abahl02@student.ubc.ca" w:date="2023-07-19T12:17:00Z">
              <w:r>
                <w:rPr>
                  <w:sz w:val="20"/>
                  <w:szCs w:val="20"/>
                </w:rPr>
                <w:t>ater</w:t>
              </w:r>
            </w:ins>
            <w:ins w:id="2005" w:author="abahl02@student.ubc.ca" w:date="2023-07-19T12:36:00Z">
              <w:r>
                <w:rPr>
                  <w:sz w:val="20"/>
                  <w:szCs w:val="20"/>
                </w:rPr>
                <w:t xml:space="preserve"> </w:t>
              </w:r>
            </w:ins>
            <w:ins w:id="2006" w:author="abahl02@student.ubc.ca" w:date="2023-07-19T12:17:00Z">
              <w:r>
                <w:rPr>
                  <w:sz w:val="20"/>
                  <w:szCs w:val="20"/>
                </w:rPr>
                <w:t>density</w:t>
              </w:r>
            </w:ins>
          </w:p>
        </w:tc>
        <w:tc>
          <w:tcPr>
            <w:tcW w:w="865" w:type="pct"/>
            <w:vAlign w:val="bottom"/>
            <w:tcPrChange w:id="2007" w:author="abahl02@student.ubc.ca" w:date="2023-07-19T12:43:00Z">
              <w:tcPr>
                <w:tcW w:w="865" w:type="pct"/>
                <w:gridSpan w:val="2"/>
                <w:vAlign w:val="bottom"/>
              </w:tcPr>
            </w:tcPrChange>
          </w:tcPr>
          <w:p w14:paraId="74058771" w14:textId="77777777" w:rsidR="002F65DC" w:rsidRDefault="002F65DC" w:rsidP="002F65DC">
            <w:pPr>
              <w:spacing w:line="360" w:lineRule="auto"/>
              <w:jc w:val="both"/>
              <w:rPr>
                <w:ins w:id="2008" w:author="abahl02@student.ubc.ca" w:date="2023-07-19T12:17:00Z"/>
              </w:rPr>
            </w:pPr>
            <w:ins w:id="2009" w:author="abahl02@student.ubc.ca" w:date="2023-07-19T12:17:00Z">
              <w:r>
                <w:rPr>
                  <w:sz w:val="20"/>
                  <w:szCs w:val="20"/>
                </w:rPr>
                <w:t>ID56</w:t>
              </w:r>
            </w:ins>
          </w:p>
        </w:tc>
      </w:tr>
      <w:tr w:rsidR="00422C3E" w14:paraId="0C2C29C8" w14:textId="77777777" w:rsidTr="006C149B">
        <w:trPr>
          <w:ins w:id="2010" w:author="abahl02@student.ubc.ca" w:date="2023-07-19T12:17:00Z"/>
        </w:trPr>
        <w:tc>
          <w:tcPr>
            <w:tcW w:w="828" w:type="pct"/>
            <w:vMerge/>
            <w:vAlign w:val="bottom"/>
          </w:tcPr>
          <w:p w14:paraId="4D9A741D" w14:textId="0BAEFBCA" w:rsidR="00422C3E" w:rsidRDefault="00422C3E" w:rsidP="00C11743">
            <w:pPr>
              <w:spacing w:line="360" w:lineRule="auto"/>
              <w:jc w:val="both"/>
              <w:rPr>
                <w:ins w:id="2011" w:author="abahl02@student.ubc.ca" w:date="2023-07-19T12:17:00Z"/>
              </w:rPr>
            </w:pPr>
          </w:p>
        </w:tc>
        <w:tc>
          <w:tcPr>
            <w:tcW w:w="649" w:type="pct"/>
            <w:vAlign w:val="bottom"/>
          </w:tcPr>
          <w:p w14:paraId="39656164" w14:textId="43955FEC" w:rsidR="00422C3E" w:rsidRDefault="0079172B" w:rsidP="00C11743">
            <w:pPr>
              <w:spacing w:line="360" w:lineRule="auto"/>
              <w:jc w:val="both"/>
              <w:rPr>
                <w:ins w:id="2012" w:author="abahl02@student.ubc.ca" w:date="2023-07-19T12:17:00Z"/>
              </w:rPr>
            </w:pPr>
            <w:ins w:id="2013" w:author="abahl02@student.ubc.ca" w:date="2023-07-19T12:31:00Z">
              <w:r>
                <w:rPr>
                  <w:sz w:val="20"/>
                  <w:szCs w:val="20"/>
                </w:rPr>
                <w:t>S</w:t>
              </w:r>
              <w:r>
                <w:rPr>
                  <w:sz w:val="20"/>
                  <w:szCs w:val="20"/>
                </w:rPr>
                <w:t>tate</w:t>
              </w:r>
              <w:r>
                <w:rPr>
                  <w:sz w:val="20"/>
                  <w:szCs w:val="20"/>
                </w:rPr>
                <w:t xml:space="preserve"> </w:t>
              </w:r>
              <w:r>
                <w:rPr>
                  <w:sz w:val="20"/>
                  <w:szCs w:val="20"/>
                </w:rPr>
                <w:t>var</w:t>
              </w:r>
            </w:ins>
          </w:p>
        </w:tc>
        <w:tc>
          <w:tcPr>
            <w:tcW w:w="1165" w:type="pct"/>
            <w:vAlign w:val="bottom"/>
          </w:tcPr>
          <w:p w14:paraId="0155FF8A" w14:textId="6FE92F33" w:rsidR="00422C3E" w:rsidRDefault="002F65DC" w:rsidP="00C11743">
            <w:pPr>
              <w:spacing w:line="360" w:lineRule="auto"/>
              <w:jc w:val="both"/>
              <w:rPr>
                <w:ins w:id="2014" w:author="abahl02@student.ubc.ca" w:date="2023-07-19T12:17:00Z"/>
              </w:rPr>
            </w:pPr>
            <w:ins w:id="2015" w:author="abahl02@student.ubc.ca" w:date="2023-07-19T12:17:00Z">
              <w:r>
                <w:rPr>
                  <w:sz w:val="20"/>
                  <w:szCs w:val="20"/>
                </w:rPr>
                <w:t>V</w:t>
              </w:r>
              <w:r w:rsidR="00422C3E">
                <w:rPr>
                  <w:sz w:val="20"/>
                  <w:szCs w:val="20"/>
                </w:rPr>
                <w:t>ertical</w:t>
              </w:r>
            </w:ins>
            <w:ins w:id="2016" w:author="abahl02@student.ubc.ca" w:date="2023-07-19T12:39:00Z">
              <w:r>
                <w:rPr>
                  <w:sz w:val="20"/>
                  <w:szCs w:val="20"/>
                </w:rPr>
                <w:t xml:space="preserve"> </w:t>
              </w:r>
            </w:ins>
            <w:ins w:id="2017" w:author="abahl02@student.ubc.ca" w:date="2023-07-19T12:17:00Z">
              <w:r w:rsidR="00422C3E">
                <w:rPr>
                  <w:sz w:val="20"/>
                  <w:szCs w:val="20"/>
                </w:rPr>
                <w:t>position</w:t>
              </w:r>
            </w:ins>
          </w:p>
        </w:tc>
        <w:tc>
          <w:tcPr>
            <w:tcW w:w="1493" w:type="pct"/>
            <w:vAlign w:val="bottom"/>
          </w:tcPr>
          <w:p w14:paraId="5B390C2D" w14:textId="77777777" w:rsidR="00422C3E" w:rsidRDefault="00422C3E" w:rsidP="00C11743">
            <w:pPr>
              <w:spacing w:line="360" w:lineRule="auto"/>
              <w:jc w:val="both"/>
              <w:rPr>
                <w:ins w:id="2018" w:author="abahl02@student.ubc.ca" w:date="2023-07-19T12:17:00Z"/>
              </w:rPr>
            </w:pPr>
            <w:ins w:id="2019" w:author="abahl02@student.ubc.ca" w:date="2023-07-19T12:17:00Z">
              <w:r>
                <w:rPr>
                  <w:sz w:val="20"/>
                  <w:szCs w:val="20"/>
                </w:rPr>
                <w:t>NA</w:t>
              </w:r>
            </w:ins>
          </w:p>
        </w:tc>
        <w:tc>
          <w:tcPr>
            <w:tcW w:w="865" w:type="pct"/>
            <w:vAlign w:val="bottom"/>
          </w:tcPr>
          <w:p w14:paraId="3694F949" w14:textId="77777777" w:rsidR="00422C3E" w:rsidRDefault="00422C3E" w:rsidP="00C11743">
            <w:pPr>
              <w:spacing w:line="360" w:lineRule="auto"/>
              <w:jc w:val="both"/>
              <w:rPr>
                <w:ins w:id="2020" w:author="abahl02@student.ubc.ca" w:date="2023-07-19T12:17:00Z"/>
              </w:rPr>
            </w:pPr>
            <w:ins w:id="2021" w:author="abahl02@student.ubc.ca" w:date="2023-07-19T12:17:00Z">
              <w:r>
                <w:rPr>
                  <w:sz w:val="20"/>
                  <w:szCs w:val="20"/>
                </w:rPr>
                <w:t>ID57</w:t>
              </w:r>
            </w:ins>
          </w:p>
        </w:tc>
      </w:tr>
      <w:tr w:rsidR="002F65DC" w14:paraId="1316AB9F" w14:textId="77777777" w:rsidTr="00DE6CCE">
        <w:tblPrEx>
          <w:tblPrExChange w:id="2022" w:author="abahl02@student.ubc.ca" w:date="2023-07-19T12:42:00Z">
            <w:tblPrEx>
              <w:tblW w:w="6043" w:type="pct"/>
              <w:tblInd w:w="-995" w:type="dxa"/>
            </w:tblPrEx>
          </w:tblPrExChange>
        </w:tblPrEx>
        <w:trPr>
          <w:ins w:id="2023" w:author="abahl02@student.ubc.ca" w:date="2023-07-19T12:17:00Z"/>
          <w:trPrChange w:id="2024" w:author="abahl02@student.ubc.ca" w:date="2023-07-19T12:42:00Z">
            <w:trPr>
              <w:gridAfter w:val="0"/>
            </w:trPr>
          </w:trPrChange>
        </w:trPr>
        <w:tc>
          <w:tcPr>
            <w:tcW w:w="828" w:type="pct"/>
            <w:vMerge/>
            <w:vAlign w:val="bottom"/>
            <w:tcPrChange w:id="2025" w:author="abahl02@student.ubc.ca" w:date="2023-07-19T12:42:00Z">
              <w:tcPr>
                <w:tcW w:w="828" w:type="pct"/>
                <w:gridSpan w:val="2"/>
                <w:vMerge/>
                <w:vAlign w:val="bottom"/>
              </w:tcPr>
            </w:tcPrChange>
          </w:tcPr>
          <w:p w14:paraId="154BA358" w14:textId="6E7C5C9E" w:rsidR="002F65DC" w:rsidRDefault="002F65DC" w:rsidP="002F65DC">
            <w:pPr>
              <w:spacing w:line="360" w:lineRule="auto"/>
              <w:jc w:val="both"/>
              <w:rPr>
                <w:ins w:id="2026" w:author="abahl02@student.ubc.ca" w:date="2023-07-19T12:17:00Z"/>
              </w:rPr>
            </w:pPr>
          </w:p>
        </w:tc>
        <w:tc>
          <w:tcPr>
            <w:tcW w:w="649" w:type="pct"/>
            <w:vAlign w:val="bottom"/>
            <w:tcPrChange w:id="2027" w:author="abahl02@student.ubc.ca" w:date="2023-07-19T12:42:00Z">
              <w:tcPr>
                <w:tcW w:w="649" w:type="pct"/>
                <w:gridSpan w:val="2"/>
                <w:vAlign w:val="bottom"/>
              </w:tcPr>
            </w:tcPrChange>
          </w:tcPr>
          <w:p w14:paraId="11C6179A" w14:textId="77777777" w:rsidR="002F65DC" w:rsidRDefault="002F65DC" w:rsidP="002F65DC">
            <w:pPr>
              <w:spacing w:line="360" w:lineRule="auto"/>
              <w:jc w:val="both"/>
              <w:rPr>
                <w:ins w:id="2028" w:author="abahl02@student.ubc.ca" w:date="2023-07-19T12:17:00Z"/>
              </w:rPr>
            </w:pPr>
            <w:ins w:id="2029" w:author="abahl02@student.ubc.ca" w:date="2023-07-19T12:17:00Z">
              <w:r>
                <w:rPr>
                  <w:sz w:val="20"/>
                  <w:szCs w:val="20"/>
                </w:rPr>
                <w:t>function</w:t>
              </w:r>
            </w:ins>
          </w:p>
        </w:tc>
        <w:tc>
          <w:tcPr>
            <w:tcW w:w="1165" w:type="pct"/>
            <w:tcPrChange w:id="2030" w:author="abahl02@student.ubc.ca" w:date="2023-07-19T12:42:00Z">
              <w:tcPr>
                <w:tcW w:w="1165" w:type="pct"/>
                <w:gridSpan w:val="2"/>
                <w:vAlign w:val="bottom"/>
              </w:tcPr>
            </w:tcPrChange>
          </w:tcPr>
          <w:p w14:paraId="77841DFF" w14:textId="0DFD9B6E" w:rsidR="002F65DC" w:rsidRDefault="002F65DC" w:rsidP="002F65DC">
            <w:pPr>
              <w:spacing w:line="360" w:lineRule="auto"/>
              <w:jc w:val="both"/>
              <w:rPr>
                <w:ins w:id="2031" w:author="abahl02@student.ubc.ca" w:date="2023-07-19T12:17:00Z"/>
              </w:rPr>
            </w:pPr>
            <w:ins w:id="2032" w:author="abahl02@student.ubc.ca" w:date="2023-07-19T12:42:00Z">
              <w:r w:rsidRPr="00344B0C">
                <w:rPr>
                  <w:sz w:val="20"/>
                  <w:szCs w:val="20"/>
                </w:rPr>
                <w:t>Maintenance - respiration</w:t>
              </w:r>
            </w:ins>
          </w:p>
        </w:tc>
        <w:tc>
          <w:tcPr>
            <w:tcW w:w="1493" w:type="pct"/>
            <w:vAlign w:val="bottom"/>
            <w:tcPrChange w:id="2033" w:author="abahl02@student.ubc.ca" w:date="2023-07-19T12:42:00Z">
              <w:tcPr>
                <w:tcW w:w="1493" w:type="pct"/>
                <w:gridSpan w:val="2"/>
                <w:vAlign w:val="bottom"/>
              </w:tcPr>
            </w:tcPrChange>
          </w:tcPr>
          <w:p w14:paraId="227FC28A" w14:textId="77777777" w:rsidR="002F65DC" w:rsidRDefault="002F65DC" w:rsidP="002F65DC">
            <w:pPr>
              <w:spacing w:line="360" w:lineRule="auto"/>
              <w:jc w:val="both"/>
              <w:rPr>
                <w:ins w:id="2034" w:author="abahl02@student.ubc.ca" w:date="2023-07-19T12:17:00Z"/>
              </w:rPr>
            </w:pPr>
            <w:ins w:id="2035" w:author="abahl02@student.ubc.ca" w:date="2023-07-19T12:17:00Z">
              <w:r>
                <w:rPr>
                  <w:sz w:val="20"/>
                  <w:szCs w:val="20"/>
                </w:rPr>
                <w:t>time</w:t>
              </w:r>
            </w:ins>
          </w:p>
        </w:tc>
        <w:tc>
          <w:tcPr>
            <w:tcW w:w="865" w:type="pct"/>
            <w:vAlign w:val="bottom"/>
            <w:tcPrChange w:id="2036" w:author="abahl02@student.ubc.ca" w:date="2023-07-19T12:42:00Z">
              <w:tcPr>
                <w:tcW w:w="865" w:type="pct"/>
                <w:gridSpan w:val="2"/>
                <w:vAlign w:val="bottom"/>
              </w:tcPr>
            </w:tcPrChange>
          </w:tcPr>
          <w:p w14:paraId="1A56E833" w14:textId="77777777" w:rsidR="002F65DC" w:rsidRDefault="002F65DC" w:rsidP="002F65DC">
            <w:pPr>
              <w:spacing w:line="360" w:lineRule="auto"/>
              <w:jc w:val="both"/>
              <w:rPr>
                <w:ins w:id="2037" w:author="abahl02@student.ubc.ca" w:date="2023-07-19T12:17:00Z"/>
              </w:rPr>
            </w:pPr>
            <w:ins w:id="2038" w:author="abahl02@student.ubc.ca" w:date="2023-07-19T12:17:00Z">
              <w:r>
                <w:rPr>
                  <w:sz w:val="20"/>
                  <w:szCs w:val="20"/>
                </w:rPr>
                <w:t>ID58</w:t>
              </w:r>
            </w:ins>
          </w:p>
        </w:tc>
      </w:tr>
      <w:tr w:rsidR="002F65DC" w14:paraId="5D1ED05C" w14:textId="77777777" w:rsidTr="00DE6CCE">
        <w:tblPrEx>
          <w:tblPrExChange w:id="2039" w:author="abahl02@student.ubc.ca" w:date="2023-07-19T12:42:00Z">
            <w:tblPrEx>
              <w:tblW w:w="6043" w:type="pct"/>
              <w:tblInd w:w="-995" w:type="dxa"/>
            </w:tblPrEx>
          </w:tblPrExChange>
        </w:tblPrEx>
        <w:trPr>
          <w:ins w:id="2040" w:author="abahl02@student.ubc.ca" w:date="2023-07-19T12:17:00Z"/>
          <w:trPrChange w:id="2041" w:author="abahl02@student.ubc.ca" w:date="2023-07-19T12:42:00Z">
            <w:trPr>
              <w:gridAfter w:val="0"/>
            </w:trPr>
          </w:trPrChange>
        </w:trPr>
        <w:tc>
          <w:tcPr>
            <w:tcW w:w="828" w:type="pct"/>
            <w:vMerge/>
            <w:vAlign w:val="bottom"/>
            <w:tcPrChange w:id="2042" w:author="abahl02@student.ubc.ca" w:date="2023-07-19T12:42:00Z">
              <w:tcPr>
                <w:tcW w:w="828" w:type="pct"/>
                <w:gridSpan w:val="2"/>
                <w:vMerge/>
                <w:vAlign w:val="bottom"/>
              </w:tcPr>
            </w:tcPrChange>
          </w:tcPr>
          <w:p w14:paraId="67C2A3FD" w14:textId="4A61710C" w:rsidR="002F65DC" w:rsidRDefault="002F65DC" w:rsidP="002F65DC">
            <w:pPr>
              <w:spacing w:line="360" w:lineRule="auto"/>
              <w:jc w:val="both"/>
              <w:rPr>
                <w:ins w:id="2043" w:author="abahl02@student.ubc.ca" w:date="2023-07-19T12:17:00Z"/>
              </w:rPr>
            </w:pPr>
          </w:p>
        </w:tc>
        <w:tc>
          <w:tcPr>
            <w:tcW w:w="649" w:type="pct"/>
            <w:vAlign w:val="bottom"/>
            <w:tcPrChange w:id="2044" w:author="abahl02@student.ubc.ca" w:date="2023-07-19T12:42:00Z">
              <w:tcPr>
                <w:tcW w:w="649" w:type="pct"/>
                <w:gridSpan w:val="2"/>
                <w:vAlign w:val="bottom"/>
              </w:tcPr>
            </w:tcPrChange>
          </w:tcPr>
          <w:p w14:paraId="311A07B7" w14:textId="77777777" w:rsidR="002F65DC" w:rsidRDefault="002F65DC" w:rsidP="002F65DC">
            <w:pPr>
              <w:spacing w:line="360" w:lineRule="auto"/>
              <w:jc w:val="both"/>
              <w:rPr>
                <w:ins w:id="2045" w:author="abahl02@student.ubc.ca" w:date="2023-07-19T12:17:00Z"/>
              </w:rPr>
            </w:pPr>
            <w:ins w:id="2046" w:author="abahl02@student.ubc.ca" w:date="2023-07-19T12:17:00Z">
              <w:r>
                <w:rPr>
                  <w:sz w:val="20"/>
                  <w:szCs w:val="20"/>
                </w:rPr>
                <w:t>function</w:t>
              </w:r>
            </w:ins>
          </w:p>
        </w:tc>
        <w:tc>
          <w:tcPr>
            <w:tcW w:w="1165" w:type="pct"/>
            <w:tcPrChange w:id="2047" w:author="abahl02@student.ubc.ca" w:date="2023-07-19T12:42:00Z">
              <w:tcPr>
                <w:tcW w:w="1165" w:type="pct"/>
                <w:gridSpan w:val="2"/>
                <w:vAlign w:val="bottom"/>
              </w:tcPr>
            </w:tcPrChange>
          </w:tcPr>
          <w:p w14:paraId="4EA6B30C" w14:textId="2789F17D" w:rsidR="002F65DC" w:rsidRDefault="002F65DC" w:rsidP="002F65DC">
            <w:pPr>
              <w:spacing w:line="360" w:lineRule="auto"/>
              <w:jc w:val="both"/>
              <w:rPr>
                <w:ins w:id="2048" w:author="abahl02@student.ubc.ca" w:date="2023-07-19T12:17:00Z"/>
              </w:rPr>
            </w:pPr>
            <w:ins w:id="2049" w:author="abahl02@student.ubc.ca" w:date="2023-07-19T12:42:00Z">
              <w:r w:rsidRPr="00344B0C">
                <w:rPr>
                  <w:sz w:val="20"/>
                  <w:szCs w:val="20"/>
                </w:rPr>
                <w:t>Maintenance - respiration</w:t>
              </w:r>
            </w:ins>
          </w:p>
        </w:tc>
        <w:tc>
          <w:tcPr>
            <w:tcW w:w="1493" w:type="pct"/>
            <w:vAlign w:val="bottom"/>
            <w:tcPrChange w:id="2050" w:author="abahl02@student.ubc.ca" w:date="2023-07-19T12:42:00Z">
              <w:tcPr>
                <w:tcW w:w="1493" w:type="pct"/>
                <w:gridSpan w:val="2"/>
                <w:vAlign w:val="bottom"/>
              </w:tcPr>
            </w:tcPrChange>
          </w:tcPr>
          <w:p w14:paraId="6C2FBCB5" w14:textId="114869AF" w:rsidR="002F65DC" w:rsidRDefault="002F65DC" w:rsidP="002F65DC">
            <w:pPr>
              <w:spacing w:line="360" w:lineRule="auto"/>
              <w:jc w:val="both"/>
              <w:rPr>
                <w:ins w:id="2051" w:author="abahl02@student.ubc.ca" w:date="2023-07-19T12:17:00Z"/>
              </w:rPr>
            </w:pPr>
            <w:ins w:id="2052" w:author="abahl02@student.ubc.ca" w:date="2023-07-19T12:35:00Z">
              <w:r>
                <w:rPr>
                  <w:sz w:val="20"/>
                  <w:szCs w:val="20"/>
                </w:rPr>
                <w:t>B</w:t>
              </w:r>
            </w:ins>
            <w:ins w:id="2053" w:author="abahl02@student.ubc.ca" w:date="2023-07-19T12:17:00Z">
              <w:r>
                <w:rPr>
                  <w:sz w:val="20"/>
                  <w:szCs w:val="20"/>
                </w:rPr>
                <w:t>ottom</w:t>
              </w:r>
            </w:ins>
            <w:ins w:id="2054" w:author="abahl02@student.ubc.ca" w:date="2023-07-19T12:35:00Z">
              <w:r>
                <w:rPr>
                  <w:sz w:val="20"/>
                  <w:szCs w:val="20"/>
                </w:rPr>
                <w:t xml:space="preserve"> </w:t>
              </w:r>
            </w:ins>
            <w:ins w:id="2055" w:author="abahl02@student.ubc.ca" w:date="2023-07-19T12:17:00Z">
              <w:r>
                <w:rPr>
                  <w:sz w:val="20"/>
                  <w:szCs w:val="20"/>
                </w:rPr>
                <w:t>depth</w:t>
              </w:r>
            </w:ins>
          </w:p>
        </w:tc>
        <w:tc>
          <w:tcPr>
            <w:tcW w:w="865" w:type="pct"/>
            <w:vAlign w:val="bottom"/>
            <w:tcPrChange w:id="2056" w:author="abahl02@student.ubc.ca" w:date="2023-07-19T12:42:00Z">
              <w:tcPr>
                <w:tcW w:w="865" w:type="pct"/>
                <w:gridSpan w:val="2"/>
                <w:vAlign w:val="bottom"/>
              </w:tcPr>
            </w:tcPrChange>
          </w:tcPr>
          <w:p w14:paraId="7E67546D" w14:textId="77777777" w:rsidR="002F65DC" w:rsidRDefault="002F65DC" w:rsidP="002F65DC">
            <w:pPr>
              <w:spacing w:line="360" w:lineRule="auto"/>
              <w:jc w:val="both"/>
              <w:rPr>
                <w:ins w:id="2057" w:author="abahl02@student.ubc.ca" w:date="2023-07-19T12:17:00Z"/>
              </w:rPr>
            </w:pPr>
            <w:ins w:id="2058" w:author="abahl02@student.ubc.ca" w:date="2023-07-19T12:17:00Z">
              <w:r>
                <w:rPr>
                  <w:sz w:val="20"/>
                  <w:szCs w:val="20"/>
                </w:rPr>
                <w:t>ID59</w:t>
              </w:r>
            </w:ins>
          </w:p>
        </w:tc>
      </w:tr>
      <w:tr w:rsidR="002F65DC" w14:paraId="4AEE8925" w14:textId="77777777" w:rsidTr="00DE6CCE">
        <w:tblPrEx>
          <w:tblPrExChange w:id="2059" w:author="abahl02@student.ubc.ca" w:date="2023-07-19T12:42:00Z">
            <w:tblPrEx>
              <w:tblW w:w="6043" w:type="pct"/>
              <w:tblInd w:w="-995" w:type="dxa"/>
            </w:tblPrEx>
          </w:tblPrExChange>
        </w:tblPrEx>
        <w:trPr>
          <w:ins w:id="2060" w:author="abahl02@student.ubc.ca" w:date="2023-07-19T12:17:00Z"/>
          <w:trPrChange w:id="2061" w:author="abahl02@student.ubc.ca" w:date="2023-07-19T12:42:00Z">
            <w:trPr>
              <w:gridAfter w:val="0"/>
            </w:trPr>
          </w:trPrChange>
        </w:trPr>
        <w:tc>
          <w:tcPr>
            <w:tcW w:w="828" w:type="pct"/>
            <w:vMerge/>
            <w:vAlign w:val="bottom"/>
            <w:tcPrChange w:id="2062" w:author="abahl02@student.ubc.ca" w:date="2023-07-19T12:42:00Z">
              <w:tcPr>
                <w:tcW w:w="828" w:type="pct"/>
                <w:gridSpan w:val="2"/>
                <w:vMerge/>
                <w:vAlign w:val="bottom"/>
              </w:tcPr>
            </w:tcPrChange>
          </w:tcPr>
          <w:p w14:paraId="022C2F85" w14:textId="6A37005B" w:rsidR="002F65DC" w:rsidRDefault="002F65DC" w:rsidP="002F65DC">
            <w:pPr>
              <w:spacing w:line="360" w:lineRule="auto"/>
              <w:jc w:val="both"/>
              <w:rPr>
                <w:ins w:id="2063" w:author="abahl02@student.ubc.ca" w:date="2023-07-19T12:17:00Z"/>
              </w:rPr>
            </w:pPr>
          </w:p>
        </w:tc>
        <w:tc>
          <w:tcPr>
            <w:tcW w:w="649" w:type="pct"/>
            <w:vAlign w:val="bottom"/>
            <w:tcPrChange w:id="2064" w:author="abahl02@student.ubc.ca" w:date="2023-07-19T12:42:00Z">
              <w:tcPr>
                <w:tcW w:w="649" w:type="pct"/>
                <w:gridSpan w:val="2"/>
                <w:vAlign w:val="bottom"/>
              </w:tcPr>
            </w:tcPrChange>
          </w:tcPr>
          <w:p w14:paraId="7427A97A" w14:textId="77777777" w:rsidR="002F65DC" w:rsidRDefault="002F65DC" w:rsidP="002F65DC">
            <w:pPr>
              <w:spacing w:line="360" w:lineRule="auto"/>
              <w:jc w:val="both"/>
              <w:rPr>
                <w:ins w:id="2065" w:author="abahl02@student.ubc.ca" w:date="2023-07-19T12:17:00Z"/>
              </w:rPr>
            </w:pPr>
            <w:ins w:id="2066" w:author="abahl02@student.ubc.ca" w:date="2023-07-19T12:17:00Z">
              <w:r>
                <w:rPr>
                  <w:sz w:val="20"/>
                  <w:szCs w:val="20"/>
                </w:rPr>
                <w:t>function</w:t>
              </w:r>
            </w:ins>
          </w:p>
        </w:tc>
        <w:tc>
          <w:tcPr>
            <w:tcW w:w="1165" w:type="pct"/>
            <w:tcPrChange w:id="2067" w:author="abahl02@student.ubc.ca" w:date="2023-07-19T12:42:00Z">
              <w:tcPr>
                <w:tcW w:w="1165" w:type="pct"/>
                <w:gridSpan w:val="2"/>
                <w:vAlign w:val="bottom"/>
              </w:tcPr>
            </w:tcPrChange>
          </w:tcPr>
          <w:p w14:paraId="309D94F3" w14:textId="54CF3B1B" w:rsidR="002F65DC" w:rsidRDefault="002F65DC" w:rsidP="002F65DC">
            <w:pPr>
              <w:spacing w:line="360" w:lineRule="auto"/>
              <w:jc w:val="both"/>
              <w:rPr>
                <w:ins w:id="2068" w:author="abahl02@student.ubc.ca" w:date="2023-07-19T12:17:00Z"/>
              </w:rPr>
            </w:pPr>
            <w:ins w:id="2069" w:author="abahl02@student.ubc.ca" w:date="2023-07-19T12:42:00Z">
              <w:r w:rsidRPr="00344B0C">
                <w:rPr>
                  <w:sz w:val="20"/>
                  <w:szCs w:val="20"/>
                </w:rPr>
                <w:t>Maintenance - respiration</w:t>
              </w:r>
            </w:ins>
          </w:p>
        </w:tc>
        <w:tc>
          <w:tcPr>
            <w:tcW w:w="1493" w:type="pct"/>
            <w:vAlign w:val="bottom"/>
            <w:tcPrChange w:id="2070" w:author="abahl02@student.ubc.ca" w:date="2023-07-19T12:42:00Z">
              <w:tcPr>
                <w:tcW w:w="1493" w:type="pct"/>
                <w:gridSpan w:val="2"/>
                <w:vAlign w:val="bottom"/>
              </w:tcPr>
            </w:tcPrChange>
          </w:tcPr>
          <w:p w14:paraId="286800C6" w14:textId="4E6161A8" w:rsidR="002F65DC" w:rsidRDefault="002F65DC" w:rsidP="002F65DC">
            <w:pPr>
              <w:spacing w:line="360" w:lineRule="auto"/>
              <w:jc w:val="both"/>
              <w:rPr>
                <w:ins w:id="2071" w:author="abahl02@student.ubc.ca" w:date="2023-07-19T12:17:00Z"/>
              </w:rPr>
            </w:pPr>
            <w:ins w:id="2072" w:author="abahl02@student.ubc.ca" w:date="2023-07-19T12:35:00Z">
              <w:r>
                <w:rPr>
                  <w:sz w:val="20"/>
                  <w:szCs w:val="20"/>
                </w:rPr>
                <w:t>T</w:t>
              </w:r>
            </w:ins>
            <w:ins w:id="2073" w:author="abahl02@student.ubc.ca" w:date="2023-07-19T12:17:00Z">
              <w:r>
                <w:rPr>
                  <w:sz w:val="20"/>
                  <w:szCs w:val="20"/>
                </w:rPr>
                <w:t>emperature</w:t>
              </w:r>
            </w:ins>
          </w:p>
        </w:tc>
        <w:tc>
          <w:tcPr>
            <w:tcW w:w="865" w:type="pct"/>
            <w:vAlign w:val="bottom"/>
            <w:tcPrChange w:id="2074" w:author="abahl02@student.ubc.ca" w:date="2023-07-19T12:42:00Z">
              <w:tcPr>
                <w:tcW w:w="865" w:type="pct"/>
                <w:gridSpan w:val="2"/>
                <w:vAlign w:val="bottom"/>
              </w:tcPr>
            </w:tcPrChange>
          </w:tcPr>
          <w:p w14:paraId="38F2853F" w14:textId="77777777" w:rsidR="002F65DC" w:rsidRDefault="002F65DC" w:rsidP="002F65DC">
            <w:pPr>
              <w:spacing w:line="360" w:lineRule="auto"/>
              <w:jc w:val="both"/>
              <w:rPr>
                <w:ins w:id="2075" w:author="abahl02@student.ubc.ca" w:date="2023-07-19T12:17:00Z"/>
              </w:rPr>
            </w:pPr>
            <w:ins w:id="2076" w:author="abahl02@student.ubc.ca" w:date="2023-07-19T12:17:00Z">
              <w:r>
                <w:rPr>
                  <w:sz w:val="20"/>
                  <w:szCs w:val="20"/>
                </w:rPr>
                <w:t>ID60</w:t>
              </w:r>
            </w:ins>
          </w:p>
        </w:tc>
      </w:tr>
      <w:tr w:rsidR="002F65DC" w14:paraId="3F2F371B" w14:textId="77777777" w:rsidTr="00DE6CCE">
        <w:tblPrEx>
          <w:tblPrExChange w:id="2077" w:author="abahl02@student.ubc.ca" w:date="2023-07-19T12:42:00Z">
            <w:tblPrEx>
              <w:tblW w:w="6043" w:type="pct"/>
              <w:tblInd w:w="-995" w:type="dxa"/>
            </w:tblPrEx>
          </w:tblPrExChange>
        </w:tblPrEx>
        <w:trPr>
          <w:ins w:id="2078" w:author="abahl02@student.ubc.ca" w:date="2023-07-19T12:17:00Z"/>
          <w:trPrChange w:id="2079" w:author="abahl02@student.ubc.ca" w:date="2023-07-19T12:42:00Z">
            <w:trPr>
              <w:gridAfter w:val="0"/>
            </w:trPr>
          </w:trPrChange>
        </w:trPr>
        <w:tc>
          <w:tcPr>
            <w:tcW w:w="828" w:type="pct"/>
            <w:vMerge/>
            <w:vAlign w:val="bottom"/>
            <w:tcPrChange w:id="2080" w:author="abahl02@student.ubc.ca" w:date="2023-07-19T12:42:00Z">
              <w:tcPr>
                <w:tcW w:w="828" w:type="pct"/>
                <w:gridSpan w:val="2"/>
                <w:vMerge/>
                <w:vAlign w:val="bottom"/>
              </w:tcPr>
            </w:tcPrChange>
          </w:tcPr>
          <w:p w14:paraId="3C102051" w14:textId="420B5282" w:rsidR="002F65DC" w:rsidRDefault="002F65DC" w:rsidP="002F65DC">
            <w:pPr>
              <w:spacing w:line="360" w:lineRule="auto"/>
              <w:jc w:val="both"/>
              <w:rPr>
                <w:ins w:id="2081" w:author="abahl02@student.ubc.ca" w:date="2023-07-19T12:17:00Z"/>
              </w:rPr>
            </w:pPr>
          </w:p>
        </w:tc>
        <w:tc>
          <w:tcPr>
            <w:tcW w:w="649" w:type="pct"/>
            <w:vAlign w:val="bottom"/>
            <w:tcPrChange w:id="2082" w:author="abahl02@student.ubc.ca" w:date="2023-07-19T12:42:00Z">
              <w:tcPr>
                <w:tcW w:w="649" w:type="pct"/>
                <w:gridSpan w:val="2"/>
                <w:vAlign w:val="bottom"/>
              </w:tcPr>
            </w:tcPrChange>
          </w:tcPr>
          <w:p w14:paraId="51B48F07" w14:textId="77777777" w:rsidR="002F65DC" w:rsidRDefault="002F65DC" w:rsidP="002F65DC">
            <w:pPr>
              <w:spacing w:line="360" w:lineRule="auto"/>
              <w:jc w:val="both"/>
              <w:rPr>
                <w:ins w:id="2083" w:author="abahl02@student.ubc.ca" w:date="2023-07-19T12:17:00Z"/>
              </w:rPr>
            </w:pPr>
            <w:ins w:id="2084" w:author="abahl02@student.ubc.ca" w:date="2023-07-19T12:17:00Z">
              <w:r>
                <w:rPr>
                  <w:sz w:val="20"/>
                  <w:szCs w:val="20"/>
                </w:rPr>
                <w:t>function</w:t>
              </w:r>
            </w:ins>
          </w:p>
        </w:tc>
        <w:tc>
          <w:tcPr>
            <w:tcW w:w="1165" w:type="pct"/>
            <w:tcPrChange w:id="2085" w:author="abahl02@student.ubc.ca" w:date="2023-07-19T12:42:00Z">
              <w:tcPr>
                <w:tcW w:w="1165" w:type="pct"/>
                <w:gridSpan w:val="2"/>
                <w:vAlign w:val="bottom"/>
              </w:tcPr>
            </w:tcPrChange>
          </w:tcPr>
          <w:p w14:paraId="16DFE3F3" w14:textId="0CFE30CF" w:rsidR="002F65DC" w:rsidRDefault="002F65DC" w:rsidP="002F65DC">
            <w:pPr>
              <w:spacing w:line="360" w:lineRule="auto"/>
              <w:jc w:val="both"/>
              <w:rPr>
                <w:ins w:id="2086" w:author="abahl02@student.ubc.ca" w:date="2023-07-19T12:17:00Z"/>
              </w:rPr>
            </w:pPr>
            <w:ins w:id="2087" w:author="abahl02@student.ubc.ca" w:date="2023-07-19T12:42:00Z">
              <w:r w:rsidRPr="00344B0C">
                <w:rPr>
                  <w:sz w:val="20"/>
                  <w:szCs w:val="20"/>
                </w:rPr>
                <w:t>Maintenance - respiration</w:t>
              </w:r>
            </w:ins>
          </w:p>
        </w:tc>
        <w:tc>
          <w:tcPr>
            <w:tcW w:w="1493" w:type="pct"/>
            <w:vAlign w:val="bottom"/>
            <w:tcPrChange w:id="2088" w:author="abahl02@student.ubc.ca" w:date="2023-07-19T12:42:00Z">
              <w:tcPr>
                <w:tcW w:w="1493" w:type="pct"/>
                <w:gridSpan w:val="2"/>
                <w:vAlign w:val="bottom"/>
              </w:tcPr>
            </w:tcPrChange>
          </w:tcPr>
          <w:p w14:paraId="2638A40A" w14:textId="44B116AC" w:rsidR="002F65DC" w:rsidRDefault="002F65DC" w:rsidP="002F65DC">
            <w:pPr>
              <w:spacing w:line="360" w:lineRule="auto"/>
              <w:jc w:val="both"/>
              <w:rPr>
                <w:ins w:id="2089" w:author="abahl02@student.ubc.ca" w:date="2023-07-19T12:17:00Z"/>
              </w:rPr>
            </w:pPr>
            <w:ins w:id="2090" w:author="abahl02@student.ubc.ca" w:date="2023-07-19T12:35:00Z">
              <w:r>
                <w:rPr>
                  <w:sz w:val="20"/>
                  <w:szCs w:val="20"/>
                </w:rPr>
                <w:t>W</w:t>
              </w:r>
            </w:ins>
            <w:ins w:id="2091" w:author="abahl02@student.ubc.ca" w:date="2023-07-19T12:17:00Z">
              <w:r>
                <w:rPr>
                  <w:sz w:val="20"/>
                  <w:szCs w:val="20"/>
                </w:rPr>
                <w:t>ater</w:t>
              </w:r>
            </w:ins>
            <w:ins w:id="2092" w:author="abahl02@student.ubc.ca" w:date="2023-07-19T12:35:00Z">
              <w:r>
                <w:rPr>
                  <w:sz w:val="20"/>
                  <w:szCs w:val="20"/>
                </w:rPr>
                <w:t xml:space="preserve"> </w:t>
              </w:r>
            </w:ins>
            <w:ins w:id="2093" w:author="abahl02@student.ubc.ca" w:date="2023-07-19T12:17:00Z">
              <w:r>
                <w:rPr>
                  <w:sz w:val="20"/>
                  <w:szCs w:val="20"/>
                </w:rPr>
                <w:t>density</w:t>
              </w:r>
            </w:ins>
          </w:p>
        </w:tc>
        <w:tc>
          <w:tcPr>
            <w:tcW w:w="865" w:type="pct"/>
            <w:vAlign w:val="bottom"/>
            <w:tcPrChange w:id="2094" w:author="abahl02@student.ubc.ca" w:date="2023-07-19T12:42:00Z">
              <w:tcPr>
                <w:tcW w:w="865" w:type="pct"/>
                <w:gridSpan w:val="2"/>
                <w:vAlign w:val="bottom"/>
              </w:tcPr>
            </w:tcPrChange>
          </w:tcPr>
          <w:p w14:paraId="65F9E767" w14:textId="77777777" w:rsidR="002F65DC" w:rsidRDefault="002F65DC" w:rsidP="002F65DC">
            <w:pPr>
              <w:spacing w:line="360" w:lineRule="auto"/>
              <w:jc w:val="both"/>
              <w:rPr>
                <w:ins w:id="2095" w:author="abahl02@student.ubc.ca" w:date="2023-07-19T12:17:00Z"/>
              </w:rPr>
            </w:pPr>
            <w:ins w:id="2096" w:author="abahl02@student.ubc.ca" w:date="2023-07-19T12:17:00Z">
              <w:r>
                <w:rPr>
                  <w:sz w:val="20"/>
                  <w:szCs w:val="20"/>
                </w:rPr>
                <w:t>ID61</w:t>
              </w:r>
            </w:ins>
          </w:p>
        </w:tc>
      </w:tr>
      <w:tr w:rsidR="002F65DC" w14:paraId="11D01C58" w14:textId="77777777" w:rsidTr="004236E8">
        <w:tblPrEx>
          <w:tblPrExChange w:id="2097" w:author="abahl02@student.ubc.ca" w:date="2023-07-19T12:41:00Z">
            <w:tblPrEx>
              <w:tblW w:w="6043" w:type="pct"/>
              <w:tblInd w:w="-995" w:type="dxa"/>
            </w:tblPrEx>
          </w:tblPrExChange>
        </w:tblPrEx>
        <w:trPr>
          <w:ins w:id="2098" w:author="abahl02@student.ubc.ca" w:date="2023-07-19T12:17:00Z"/>
          <w:trPrChange w:id="2099" w:author="abahl02@student.ubc.ca" w:date="2023-07-19T12:41:00Z">
            <w:trPr>
              <w:gridAfter w:val="0"/>
            </w:trPr>
          </w:trPrChange>
        </w:trPr>
        <w:tc>
          <w:tcPr>
            <w:tcW w:w="828" w:type="pct"/>
            <w:vMerge/>
            <w:vAlign w:val="bottom"/>
            <w:tcPrChange w:id="2100" w:author="abahl02@student.ubc.ca" w:date="2023-07-19T12:41:00Z">
              <w:tcPr>
                <w:tcW w:w="828" w:type="pct"/>
                <w:gridSpan w:val="2"/>
                <w:vMerge/>
                <w:vAlign w:val="bottom"/>
              </w:tcPr>
            </w:tcPrChange>
          </w:tcPr>
          <w:p w14:paraId="1161D4BD" w14:textId="4948DF30" w:rsidR="002F65DC" w:rsidRDefault="002F65DC" w:rsidP="002F65DC">
            <w:pPr>
              <w:spacing w:line="360" w:lineRule="auto"/>
              <w:jc w:val="both"/>
              <w:rPr>
                <w:ins w:id="2101" w:author="abahl02@student.ubc.ca" w:date="2023-07-19T12:17:00Z"/>
              </w:rPr>
            </w:pPr>
          </w:p>
        </w:tc>
        <w:tc>
          <w:tcPr>
            <w:tcW w:w="649" w:type="pct"/>
            <w:vAlign w:val="bottom"/>
            <w:tcPrChange w:id="2102" w:author="abahl02@student.ubc.ca" w:date="2023-07-19T12:41:00Z">
              <w:tcPr>
                <w:tcW w:w="649" w:type="pct"/>
                <w:gridSpan w:val="2"/>
                <w:vAlign w:val="bottom"/>
              </w:tcPr>
            </w:tcPrChange>
          </w:tcPr>
          <w:p w14:paraId="712B0689" w14:textId="77777777" w:rsidR="002F65DC" w:rsidRDefault="002F65DC" w:rsidP="002F65DC">
            <w:pPr>
              <w:spacing w:line="360" w:lineRule="auto"/>
              <w:jc w:val="both"/>
              <w:rPr>
                <w:ins w:id="2103" w:author="abahl02@student.ubc.ca" w:date="2023-07-19T12:17:00Z"/>
              </w:rPr>
            </w:pPr>
            <w:ins w:id="2104" w:author="abahl02@student.ubc.ca" w:date="2023-07-19T12:17:00Z">
              <w:r>
                <w:rPr>
                  <w:sz w:val="20"/>
                  <w:szCs w:val="20"/>
                </w:rPr>
                <w:t>function</w:t>
              </w:r>
            </w:ins>
          </w:p>
        </w:tc>
        <w:tc>
          <w:tcPr>
            <w:tcW w:w="1165" w:type="pct"/>
            <w:tcPrChange w:id="2105" w:author="abahl02@student.ubc.ca" w:date="2023-07-19T12:41:00Z">
              <w:tcPr>
                <w:tcW w:w="1165" w:type="pct"/>
                <w:gridSpan w:val="2"/>
                <w:vAlign w:val="bottom"/>
              </w:tcPr>
            </w:tcPrChange>
          </w:tcPr>
          <w:p w14:paraId="1AA6B899" w14:textId="443C61AC" w:rsidR="002F65DC" w:rsidRDefault="002F65DC" w:rsidP="002F65DC">
            <w:pPr>
              <w:spacing w:line="360" w:lineRule="auto"/>
              <w:jc w:val="both"/>
              <w:rPr>
                <w:ins w:id="2106" w:author="abahl02@student.ubc.ca" w:date="2023-07-19T12:17:00Z"/>
              </w:rPr>
            </w:pPr>
            <w:ins w:id="2107" w:author="abahl02@student.ubc.ca" w:date="2023-07-19T12:41:00Z">
              <w:r w:rsidRPr="000C3799">
                <w:rPr>
                  <w:sz w:val="20"/>
                  <w:szCs w:val="20"/>
                </w:rPr>
                <w:t>Maintenance - moulting</w:t>
              </w:r>
            </w:ins>
          </w:p>
        </w:tc>
        <w:tc>
          <w:tcPr>
            <w:tcW w:w="1493" w:type="pct"/>
            <w:vAlign w:val="bottom"/>
            <w:tcPrChange w:id="2108" w:author="abahl02@student.ubc.ca" w:date="2023-07-19T12:41:00Z">
              <w:tcPr>
                <w:tcW w:w="1493" w:type="pct"/>
                <w:gridSpan w:val="2"/>
                <w:vAlign w:val="bottom"/>
              </w:tcPr>
            </w:tcPrChange>
          </w:tcPr>
          <w:p w14:paraId="09047EC2" w14:textId="2F7D1050" w:rsidR="002F65DC" w:rsidRDefault="002F65DC" w:rsidP="002F65DC">
            <w:pPr>
              <w:spacing w:line="360" w:lineRule="auto"/>
              <w:jc w:val="both"/>
              <w:rPr>
                <w:ins w:id="2109" w:author="abahl02@student.ubc.ca" w:date="2023-07-19T12:17:00Z"/>
              </w:rPr>
            </w:pPr>
            <w:ins w:id="2110" w:author="abahl02@student.ubc.ca" w:date="2023-07-19T12:35:00Z">
              <w:r>
                <w:rPr>
                  <w:sz w:val="20"/>
                  <w:szCs w:val="20"/>
                </w:rPr>
                <w:t>T</w:t>
              </w:r>
            </w:ins>
            <w:ins w:id="2111" w:author="abahl02@student.ubc.ca" w:date="2023-07-19T12:17:00Z">
              <w:r>
                <w:rPr>
                  <w:sz w:val="20"/>
                  <w:szCs w:val="20"/>
                </w:rPr>
                <w:t>ime</w:t>
              </w:r>
            </w:ins>
          </w:p>
        </w:tc>
        <w:tc>
          <w:tcPr>
            <w:tcW w:w="865" w:type="pct"/>
            <w:vAlign w:val="bottom"/>
            <w:tcPrChange w:id="2112" w:author="abahl02@student.ubc.ca" w:date="2023-07-19T12:41:00Z">
              <w:tcPr>
                <w:tcW w:w="865" w:type="pct"/>
                <w:gridSpan w:val="2"/>
                <w:vAlign w:val="bottom"/>
              </w:tcPr>
            </w:tcPrChange>
          </w:tcPr>
          <w:p w14:paraId="0C7F7C4C" w14:textId="77777777" w:rsidR="002F65DC" w:rsidRDefault="002F65DC" w:rsidP="002F65DC">
            <w:pPr>
              <w:spacing w:line="360" w:lineRule="auto"/>
              <w:jc w:val="both"/>
              <w:rPr>
                <w:ins w:id="2113" w:author="abahl02@student.ubc.ca" w:date="2023-07-19T12:17:00Z"/>
              </w:rPr>
            </w:pPr>
            <w:ins w:id="2114" w:author="abahl02@student.ubc.ca" w:date="2023-07-19T12:17:00Z">
              <w:r>
                <w:rPr>
                  <w:sz w:val="20"/>
                  <w:szCs w:val="20"/>
                </w:rPr>
                <w:t>ID62</w:t>
              </w:r>
            </w:ins>
          </w:p>
        </w:tc>
      </w:tr>
      <w:tr w:rsidR="002F65DC" w14:paraId="061717B3" w14:textId="77777777" w:rsidTr="004236E8">
        <w:tblPrEx>
          <w:tblPrExChange w:id="2115" w:author="abahl02@student.ubc.ca" w:date="2023-07-19T12:41:00Z">
            <w:tblPrEx>
              <w:tblW w:w="6043" w:type="pct"/>
              <w:tblInd w:w="-995" w:type="dxa"/>
            </w:tblPrEx>
          </w:tblPrExChange>
        </w:tblPrEx>
        <w:trPr>
          <w:ins w:id="2116" w:author="abahl02@student.ubc.ca" w:date="2023-07-19T12:17:00Z"/>
          <w:trPrChange w:id="2117" w:author="abahl02@student.ubc.ca" w:date="2023-07-19T12:41:00Z">
            <w:trPr>
              <w:gridAfter w:val="0"/>
            </w:trPr>
          </w:trPrChange>
        </w:trPr>
        <w:tc>
          <w:tcPr>
            <w:tcW w:w="828" w:type="pct"/>
            <w:vMerge/>
            <w:vAlign w:val="bottom"/>
            <w:tcPrChange w:id="2118" w:author="abahl02@student.ubc.ca" w:date="2023-07-19T12:41:00Z">
              <w:tcPr>
                <w:tcW w:w="828" w:type="pct"/>
                <w:gridSpan w:val="2"/>
                <w:vMerge/>
                <w:vAlign w:val="bottom"/>
              </w:tcPr>
            </w:tcPrChange>
          </w:tcPr>
          <w:p w14:paraId="77DC204D" w14:textId="37451B9F" w:rsidR="002F65DC" w:rsidRDefault="002F65DC" w:rsidP="002F65DC">
            <w:pPr>
              <w:spacing w:line="360" w:lineRule="auto"/>
              <w:jc w:val="both"/>
              <w:rPr>
                <w:ins w:id="2119" w:author="abahl02@student.ubc.ca" w:date="2023-07-19T12:17:00Z"/>
              </w:rPr>
            </w:pPr>
          </w:p>
        </w:tc>
        <w:tc>
          <w:tcPr>
            <w:tcW w:w="649" w:type="pct"/>
            <w:vAlign w:val="bottom"/>
            <w:tcPrChange w:id="2120" w:author="abahl02@student.ubc.ca" w:date="2023-07-19T12:41:00Z">
              <w:tcPr>
                <w:tcW w:w="649" w:type="pct"/>
                <w:gridSpan w:val="2"/>
                <w:vAlign w:val="bottom"/>
              </w:tcPr>
            </w:tcPrChange>
          </w:tcPr>
          <w:p w14:paraId="52D01CFD" w14:textId="77777777" w:rsidR="002F65DC" w:rsidRDefault="002F65DC" w:rsidP="002F65DC">
            <w:pPr>
              <w:spacing w:line="360" w:lineRule="auto"/>
              <w:jc w:val="both"/>
              <w:rPr>
                <w:ins w:id="2121" w:author="abahl02@student.ubc.ca" w:date="2023-07-19T12:17:00Z"/>
              </w:rPr>
            </w:pPr>
            <w:ins w:id="2122" w:author="abahl02@student.ubc.ca" w:date="2023-07-19T12:17:00Z">
              <w:r>
                <w:rPr>
                  <w:sz w:val="20"/>
                  <w:szCs w:val="20"/>
                </w:rPr>
                <w:t>function</w:t>
              </w:r>
            </w:ins>
          </w:p>
        </w:tc>
        <w:tc>
          <w:tcPr>
            <w:tcW w:w="1165" w:type="pct"/>
            <w:tcPrChange w:id="2123" w:author="abahl02@student.ubc.ca" w:date="2023-07-19T12:41:00Z">
              <w:tcPr>
                <w:tcW w:w="1165" w:type="pct"/>
                <w:gridSpan w:val="2"/>
                <w:vAlign w:val="bottom"/>
              </w:tcPr>
            </w:tcPrChange>
          </w:tcPr>
          <w:p w14:paraId="14F4E8DC" w14:textId="38D2973D" w:rsidR="002F65DC" w:rsidRDefault="002F65DC" w:rsidP="002F65DC">
            <w:pPr>
              <w:spacing w:line="360" w:lineRule="auto"/>
              <w:jc w:val="both"/>
              <w:rPr>
                <w:ins w:id="2124" w:author="abahl02@student.ubc.ca" w:date="2023-07-19T12:17:00Z"/>
              </w:rPr>
            </w:pPr>
            <w:ins w:id="2125" w:author="abahl02@student.ubc.ca" w:date="2023-07-19T12:41:00Z">
              <w:r w:rsidRPr="000C3799">
                <w:rPr>
                  <w:sz w:val="20"/>
                  <w:szCs w:val="20"/>
                </w:rPr>
                <w:t>Maintenance - moulting</w:t>
              </w:r>
            </w:ins>
          </w:p>
        </w:tc>
        <w:tc>
          <w:tcPr>
            <w:tcW w:w="1493" w:type="pct"/>
            <w:vAlign w:val="bottom"/>
            <w:tcPrChange w:id="2126" w:author="abahl02@student.ubc.ca" w:date="2023-07-19T12:41:00Z">
              <w:tcPr>
                <w:tcW w:w="1493" w:type="pct"/>
                <w:gridSpan w:val="2"/>
                <w:vAlign w:val="bottom"/>
              </w:tcPr>
            </w:tcPrChange>
          </w:tcPr>
          <w:p w14:paraId="1295F653" w14:textId="264A7641" w:rsidR="002F65DC" w:rsidRDefault="002F65DC" w:rsidP="002F65DC">
            <w:pPr>
              <w:spacing w:line="360" w:lineRule="auto"/>
              <w:jc w:val="both"/>
              <w:rPr>
                <w:ins w:id="2127" w:author="abahl02@student.ubc.ca" w:date="2023-07-19T12:17:00Z"/>
              </w:rPr>
            </w:pPr>
            <w:ins w:id="2128" w:author="abahl02@student.ubc.ca" w:date="2023-07-19T12:36:00Z">
              <w:r>
                <w:rPr>
                  <w:sz w:val="20"/>
                  <w:szCs w:val="20"/>
                </w:rPr>
                <w:t>B</w:t>
              </w:r>
            </w:ins>
            <w:ins w:id="2129" w:author="abahl02@student.ubc.ca" w:date="2023-07-19T12:17:00Z">
              <w:r>
                <w:rPr>
                  <w:sz w:val="20"/>
                  <w:szCs w:val="20"/>
                </w:rPr>
                <w:t>ottom</w:t>
              </w:r>
            </w:ins>
            <w:ins w:id="2130" w:author="abahl02@student.ubc.ca" w:date="2023-07-19T12:36:00Z">
              <w:r>
                <w:rPr>
                  <w:sz w:val="20"/>
                  <w:szCs w:val="20"/>
                </w:rPr>
                <w:t xml:space="preserve"> </w:t>
              </w:r>
            </w:ins>
            <w:ins w:id="2131" w:author="abahl02@student.ubc.ca" w:date="2023-07-19T12:17:00Z">
              <w:r>
                <w:rPr>
                  <w:sz w:val="20"/>
                  <w:szCs w:val="20"/>
                </w:rPr>
                <w:t>depth</w:t>
              </w:r>
            </w:ins>
          </w:p>
        </w:tc>
        <w:tc>
          <w:tcPr>
            <w:tcW w:w="865" w:type="pct"/>
            <w:vAlign w:val="bottom"/>
            <w:tcPrChange w:id="2132" w:author="abahl02@student.ubc.ca" w:date="2023-07-19T12:41:00Z">
              <w:tcPr>
                <w:tcW w:w="865" w:type="pct"/>
                <w:gridSpan w:val="2"/>
                <w:vAlign w:val="bottom"/>
              </w:tcPr>
            </w:tcPrChange>
          </w:tcPr>
          <w:p w14:paraId="1E177CAF" w14:textId="77777777" w:rsidR="002F65DC" w:rsidRDefault="002F65DC" w:rsidP="002F65DC">
            <w:pPr>
              <w:spacing w:line="360" w:lineRule="auto"/>
              <w:jc w:val="both"/>
              <w:rPr>
                <w:ins w:id="2133" w:author="abahl02@student.ubc.ca" w:date="2023-07-19T12:17:00Z"/>
              </w:rPr>
            </w:pPr>
            <w:ins w:id="2134" w:author="abahl02@student.ubc.ca" w:date="2023-07-19T12:17:00Z">
              <w:r>
                <w:rPr>
                  <w:sz w:val="20"/>
                  <w:szCs w:val="20"/>
                </w:rPr>
                <w:t>ID63</w:t>
              </w:r>
            </w:ins>
          </w:p>
        </w:tc>
      </w:tr>
      <w:tr w:rsidR="002F65DC" w14:paraId="5253E9B0" w14:textId="77777777" w:rsidTr="004236E8">
        <w:tblPrEx>
          <w:tblPrExChange w:id="2135" w:author="abahl02@student.ubc.ca" w:date="2023-07-19T12:41:00Z">
            <w:tblPrEx>
              <w:tblW w:w="6043" w:type="pct"/>
              <w:tblInd w:w="-995" w:type="dxa"/>
            </w:tblPrEx>
          </w:tblPrExChange>
        </w:tblPrEx>
        <w:trPr>
          <w:ins w:id="2136" w:author="abahl02@student.ubc.ca" w:date="2023-07-19T12:17:00Z"/>
          <w:trPrChange w:id="2137" w:author="abahl02@student.ubc.ca" w:date="2023-07-19T12:41:00Z">
            <w:trPr>
              <w:gridAfter w:val="0"/>
            </w:trPr>
          </w:trPrChange>
        </w:trPr>
        <w:tc>
          <w:tcPr>
            <w:tcW w:w="828" w:type="pct"/>
            <w:vMerge/>
            <w:vAlign w:val="bottom"/>
            <w:tcPrChange w:id="2138" w:author="abahl02@student.ubc.ca" w:date="2023-07-19T12:41:00Z">
              <w:tcPr>
                <w:tcW w:w="828" w:type="pct"/>
                <w:gridSpan w:val="2"/>
                <w:vMerge/>
                <w:vAlign w:val="bottom"/>
              </w:tcPr>
            </w:tcPrChange>
          </w:tcPr>
          <w:p w14:paraId="3EF4E480" w14:textId="0B9BAB57" w:rsidR="002F65DC" w:rsidRDefault="002F65DC" w:rsidP="002F65DC">
            <w:pPr>
              <w:spacing w:line="360" w:lineRule="auto"/>
              <w:jc w:val="both"/>
              <w:rPr>
                <w:ins w:id="2139" w:author="abahl02@student.ubc.ca" w:date="2023-07-19T12:17:00Z"/>
              </w:rPr>
            </w:pPr>
          </w:p>
        </w:tc>
        <w:tc>
          <w:tcPr>
            <w:tcW w:w="649" w:type="pct"/>
            <w:vAlign w:val="bottom"/>
            <w:tcPrChange w:id="2140" w:author="abahl02@student.ubc.ca" w:date="2023-07-19T12:41:00Z">
              <w:tcPr>
                <w:tcW w:w="649" w:type="pct"/>
                <w:gridSpan w:val="2"/>
                <w:vAlign w:val="bottom"/>
              </w:tcPr>
            </w:tcPrChange>
          </w:tcPr>
          <w:p w14:paraId="53EEDE5C" w14:textId="77777777" w:rsidR="002F65DC" w:rsidRDefault="002F65DC" w:rsidP="002F65DC">
            <w:pPr>
              <w:spacing w:line="360" w:lineRule="auto"/>
              <w:jc w:val="both"/>
              <w:rPr>
                <w:ins w:id="2141" w:author="abahl02@student.ubc.ca" w:date="2023-07-19T12:17:00Z"/>
              </w:rPr>
            </w:pPr>
            <w:ins w:id="2142" w:author="abahl02@student.ubc.ca" w:date="2023-07-19T12:17:00Z">
              <w:r>
                <w:rPr>
                  <w:sz w:val="20"/>
                  <w:szCs w:val="20"/>
                </w:rPr>
                <w:t>function</w:t>
              </w:r>
            </w:ins>
          </w:p>
        </w:tc>
        <w:tc>
          <w:tcPr>
            <w:tcW w:w="1165" w:type="pct"/>
            <w:tcPrChange w:id="2143" w:author="abahl02@student.ubc.ca" w:date="2023-07-19T12:41:00Z">
              <w:tcPr>
                <w:tcW w:w="1165" w:type="pct"/>
                <w:gridSpan w:val="2"/>
                <w:vAlign w:val="bottom"/>
              </w:tcPr>
            </w:tcPrChange>
          </w:tcPr>
          <w:p w14:paraId="0DD563CA" w14:textId="774C52C1" w:rsidR="002F65DC" w:rsidRDefault="002F65DC" w:rsidP="002F65DC">
            <w:pPr>
              <w:spacing w:line="360" w:lineRule="auto"/>
              <w:jc w:val="both"/>
              <w:rPr>
                <w:ins w:id="2144" w:author="abahl02@student.ubc.ca" w:date="2023-07-19T12:17:00Z"/>
              </w:rPr>
            </w:pPr>
            <w:ins w:id="2145" w:author="abahl02@student.ubc.ca" w:date="2023-07-19T12:41:00Z">
              <w:r w:rsidRPr="000C3799">
                <w:rPr>
                  <w:sz w:val="20"/>
                  <w:szCs w:val="20"/>
                </w:rPr>
                <w:t>Maintenance - moulting</w:t>
              </w:r>
            </w:ins>
          </w:p>
        </w:tc>
        <w:tc>
          <w:tcPr>
            <w:tcW w:w="1493" w:type="pct"/>
            <w:vAlign w:val="bottom"/>
            <w:tcPrChange w:id="2146" w:author="abahl02@student.ubc.ca" w:date="2023-07-19T12:41:00Z">
              <w:tcPr>
                <w:tcW w:w="1493" w:type="pct"/>
                <w:gridSpan w:val="2"/>
                <w:vAlign w:val="bottom"/>
              </w:tcPr>
            </w:tcPrChange>
          </w:tcPr>
          <w:p w14:paraId="4E61F33B" w14:textId="5BBB47CC" w:rsidR="002F65DC" w:rsidRDefault="002F65DC" w:rsidP="002F65DC">
            <w:pPr>
              <w:spacing w:line="360" w:lineRule="auto"/>
              <w:jc w:val="both"/>
              <w:rPr>
                <w:ins w:id="2147" w:author="abahl02@student.ubc.ca" w:date="2023-07-19T12:17:00Z"/>
              </w:rPr>
            </w:pPr>
            <w:ins w:id="2148" w:author="abahl02@student.ubc.ca" w:date="2023-07-19T12:35:00Z">
              <w:r>
                <w:rPr>
                  <w:sz w:val="20"/>
                  <w:szCs w:val="20"/>
                </w:rPr>
                <w:t>T</w:t>
              </w:r>
            </w:ins>
            <w:ins w:id="2149" w:author="abahl02@student.ubc.ca" w:date="2023-07-19T12:17:00Z">
              <w:r>
                <w:rPr>
                  <w:sz w:val="20"/>
                  <w:szCs w:val="20"/>
                </w:rPr>
                <w:t>emperature</w:t>
              </w:r>
            </w:ins>
          </w:p>
        </w:tc>
        <w:tc>
          <w:tcPr>
            <w:tcW w:w="865" w:type="pct"/>
            <w:vAlign w:val="bottom"/>
            <w:tcPrChange w:id="2150" w:author="abahl02@student.ubc.ca" w:date="2023-07-19T12:41:00Z">
              <w:tcPr>
                <w:tcW w:w="865" w:type="pct"/>
                <w:gridSpan w:val="2"/>
                <w:vAlign w:val="bottom"/>
              </w:tcPr>
            </w:tcPrChange>
          </w:tcPr>
          <w:p w14:paraId="1EBCF6C7" w14:textId="77777777" w:rsidR="002F65DC" w:rsidRDefault="002F65DC" w:rsidP="002F65DC">
            <w:pPr>
              <w:spacing w:line="360" w:lineRule="auto"/>
              <w:jc w:val="both"/>
              <w:rPr>
                <w:ins w:id="2151" w:author="abahl02@student.ubc.ca" w:date="2023-07-19T12:17:00Z"/>
              </w:rPr>
            </w:pPr>
            <w:ins w:id="2152" w:author="abahl02@student.ubc.ca" w:date="2023-07-19T12:17:00Z">
              <w:r>
                <w:rPr>
                  <w:sz w:val="20"/>
                  <w:szCs w:val="20"/>
                </w:rPr>
                <w:t>ID64</w:t>
              </w:r>
            </w:ins>
          </w:p>
        </w:tc>
      </w:tr>
      <w:tr w:rsidR="002F65DC" w14:paraId="2BDA6281" w14:textId="77777777" w:rsidTr="004236E8">
        <w:tblPrEx>
          <w:tblPrExChange w:id="2153" w:author="abahl02@student.ubc.ca" w:date="2023-07-19T12:41:00Z">
            <w:tblPrEx>
              <w:tblW w:w="6043" w:type="pct"/>
              <w:tblInd w:w="-995" w:type="dxa"/>
            </w:tblPrEx>
          </w:tblPrExChange>
        </w:tblPrEx>
        <w:trPr>
          <w:ins w:id="2154" w:author="abahl02@student.ubc.ca" w:date="2023-07-19T12:17:00Z"/>
          <w:trPrChange w:id="2155" w:author="abahl02@student.ubc.ca" w:date="2023-07-19T12:41:00Z">
            <w:trPr>
              <w:gridAfter w:val="0"/>
            </w:trPr>
          </w:trPrChange>
        </w:trPr>
        <w:tc>
          <w:tcPr>
            <w:tcW w:w="828" w:type="pct"/>
            <w:vMerge/>
            <w:vAlign w:val="bottom"/>
            <w:tcPrChange w:id="2156" w:author="abahl02@student.ubc.ca" w:date="2023-07-19T12:41:00Z">
              <w:tcPr>
                <w:tcW w:w="828" w:type="pct"/>
                <w:gridSpan w:val="2"/>
                <w:vMerge/>
                <w:vAlign w:val="bottom"/>
              </w:tcPr>
            </w:tcPrChange>
          </w:tcPr>
          <w:p w14:paraId="7838E405" w14:textId="474DB35C" w:rsidR="002F65DC" w:rsidRDefault="002F65DC" w:rsidP="002F65DC">
            <w:pPr>
              <w:spacing w:line="360" w:lineRule="auto"/>
              <w:jc w:val="both"/>
              <w:rPr>
                <w:ins w:id="2157" w:author="abahl02@student.ubc.ca" w:date="2023-07-19T12:17:00Z"/>
              </w:rPr>
            </w:pPr>
          </w:p>
        </w:tc>
        <w:tc>
          <w:tcPr>
            <w:tcW w:w="649" w:type="pct"/>
            <w:vAlign w:val="bottom"/>
            <w:tcPrChange w:id="2158" w:author="abahl02@student.ubc.ca" w:date="2023-07-19T12:41:00Z">
              <w:tcPr>
                <w:tcW w:w="649" w:type="pct"/>
                <w:gridSpan w:val="2"/>
                <w:vAlign w:val="bottom"/>
              </w:tcPr>
            </w:tcPrChange>
          </w:tcPr>
          <w:p w14:paraId="399080EA" w14:textId="77777777" w:rsidR="002F65DC" w:rsidRDefault="002F65DC" w:rsidP="002F65DC">
            <w:pPr>
              <w:spacing w:line="360" w:lineRule="auto"/>
              <w:jc w:val="both"/>
              <w:rPr>
                <w:ins w:id="2159" w:author="abahl02@student.ubc.ca" w:date="2023-07-19T12:17:00Z"/>
              </w:rPr>
            </w:pPr>
            <w:ins w:id="2160" w:author="abahl02@student.ubc.ca" w:date="2023-07-19T12:17:00Z">
              <w:r>
                <w:rPr>
                  <w:sz w:val="20"/>
                  <w:szCs w:val="20"/>
                </w:rPr>
                <w:t>function</w:t>
              </w:r>
            </w:ins>
          </w:p>
        </w:tc>
        <w:tc>
          <w:tcPr>
            <w:tcW w:w="1165" w:type="pct"/>
            <w:tcPrChange w:id="2161" w:author="abahl02@student.ubc.ca" w:date="2023-07-19T12:41:00Z">
              <w:tcPr>
                <w:tcW w:w="1165" w:type="pct"/>
                <w:gridSpan w:val="2"/>
                <w:vAlign w:val="bottom"/>
              </w:tcPr>
            </w:tcPrChange>
          </w:tcPr>
          <w:p w14:paraId="77AE5677" w14:textId="60A1CED4" w:rsidR="002F65DC" w:rsidRDefault="002F65DC" w:rsidP="002F65DC">
            <w:pPr>
              <w:spacing w:line="360" w:lineRule="auto"/>
              <w:jc w:val="both"/>
              <w:rPr>
                <w:ins w:id="2162" w:author="abahl02@student.ubc.ca" w:date="2023-07-19T12:17:00Z"/>
              </w:rPr>
            </w:pPr>
            <w:ins w:id="2163" w:author="abahl02@student.ubc.ca" w:date="2023-07-19T12:41:00Z">
              <w:r w:rsidRPr="000C3799">
                <w:rPr>
                  <w:sz w:val="20"/>
                  <w:szCs w:val="20"/>
                </w:rPr>
                <w:t>Maintenance - moulting</w:t>
              </w:r>
            </w:ins>
          </w:p>
        </w:tc>
        <w:tc>
          <w:tcPr>
            <w:tcW w:w="1493" w:type="pct"/>
            <w:vAlign w:val="bottom"/>
            <w:tcPrChange w:id="2164" w:author="abahl02@student.ubc.ca" w:date="2023-07-19T12:41:00Z">
              <w:tcPr>
                <w:tcW w:w="1493" w:type="pct"/>
                <w:gridSpan w:val="2"/>
                <w:vAlign w:val="bottom"/>
              </w:tcPr>
            </w:tcPrChange>
          </w:tcPr>
          <w:p w14:paraId="7637FBAD" w14:textId="4EEB117D" w:rsidR="002F65DC" w:rsidRDefault="002F65DC" w:rsidP="002F65DC">
            <w:pPr>
              <w:spacing w:line="360" w:lineRule="auto"/>
              <w:jc w:val="both"/>
              <w:rPr>
                <w:ins w:id="2165" w:author="abahl02@student.ubc.ca" w:date="2023-07-19T12:17:00Z"/>
              </w:rPr>
            </w:pPr>
            <w:ins w:id="2166" w:author="abahl02@student.ubc.ca" w:date="2023-07-19T12:35:00Z">
              <w:r>
                <w:rPr>
                  <w:sz w:val="20"/>
                  <w:szCs w:val="20"/>
                </w:rPr>
                <w:t>W</w:t>
              </w:r>
            </w:ins>
            <w:ins w:id="2167" w:author="abahl02@student.ubc.ca" w:date="2023-07-19T12:17:00Z">
              <w:r>
                <w:rPr>
                  <w:sz w:val="20"/>
                  <w:szCs w:val="20"/>
                </w:rPr>
                <w:t>ater</w:t>
              </w:r>
            </w:ins>
            <w:ins w:id="2168" w:author="abahl02@student.ubc.ca" w:date="2023-07-19T12:35:00Z">
              <w:r>
                <w:rPr>
                  <w:sz w:val="20"/>
                  <w:szCs w:val="20"/>
                </w:rPr>
                <w:t xml:space="preserve"> </w:t>
              </w:r>
            </w:ins>
            <w:ins w:id="2169" w:author="abahl02@student.ubc.ca" w:date="2023-07-19T12:17:00Z">
              <w:r>
                <w:rPr>
                  <w:sz w:val="20"/>
                  <w:szCs w:val="20"/>
                </w:rPr>
                <w:t>density</w:t>
              </w:r>
            </w:ins>
          </w:p>
        </w:tc>
        <w:tc>
          <w:tcPr>
            <w:tcW w:w="865" w:type="pct"/>
            <w:vAlign w:val="bottom"/>
            <w:tcPrChange w:id="2170" w:author="abahl02@student.ubc.ca" w:date="2023-07-19T12:41:00Z">
              <w:tcPr>
                <w:tcW w:w="865" w:type="pct"/>
                <w:gridSpan w:val="2"/>
                <w:vAlign w:val="bottom"/>
              </w:tcPr>
            </w:tcPrChange>
          </w:tcPr>
          <w:p w14:paraId="5CBF2424" w14:textId="77777777" w:rsidR="002F65DC" w:rsidRDefault="002F65DC" w:rsidP="002F65DC">
            <w:pPr>
              <w:spacing w:line="360" w:lineRule="auto"/>
              <w:jc w:val="both"/>
              <w:rPr>
                <w:ins w:id="2171" w:author="abahl02@student.ubc.ca" w:date="2023-07-19T12:17:00Z"/>
              </w:rPr>
            </w:pPr>
            <w:ins w:id="2172" w:author="abahl02@student.ubc.ca" w:date="2023-07-19T12:17:00Z">
              <w:r>
                <w:rPr>
                  <w:sz w:val="20"/>
                  <w:szCs w:val="20"/>
                </w:rPr>
                <w:t>ID65</w:t>
              </w:r>
            </w:ins>
          </w:p>
        </w:tc>
      </w:tr>
      <w:tr w:rsidR="00422C3E" w14:paraId="357B4DBE" w14:textId="77777777" w:rsidTr="006C149B">
        <w:trPr>
          <w:ins w:id="2173" w:author="abahl02@student.ubc.ca" w:date="2023-07-19T12:17:00Z"/>
        </w:trPr>
        <w:tc>
          <w:tcPr>
            <w:tcW w:w="828" w:type="pct"/>
            <w:vMerge/>
            <w:vAlign w:val="bottom"/>
          </w:tcPr>
          <w:p w14:paraId="7401B824" w14:textId="00870337" w:rsidR="00422C3E" w:rsidRDefault="00422C3E" w:rsidP="00C11743">
            <w:pPr>
              <w:spacing w:line="360" w:lineRule="auto"/>
              <w:jc w:val="both"/>
              <w:rPr>
                <w:ins w:id="2174" w:author="abahl02@student.ubc.ca" w:date="2023-07-19T12:17:00Z"/>
              </w:rPr>
            </w:pPr>
          </w:p>
        </w:tc>
        <w:tc>
          <w:tcPr>
            <w:tcW w:w="649" w:type="pct"/>
            <w:vAlign w:val="bottom"/>
          </w:tcPr>
          <w:p w14:paraId="01022FA6" w14:textId="6F4E63A8" w:rsidR="00422C3E" w:rsidRDefault="0079172B" w:rsidP="00C11743">
            <w:pPr>
              <w:spacing w:line="360" w:lineRule="auto"/>
              <w:jc w:val="both"/>
              <w:rPr>
                <w:ins w:id="2175" w:author="abahl02@student.ubc.ca" w:date="2023-07-19T12:17:00Z"/>
              </w:rPr>
            </w:pPr>
            <w:ins w:id="2176" w:author="abahl02@student.ubc.ca" w:date="2023-07-19T12:31:00Z">
              <w:r>
                <w:rPr>
                  <w:sz w:val="20"/>
                  <w:szCs w:val="20"/>
                </w:rPr>
                <w:t>S</w:t>
              </w:r>
              <w:r>
                <w:rPr>
                  <w:sz w:val="20"/>
                  <w:szCs w:val="20"/>
                </w:rPr>
                <w:t>tate</w:t>
              </w:r>
              <w:r>
                <w:rPr>
                  <w:sz w:val="20"/>
                  <w:szCs w:val="20"/>
                </w:rPr>
                <w:t xml:space="preserve"> </w:t>
              </w:r>
              <w:r>
                <w:rPr>
                  <w:sz w:val="20"/>
                  <w:szCs w:val="20"/>
                </w:rPr>
                <w:t>var</w:t>
              </w:r>
            </w:ins>
          </w:p>
        </w:tc>
        <w:tc>
          <w:tcPr>
            <w:tcW w:w="1165" w:type="pct"/>
            <w:vAlign w:val="bottom"/>
          </w:tcPr>
          <w:p w14:paraId="4BEA9C71" w14:textId="77777777" w:rsidR="00422C3E" w:rsidRDefault="00422C3E" w:rsidP="00C11743">
            <w:pPr>
              <w:spacing w:line="360" w:lineRule="auto"/>
              <w:jc w:val="both"/>
              <w:rPr>
                <w:ins w:id="2177" w:author="abahl02@student.ubc.ca" w:date="2023-07-19T12:17:00Z"/>
              </w:rPr>
            </w:pPr>
            <w:ins w:id="2178" w:author="abahl02@student.ubc.ca" w:date="2023-07-19T12:17:00Z">
              <w:r>
                <w:rPr>
                  <w:sz w:val="20"/>
                  <w:szCs w:val="20"/>
                </w:rPr>
                <w:t>tissues</w:t>
              </w:r>
            </w:ins>
          </w:p>
        </w:tc>
        <w:tc>
          <w:tcPr>
            <w:tcW w:w="1493" w:type="pct"/>
            <w:vAlign w:val="bottom"/>
          </w:tcPr>
          <w:p w14:paraId="02806A2E" w14:textId="77777777" w:rsidR="00422C3E" w:rsidRDefault="00422C3E" w:rsidP="00C11743">
            <w:pPr>
              <w:spacing w:line="360" w:lineRule="auto"/>
              <w:jc w:val="both"/>
              <w:rPr>
                <w:ins w:id="2179" w:author="abahl02@student.ubc.ca" w:date="2023-07-19T12:17:00Z"/>
              </w:rPr>
            </w:pPr>
            <w:ins w:id="2180" w:author="abahl02@student.ubc.ca" w:date="2023-07-19T12:17:00Z">
              <w:r>
                <w:rPr>
                  <w:sz w:val="20"/>
                  <w:szCs w:val="20"/>
                </w:rPr>
                <w:t>NA</w:t>
              </w:r>
            </w:ins>
          </w:p>
        </w:tc>
        <w:tc>
          <w:tcPr>
            <w:tcW w:w="865" w:type="pct"/>
            <w:vAlign w:val="bottom"/>
          </w:tcPr>
          <w:p w14:paraId="13761E76" w14:textId="77777777" w:rsidR="00422C3E" w:rsidRDefault="00422C3E" w:rsidP="00C11743">
            <w:pPr>
              <w:spacing w:line="360" w:lineRule="auto"/>
              <w:jc w:val="both"/>
              <w:rPr>
                <w:ins w:id="2181" w:author="abahl02@student.ubc.ca" w:date="2023-07-19T12:17:00Z"/>
              </w:rPr>
            </w:pPr>
            <w:ins w:id="2182" w:author="abahl02@student.ubc.ca" w:date="2023-07-19T12:17:00Z">
              <w:r>
                <w:rPr>
                  <w:sz w:val="20"/>
                  <w:szCs w:val="20"/>
                </w:rPr>
                <w:t>ID66</w:t>
              </w:r>
            </w:ins>
          </w:p>
        </w:tc>
      </w:tr>
      <w:tr w:rsidR="00422C3E" w14:paraId="35D4E03D" w14:textId="77777777" w:rsidTr="00422C3E">
        <w:tblPrEx>
          <w:tblPrExChange w:id="2183" w:author="abahl02@student.ubc.ca" w:date="2023-07-19T12:23:00Z">
            <w:tblPrEx>
              <w:tblW w:w="6043" w:type="pct"/>
              <w:tblInd w:w="-995" w:type="dxa"/>
            </w:tblPrEx>
          </w:tblPrExChange>
        </w:tblPrEx>
        <w:trPr>
          <w:ins w:id="2184" w:author="abahl02@student.ubc.ca" w:date="2023-07-19T12:17:00Z"/>
          <w:trPrChange w:id="2185" w:author="abahl02@student.ubc.ca" w:date="2023-07-19T12:23:00Z">
            <w:trPr>
              <w:gridAfter w:val="0"/>
            </w:trPr>
          </w:trPrChange>
        </w:trPr>
        <w:tc>
          <w:tcPr>
            <w:tcW w:w="828" w:type="pct"/>
            <w:vMerge w:val="restart"/>
            <w:vAlign w:val="center"/>
            <w:tcPrChange w:id="2186" w:author="abahl02@student.ubc.ca" w:date="2023-07-19T12:23:00Z">
              <w:tcPr>
                <w:tcW w:w="828" w:type="pct"/>
                <w:gridSpan w:val="2"/>
                <w:vMerge w:val="restart"/>
                <w:vAlign w:val="bottom"/>
              </w:tcPr>
            </w:tcPrChange>
          </w:tcPr>
          <w:p w14:paraId="789BB713" w14:textId="7AB05698" w:rsidR="00422C3E" w:rsidRDefault="00422C3E" w:rsidP="00422C3E">
            <w:pPr>
              <w:spacing w:line="360" w:lineRule="auto"/>
              <w:rPr>
                <w:ins w:id="2187" w:author="abahl02@student.ubc.ca" w:date="2023-07-19T12:17:00Z"/>
              </w:rPr>
              <w:pPrChange w:id="2188" w:author="abahl02@student.ubc.ca" w:date="2023-07-19T12:23:00Z">
                <w:pPr>
                  <w:spacing w:line="360" w:lineRule="auto"/>
                  <w:jc w:val="both"/>
                </w:pPr>
              </w:pPrChange>
            </w:pPr>
            <w:ins w:id="2189" w:author="abahl02@student.ubc.ca" w:date="2023-07-19T12:23:00Z">
              <w:r>
                <w:rPr>
                  <w:sz w:val="20"/>
                  <w:szCs w:val="20"/>
                </w:rPr>
                <w:t>O</w:t>
              </w:r>
            </w:ins>
            <w:ins w:id="2190" w:author="abahl02@student.ubc.ca" w:date="2023-07-19T12:17:00Z">
              <w:r>
                <w:rPr>
                  <w:sz w:val="20"/>
                  <w:szCs w:val="20"/>
                </w:rPr>
                <w:t>verwintering</w:t>
              </w:r>
            </w:ins>
          </w:p>
          <w:p w14:paraId="56623755" w14:textId="5FF12104" w:rsidR="00422C3E" w:rsidRDefault="00422C3E" w:rsidP="00422C3E">
            <w:pPr>
              <w:spacing w:line="360" w:lineRule="auto"/>
              <w:rPr>
                <w:ins w:id="2191" w:author="abahl02@student.ubc.ca" w:date="2023-07-19T12:17:00Z"/>
              </w:rPr>
              <w:pPrChange w:id="2192" w:author="abahl02@student.ubc.ca" w:date="2023-07-19T12:23:00Z">
                <w:pPr>
                  <w:spacing w:line="360" w:lineRule="auto"/>
                  <w:jc w:val="both"/>
                </w:pPr>
              </w:pPrChange>
            </w:pPr>
          </w:p>
        </w:tc>
        <w:tc>
          <w:tcPr>
            <w:tcW w:w="649" w:type="pct"/>
            <w:vAlign w:val="bottom"/>
            <w:tcPrChange w:id="2193" w:author="abahl02@student.ubc.ca" w:date="2023-07-19T12:23:00Z">
              <w:tcPr>
                <w:tcW w:w="649" w:type="pct"/>
                <w:gridSpan w:val="2"/>
                <w:vAlign w:val="bottom"/>
              </w:tcPr>
            </w:tcPrChange>
          </w:tcPr>
          <w:p w14:paraId="10F19265" w14:textId="77777777" w:rsidR="00422C3E" w:rsidRDefault="00422C3E" w:rsidP="00C11743">
            <w:pPr>
              <w:spacing w:line="360" w:lineRule="auto"/>
              <w:jc w:val="both"/>
              <w:rPr>
                <w:ins w:id="2194" w:author="abahl02@student.ubc.ca" w:date="2023-07-19T12:17:00Z"/>
              </w:rPr>
            </w:pPr>
            <w:ins w:id="2195" w:author="abahl02@student.ubc.ca" w:date="2023-07-19T12:17:00Z">
              <w:r>
                <w:rPr>
                  <w:sz w:val="20"/>
                  <w:szCs w:val="20"/>
                </w:rPr>
                <w:t>function</w:t>
              </w:r>
            </w:ins>
          </w:p>
        </w:tc>
        <w:tc>
          <w:tcPr>
            <w:tcW w:w="1165" w:type="pct"/>
            <w:vAlign w:val="bottom"/>
            <w:tcPrChange w:id="2196" w:author="abahl02@student.ubc.ca" w:date="2023-07-19T12:23:00Z">
              <w:tcPr>
                <w:tcW w:w="1165" w:type="pct"/>
                <w:gridSpan w:val="2"/>
                <w:vAlign w:val="bottom"/>
              </w:tcPr>
            </w:tcPrChange>
          </w:tcPr>
          <w:p w14:paraId="1E89F05B" w14:textId="0E04A614" w:rsidR="00422C3E" w:rsidRDefault="002F65DC" w:rsidP="00C11743">
            <w:pPr>
              <w:spacing w:line="360" w:lineRule="auto"/>
              <w:jc w:val="both"/>
              <w:rPr>
                <w:ins w:id="2197" w:author="abahl02@student.ubc.ca" w:date="2023-07-19T12:17:00Z"/>
              </w:rPr>
            </w:pPr>
            <w:ins w:id="2198" w:author="abahl02@student.ubc.ca" w:date="2023-07-19T12:40:00Z">
              <w:r>
                <w:rPr>
                  <w:sz w:val="20"/>
                  <w:szCs w:val="20"/>
                </w:rPr>
                <w:t>I</w:t>
              </w:r>
            </w:ins>
            <w:ins w:id="2199" w:author="abahl02@student.ubc.ca" w:date="2023-07-19T12:17:00Z">
              <w:r w:rsidR="00422C3E">
                <w:rPr>
                  <w:sz w:val="20"/>
                  <w:szCs w:val="20"/>
                </w:rPr>
                <w:t>ngestion</w:t>
              </w:r>
            </w:ins>
          </w:p>
        </w:tc>
        <w:tc>
          <w:tcPr>
            <w:tcW w:w="1493" w:type="pct"/>
            <w:vAlign w:val="bottom"/>
            <w:tcPrChange w:id="2200" w:author="abahl02@student.ubc.ca" w:date="2023-07-19T12:23:00Z">
              <w:tcPr>
                <w:tcW w:w="1493" w:type="pct"/>
                <w:gridSpan w:val="2"/>
                <w:vAlign w:val="bottom"/>
              </w:tcPr>
            </w:tcPrChange>
          </w:tcPr>
          <w:p w14:paraId="2CD6875C" w14:textId="59C71F7D" w:rsidR="00422C3E" w:rsidRDefault="0079172B" w:rsidP="00C11743">
            <w:pPr>
              <w:spacing w:line="360" w:lineRule="auto"/>
              <w:jc w:val="both"/>
              <w:rPr>
                <w:ins w:id="2201" w:author="abahl02@student.ubc.ca" w:date="2023-07-19T12:17:00Z"/>
              </w:rPr>
            </w:pPr>
            <w:ins w:id="2202" w:author="abahl02@student.ubc.ca" w:date="2023-07-19T12:35:00Z">
              <w:r>
                <w:rPr>
                  <w:sz w:val="20"/>
                  <w:szCs w:val="20"/>
                </w:rPr>
                <w:t>H</w:t>
              </w:r>
              <w:r>
                <w:rPr>
                  <w:sz w:val="20"/>
                  <w:szCs w:val="20"/>
                </w:rPr>
                <w:t>eterotrophic</w:t>
              </w:r>
              <w:r>
                <w:rPr>
                  <w:sz w:val="20"/>
                  <w:szCs w:val="20"/>
                </w:rPr>
                <w:t xml:space="preserve"> </w:t>
              </w:r>
              <w:r>
                <w:rPr>
                  <w:sz w:val="20"/>
                  <w:szCs w:val="20"/>
                </w:rPr>
                <w:t>carbon</w:t>
              </w:r>
            </w:ins>
          </w:p>
        </w:tc>
        <w:tc>
          <w:tcPr>
            <w:tcW w:w="865" w:type="pct"/>
            <w:vAlign w:val="bottom"/>
            <w:tcPrChange w:id="2203" w:author="abahl02@student.ubc.ca" w:date="2023-07-19T12:23:00Z">
              <w:tcPr>
                <w:tcW w:w="865" w:type="pct"/>
                <w:gridSpan w:val="2"/>
                <w:vAlign w:val="bottom"/>
              </w:tcPr>
            </w:tcPrChange>
          </w:tcPr>
          <w:p w14:paraId="3D13A605" w14:textId="77777777" w:rsidR="00422C3E" w:rsidRDefault="00422C3E" w:rsidP="00C11743">
            <w:pPr>
              <w:spacing w:line="360" w:lineRule="auto"/>
              <w:jc w:val="both"/>
              <w:rPr>
                <w:ins w:id="2204" w:author="abahl02@student.ubc.ca" w:date="2023-07-19T12:17:00Z"/>
              </w:rPr>
            </w:pPr>
            <w:ins w:id="2205" w:author="abahl02@student.ubc.ca" w:date="2023-07-19T12:17:00Z">
              <w:r>
                <w:rPr>
                  <w:sz w:val="20"/>
                  <w:szCs w:val="20"/>
                </w:rPr>
                <w:t>ID67</w:t>
              </w:r>
            </w:ins>
          </w:p>
        </w:tc>
      </w:tr>
      <w:tr w:rsidR="002F65DC" w14:paraId="0B17D85D" w14:textId="77777777" w:rsidTr="009A0802">
        <w:tblPrEx>
          <w:tblPrExChange w:id="2206" w:author="abahl02@student.ubc.ca" w:date="2023-07-19T12:40:00Z">
            <w:tblPrEx>
              <w:tblW w:w="6043" w:type="pct"/>
              <w:tblInd w:w="-995" w:type="dxa"/>
            </w:tblPrEx>
          </w:tblPrExChange>
        </w:tblPrEx>
        <w:trPr>
          <w:ins w:id="2207" w:author="abahl02@student.ubc.ca" w:date="2023-07-19T12:17:00Z"/>
          <w:trPrChange w:id="2208" w:author="abahl02@student.ubc.ca" w:date="2023-07-19T12:40:00Z">
            <w:trPr>
              <w:gridAfter w:val="0"/>
            </w:trPr>
          </w:trPrChange>
        </w:trPr>
        <w:tc>
          <w:tcPr>
            <w:tcW w:w="828" w:type="pct"/>
            <w:vMerge/>
            <w:vAlign w:val="bottom"/>
            <w:tcPrChange w:id="2209" w:author="abahl02@student.ubc.ca" w:date="2023-07-19T12:40:00Z">
              <w:tcPr>
                <w:tcW w:w="828" w:type="pct"/>
                <w:gridSpan w:val="2"/>
                <w:vMerge/>
                <w:vAlign w:val="bottom"/>
              </w:tcPr>
            </w:tcPrChange>
          </w:tcPr>
          <w:p w14:paraId="42AB5682" w14:textId="156FAF10" w:rsidR="002F65DC" w:rsidRDefault="002F65DC" w:rsidP="002F65DC">
            <w:pPr>
              <w:spacing w:line="360" w:lineRule="auto"/>
              <w:jc w:val="both"/>
              <w:rPr>
                <w:ins w:id="2210" w:author="abahl02@student.ubc.ca" w:date="2023-07-19T12:17:00Z"/>
              </w:rPr>
            </w:pPr>
          </w:p>
        </w:tc>
        <w:tc>
          <w:tcPr>
            <w:tcW w:w="649" w:type="pct"/>
            <w:vAlign w:val="bottom"/>
            <w:tcPrChange w:id="2211" w:author="abahl02@student.ubc.ca" w:date="2023-07-19T12:40:00Z">
              <w:tcPr>
                <w:tcW w:w="649" w:type="pct"/>
                <w:gridSpan w:val="2"/>
                <w:vAlign w:val="bottom"/>
              </w:tcPr>
            </w:tcPrChange>
          </w:tcPr>
          <w:p w14:paraId="4222849B" w14:textId="77777777" w:rsidR="002F65DC" w:rsidRDefault="002F65DC" w:rsidP="002F65DC">
            <w:pPr>
              <w:spacing w:line="360" w:lineRule="auto"/>
              <w:jc w:val="both"/>
              <w:rPr>
                <w:ins w:id="2212" w:author="abahl02@student.ubc.ca" w:date="2023-07-19T12:17:00Z"/>
              </w:rPr>
            </w:pPr>
            <w:ins w:id="2213" w:author="abahl02@student.ubc.ca" w:date="2023-07-19T12:17:00Z">
              <w:r>
                <w:rPr>
                  <w:sz w:val="20"/>
                  <w:szCs w:val="20"/>
                </w:rPr>
                <w:t>function</w:t>
              </w:r>
            </w:ins>
          </w:p>
        </w:tc>
        <w:tc>
          <w:tcPr>
            <w:tcW w:w="1165" w:type="pct"/>
            <w:tcPrChange w:id="2214" w:author="abahl02@student.ubc.ca" w:date="2023-07-19T12:40:00Z">
              <w:tcPr>
                <w:tcW w:w="1165" w:type="pct"/>
                <w:gridSpan w:val="2"/>
                <w:vAlign w:val="bottom"/>
              </w:tcPr>
            </w:tcPrChange>
          </w:tcPr>
          <w:p w14:paraId="4145FDCF" w14:textId="54B7C333" w:rsidR="002F65DC" w:rsidRDefault="002F65DC" w:rsidP="002F65DC">
            <w:pPr>
              <w:spacing w:line="360" w:lineRule="auto"/>
              <w:jc w:val="both"/>
              <w:rPr>
                <w:ins w:id="2215" w:author="abahl02@student.ubc.ca" w:date="2023-07-19T12:17:00Z"/>
              </w:rPr>
            </w:pPr>
            <w:ins w:id="2216" w:author="abahl02@student.ubc.ca" w:date="2023-07-19T12:40:00Z">
              <w:r w:rsidRPr="00DC5AAD">
                <w:rPr>
                  <w:sz w:val="20"/>
                  <w:szCs w:val="20"/>
                </w:rPr>
                <w:t>Ingestion</w:t>
              </w:r>
            </w:ins>
          </w:p>
        </w:tc>
        <w:tc>
          <w:tcPr>
            <w:tcW w:w="1493" w:type="pct"/>
            <w:vAlign w:val="bottom"/>
            <w:tcPrChange w:id="2217" w:author="abahl02@student.ubc.ca" w:date="2023-07-19T12:40:00Z">
              <w:tcPr>
                <w:tcW w:w="1493" w:type="pct"/>
                <w:gridSpan w:val="2"/>
                <w:vAlign w:val="bottom"/>
              </w:tcPr>
            </w:tcPrChange>
          </w:tcPr>
          <w:p w14:paraId="3526BD53" w14:textId="30E8C34F" w:rsidR="002F65DC" w:rsidRDefault="002F65DC" w:rsidP="002F65DC">
            <w:pPr>
              <w:spacing w:line="360" w:lineRule="auto"/>
              <w:jc w:val="both"/>
              <w:rPr>
                <w:ins w:id="2218" w:author="abahl02@student.ubc.ca" w:date="2023-07-19T12:17:00Z"/>
              </w:rPr>
            </w:pPr>
            <w:ins w:id="2219" w:author="abahl02@student.ubc.ca" w:date="2023-07-19T12:35:00Z">
              <w:r>
                <w:rPr>
                  <w:sz w:val="20"/>
                  <w:szCs w:val="20"/>
                </w:rPr>
                <w:t>I</w:t>
              </w:r>
            </w:ins>
            <w:ins w:id="2220" w:author="abahl02@student.ubc.ca" w:date="2023-07-19T12:17:00Z">
              <w:r>
                <w:rPr>
                  <w:sz w:val="20"/>
                  <w:szCs w:val="20"/>
                </w:rPr>
                <w:t>ce</w:t>
              </w:r>
            </w:ins>
            <w:ins w:id="2221" w:author="abahl02@student.ubc.ca" w:date="2023-07-19T12:35:00Z">
              <w:r>
                <w:rPr>
                  <w:sz w:val="20"/>
                  <w:szCs w:val="20"/>
                </w:rPr>
                <w:t xml:space="preserve"> </w:t>
              </w:r>
            </w:ins>
            <w:ins w:id="2222" w:author="abahl02@student.ubc.ca" w:date="2023-07-19T12:17:00Z">
              <w:r>
                <w:rPr>
                  <w:sz w:val="20"/>
                  <w:szCs w:val="20"/>
                </w:rPr>
                <w:t>algae</w:t>
              </w:r>
            </w:ins>
          </w:p>
        </w:tc>
        <w:tc>
          <w:tcPr>
            <w:tcW w:w="865" w:type="pct"/>
            <w:vAlign w:val="bottom"/>
            <w:tcPrChange w:id="2223" w:author="abahl02@student.ubc.ca" w:date="2023-07-19T12:40:00Z">
              <w:tcPr>
                <w:tcW w:w="865" w:type="pct"/>
                <w:gridSpan w:val="2"/>
                <w:vAlign w:val="bottom"/>
              </w:tcPr>
            </w:tcPrChange>
          </w:tcPr>
          <w:p w14:paraId="2A39EBCD" w14:textId="77777777" w:rsidR="002F65DC" w:rsidRDefault="002F65DC" w:rsidP="002F65DC">
            <w:pPr>
              <w:spacing w:line="360" w:lineRule="auto"/>
              <w:jc w:val="both"/>
              <w:rPr>
                <w:ins w:id="2224" w:author="abahl02@student.ubc.ca" w:date="2023-07-19T12:17:00Z"/>
              </w:rPr>
            </w:pPr>
            <w:ins w:id="2225" w:author="abahl02@student.ubc.ca" w:date="2023-07-19T12:17:00Z">
              <w:r>
                <w:rPr>
                  <w:sz w:val="20"/>
                  <w:szCs w:val="20"/>
                </w:rPr>
                <w:t>ID68</w:t>
              </w:r>
            </w:ins>
          </w:p>
        </w:tc>
      </w:tr>
      <w:tr w:rsidR="002F65DC" w14:paraId="39CCA5A0" w14:textId="77777777" w:rsidTr="009A0802">
        <w:tblPrEx>
          <w:tblPrExChange w:id="2226" w:author="abahl02@student.ubc.ca" w:date="2023-07-19T12:40:00Z">
            <w:tblPrEx>
              <w:tblW w:w="6043" w:type="pct"/>
              <w:tblInd w:w="-995" w:type="dxa"/>
            </w:tblPrEx>
          </w:tblPrExChange>
        </w:tblPrEx>
        <w:trPr>
          <w:ins w:id="2227" w:author="abahl02@student.ubc.ca" w:date="2023-07-19T12:17:00Z"/>
          <w:trPrChange w:id="2228" w:author="abahl02@student.ubc.ca" w:date="2023-07-19T12:40:00Z">
            <w:trPr>
              <w:gridAfter w:val="0"/>
            </w:trPr>
          </w:trPrChange>
        </w:trPr>
        <w:tc>
          <w:tcPr>
            <w:tcW w:w="828" w:type="pct"/>
            <w:vMerge/>
            <w:vAlign w:val="bottom"/>
            <w:tcPrChange w:id="2229" w:author="abahl02@student.ubc.ca" w:date="2023-07-19T12:40:00Z">
              <w:tcPr>
                <w:tcW w:w="828" w:type="pct"/>
                <w:gridSpan w:val="2"/>
                <w:vMerge/>
                <w:vAlign w:val="bottom"/>
              </w:tcPr>
            </w:tcPrChange>
          </w:tcPr>
          <w:p w14:paraId="2CD426CD" w14:textId="37B0FF8B" w:rsidR="002F65DC" w:rsidRDefault="002F65DC" w:rsidP="002F65DC">
            <w:pPr>
              <w:spacing w:line="360" w:lineRule="auto"/>
              <w:jc w:val="both"/>
              <w:rPr>
                <w:ins w:id="2230" w:author="abahl02@student.ubc.ca" w:date="2023-07-19T12:17:00Z"/>
              </w:rPr>
            </w:pPr>
          </w:p>
        </w:tc>
        <w:tc>
          <w:tcPr>
            <w:tcW w:w="649" w:type="pct"/>
            <w:vAlign w:val="bottom"/>
            <w:tcPrChange w:id="2231" w:author="abahl02@student.ubc.ca" w:date="2023-07-19T12:40:00Z">
              <w:tcPr>
                <w:tcW w:w="649" w:type="pct"/>
                <w:gridSpan w:val="2"/>
                <w:vAlign w:val="bottom"/>
              </w:tcPr>
            </w:tcPrChange>
          </w:tcPr>
          <w:p w14:paraId="61E15718" w14:textId="77777777" w:rsidR="002F65DC" w:rsidRDefault="002F65DC" w:rsidP="002F65DC">
            <w:pPr>
              <w:spacing w:line="360" w:lineRule="auto"/>
              <w:jc w:val="both"/>
              <w:rPr>
                <w:ins w:id="2232" w:author="abahl02@student.ubc.ca" w:date="2023-07-19T12:17:00Z"/>
              </w:rPr>
            </w:pPr>
            <w:ins w:id="2233" w:author="abahl02@student.ubc.ca" w:date="2023-07-19T12:17:00Z">
              <w:r>
                <w:rPr>
                  <w:sz w:val="20"/>
                  <w:szCs w:val="20"/>
                </w:rPr>
                <w:t>function</w:t>
              </w:r>
            </w:ins>
          </w:p>
        </w:tc>
        <w:tc>
          <w:tcPr>
            <w:tcW w:w="1165" w:type="pct"/>
            <w:tcPrChange w:id="2234" w:author="abahl02@student.ubc.ca" w:date="2023-07-19T12:40:00Z">
              <w:tcPr>
                <w:tcW w:w="1165" w:type="pct"/>
                <w:gridSpan w:val="2"/>
                <w:vAlign w:val="bottom"/>
              </w:tcPr>
            </w:tcPrChange>
          </w:tcPr>
          <w:p w14:paraId="1CD71EA5" w14:textId="2AE40D47" w:rsidR="002F65DC" w:rsidRDefault="002F65DC" w:rsidP="002F65DC">
            <w:pPr>
              <w:spacing w:line="360" w:lineRule="auto"/>
              <w:jc w:val="both"/>
              <w:rPr>
                <w:ins w:id="2235" w:author="abahl02@student.ubc.ca" w:date="2023-07-19T12:17:00Z"/>
              </w:rPr>
            </w:pPr>
            <w:ins w:id="2236" w:author="abahl02@student.ubc.ca" w:date="2023-07-19T12:40:00Z">
              <w:r w:rsidRPr="00DC5AAD">
                <w:rPr>
                  <w:sz w:val="20"/>
                  <w:szCs w:val="20"/>
                </w:rPr>
                <w:t>Ingestion</w:t>
              </w:r>
            </w:ins>
          </w:p>
        </w:tc>
        <w:tc>
          <w:tcPr>
            <w:tcW w:w="1493" w:type="pct"/>
            <w:vAlign w:val="bottom"/>
            <w:tcPrChange w:id="2237" w:author="abahl02@student.ubc.ca" w:date="2023-07-19T12:40:00Z">
              <w:tcPr>
                <w:tcW w:w="1493" w:type="pct"/>
                <w:gridSpan w:val="2"/>
                <w:vAlign w:val="bottom"/>
              </w:tcPr>
            </w:tcPrChange>
          </w:tcPr>
          <w:p w14:paraId="03BF5B24" w14:textId="77777777" w:rsidR="002F65DC" w:rsidRDefault="002F65DC" w:rsidP="002F65DC">
            <w:pPr>
              <w:spacing w:line="360" w:lineRule="auto"/>
              <w:jc w:val="both"/>
              <w:rPr>
                <w:ins w:id="2238" w:author="abahl02@student.ubc.ca" w:date="2023-07-19T12:17:00Z"/>
              </w:rPr>
            </w:pPr>
            <w:ins w:id="2239" w:author="abahl02@student.ubc.ca" w:date="2023-07-19T12:17:00Z">
              <w:r>
                <w:rPr>
                  <w:sz w:val="20"/>
                  <w:szCs w:val="20"/>
                </w:rPr>
                <w:t>POC</w:t>
              </w:r>
            </w:ins>
          </w:p>
        </w:tc>
        <w:tc>
          <w:tcPr>
            <w:tcW w:w="865" w:type="pct"/>
            <w:vAlign w:val="bottom"/>
            <w:tcPrChange w:id="2240" w:author="abahl02@student.ubc.ca" w:date="2023-07-19T12:40:00Z">
              <w:tcPr>
                <w:tcW w:w="865" w:type="pct"/>
                <w:gridSpan w:val="2"/>
                <w:vAlign w:val="bottom"/>
              </w:tcPr>
            </w:tcPrChange>
          </w:tcPr>
          <w:p w14:paraId="5F181439" w14:textId="77777777" w:rsidR="002F65DC" w:rsidRDefault="002F65DC" w:rsidP="002F65DC">
            <w:pPr>
              <w:spacing w:line="360" w:lineRule="auto"/>
              <w:jc w:val="both"/>
              <w:rPr>
                <w:ins w:id="2241" w:author="abahl02@student.ubc.ca" w:date="2023-07-19T12:17:00Z"/>
              </w:rPr>
            </w:pPr>
            <w:ins w:id="2242" w:author="abahl02@student.ubc.ca" w:date="2023-07-19T12:17:00Z">
              <w:r>
                <w:rPr>
                  <w:sz w:val="20"/>
                  <w:szCs w:val="20"/>
                </w:rPr>
                <w:t>ID69</w:t>
              </w:r>
            </w:ins>
          </w:p>
        </w:tc>
      </w:tr>
      <w:tr w:rsidR="002F65DC" w14:paraId="6F330230" w14:textId="77777777" w:rsidTr="009A0802">
        <w:tblPrEx>
          <w:tblPrExChange w:id="2243" w:author="abahl02@student.ubc.ca" w:date="2023-07-19T12:40:00Z">
            <w:tblPrEx>
              <w:tblW w:w="6043" w:type="pct"/>
              <w:tblInd w:w="-995" w:type="dxa"/>
            </w:tblPrEx>
          </w:tblPrExChange>
        </w:tblPrEx>
        <w:trPr>
          <w:ins w:id="2244" w:author="abahl02@student.ubc.ca" w:date="2023-07-19T12:17:00Z"/>
          <w:trPrChange w:id="2245" w:author="abahl02@student.ubc.ca" w:date="2023-07-19T12:40:00Z">
            <w:trPr>
              <w:gridAfter w:val="0"/>
            </w:trPr>
          </w:trPrChange>
        </w:trPr>
        <w:tc>
          <w:tcPr>
            <w:tcW w:w="828" w:type="pct"/>
            <w:vMerge/>
            <w:vAlign w:val="bottom"/>
            <w:tcPrChange w:id="2246" w:author="abahl02@student.ubc.ca" w:date="2023-07-19T12:40:00Z">
              <w:tcPr>
                <w:tcW w:w="828" w:type="pct"/>
                <w:gridSpan w:val="2"/>
                <w:vMerge/>
                <w:vAlign w:val="bottom"/>
              </w:tcPr>
            </w:tcPrChange>
          </w:tcPr>
          <w:p w14:paraId="7AFAB992" w14:textId="6065449F" w:rsidR="002F65DC" w:rsidRDefault="002F65DC" w:rsidP="002F65DC">
            <w:pPr>
              <w:spacing w:line="360" w:lineRule="auto"/>
              <w:jc w:val="both"/>
              <w:rPr>
                <w:ins w:id="2247" w:author="abahl02@student.ubc.ca" w:date="2023-07-19T12:17:00Z"/>
              </w:rPr>
            </w:pPr>
          </w:p>
        </w:tc>
        <w:tc>
          <w:tcPr>
            <w:tcW w:w="649" w:type="pct"/>
            <w:vAlign w:val="bottom"/>
            <w:tcPrChange w:id="2248" w:author="abahl02@student.ubc.ca" w:date="2023-07-19T12:40:00Z">
              <w:tcPr>
                <w:tcW w:w="649" w:type="pct"/>
                <w:gridSpan w:val="2"/>
                <w:vAlign w:val="bottom"/>
              </w:tcPr>
            </w:tcPrChange>
          </w:tcPr>
          <w:p w14:paraId="7FAE1D0E" w14:textId="77777777" w:rsidR="002F65DC" w:rsidRDefault="002F65DC" w:rsidP="002F65DC">
            <w:pPr>
              <w:spacing w:line="360" w:lineRule="auto"/>
              <w:jc w:val="both"/>
              <w:rPr>
                <w:ins w:id="2249" w:author="abahl02@student.ubc.ca" w:date="2023-07-19T12:17:00Z"/>
              </w:rPr>
            </w:pPr>
            <w:ins w:id="2250" w:author="abahl02@student.ubc.ca" w:date="2023-07-19T12:17:00Z">
              <w:r>
                <w:rPr>
                  <w:sz w:val="20"/>
                  <w:szCs w:val="20"/>
                </w:rPr>
                <w:t>function</w:t>
              </w:r>
            </w:ins>
          </w:p>
        </w:tc>
        <w:tc>
          <w:tcPr>
            <w:tcW w:w="1165" w:type="pct"/>
            <w:tcPrChange w:id="2251" w:author="abahl02@student.ubc.ca" w:date="2023-07-19T12:40:00Z">
              <w:tcPr>
                <w:tcW w:w="1165" w:type="pct"/>
                <w:gridSpan w:val="2"/>
                <w:vAlign w:val="bottom"/>
              </w:tcPr>
            </w:tcPrChange>
          </w:tcPr>
          <w:p w14:paraId="559DAE93" w14:textId="27C111A1" w:rsidR="002F65DC" w:rsidRDefault="002F65DC" w:rsidP="002F65DC">
            <w:pPr>
              <w:spacing w:line="360" w:lineRule="auto"/>
              <w:jc w:val="both"/>
              <w:rPr>
                <w:ins w:id="2252" w:author="abahl02@student.ubc.ca" w:date="2023-07-19T12:17:00Z"/>
              </w:rPr>
            </w:pPr>
            <w:ins w:id="2253" w:author="abahl02@student.ubc.ca" w:date="2023-07-19T12:40:00Z">
              <w:r w:rsidRPr="00DC5AAD">
                <w:rPr>
                  <w:sz w:val="20"/>
                  <w:szCs w:val="20"/>
                </w:rPr>
                <w:t>Ingestion</w:t>
              </w:r>
            </w:ins>
          </w:p>
        </w:tc>
        <w:tc>
          <w:tcPr>
            <w:tcW w:w="1493" w:type="pct"/>
            <w:vAlign w:val="bottom"/>
            <w:tcPrChange w:id="2254" w:author="abahl02@student.ubc.ca" w:date="2023-07-19T12:40:00Z">
              <w:tcPr>
                <w:tcW w:w="1493" w:type="pct"/>
                <w:gridSpan w:val="2"/>
                <w:vAlign w:val="bottom"/>
              </w:tcPr>
            </w:tcPrChange>
          </w:tcPr>
          <w:p w14:paraId="1D3F2D6C" w14:textId="081CC84A" w:rsidR="002F65DC" w:rsidRDefault="002F65DC" w:rsidP="002F65DC">
            <w:pPr>
              <w:spacing w:line="360" w:lineRule="auto"/>
              <w:jc w:val="both"/>
              <w:rPr>
                <w:ins w:id="2255" w:author="abahl02@student.ubc.ca" w:date="2023-07-19T12:17:00Z"/>
              </w:rPr>
            </w:pPr>
            <w:ins w:id="2256" w:author="abahl02@student.ubc.ca" w:date="2023-07-19T12:35:00Z">
              <w:r>
                <w:rPr>
                  <w:sz w:val="20"/>
                  <w:szCs w:val="20"/>
                </w:rPr>
                <w:t>P</w:t>
              </w:r>
            </w:ins>
            <w:ins w:id="2257" w:author="abahl02@student.ubc.ca" w:date="2023-07-19T12:17:00Z">
              <w:r>
                <w:rPr>
                  <w:sz w:val="20"/>
                  <w:szCs w:val="20"/>
                </w:rPr>
                <w:t>hotoperiod</w:t>
              </w:r>
            </w:ins>
          </w:p>
        </w:tc>
        <w:tc>
          <w:tcPr>
            <w:tcW w:w="865" w:type="pct"/>
            <w:vAlign w:val="bottom"/>
            <w:tcPrChange w:id="2258" w:author="abahl02@student.ubc.ca" w:date="2023-07-19T12:40:00Z">
              <w:tcPr>
                <w:tcW w:w="865" w:type="pct"/>
                <w:gridSpan w:val="2"/>
                <w:vAlign w:val="bottom"/>
              </w:tcPr>
            </w:tcPrChange>
          </w:tcPr>
          <w:p w14:paraId="1BBE50EB" w14:textId="77777777" w:rsidR="002F65DC" w:rsidRDefault="002F65DC" w:rsidP="002F65DC">
            <w:pPr>
              <w:spacing w:line="360" w:lineRule="auto"/>
              <w:jc w:val="both"/>
              <w:rPr>
                <w:ins w:id="2259" w:author="abahl02@student.ubc.ca" w:date="2023-07-19T12:17:00Z"/>
              </w:rPr>
            </w:pPr>
            <w:ins w:id="2260" w:author="abahl02@student.ubc.ca" w:date="2023-07-19T12:17:00Z">
              <w:r>
                <w:rPr>
                  <w:sz w:val="20"/>
                  <w:szCs w:val="20"/>
                </w:rPr>
                <w:t>ID70</w:t>
              </w:r>
            </w:ins>
          </w:p>
        </w:tc>
      </w:tr>
      <w:tr w:rsidR="002F65DC" w14:paraId="504C6693" w14:textId="77777777" w:rsidTr="009A0802">
        <w:tblPrEx>
          <w:tblPrExChange w:id="2261" w:author="abahl02@student.ubc.ca" w:date="2023-07-19T12:40:00Z">
            <w:tblPrEx>
              <w:tblW w:w="6043" w:type="pct"/>
              <w:tblInd w:w="-995" w:type="dxa"/>
            </w:tblPrEx>
          </w:tblPrExChange>
        </w:tblPrEx>
        <w:trPr>
          <w:ins w:id="2262" w:author="abahl02@student.ubc.ca" w:date="2023-07-19T12:17:00Z"/>
          <w:trPrChange w:id="2263" w:author="abahl02@student.ubc.ca" w:date="2023-07-19T12:40:00Z">
            <w:trPr>
              <w:gridAfter w:val="0"/>
            </w:trPr>
          </w:trPrChange>
        </w:trPr>
        <w:tc>
          <w:tcPr>
            <w:tcW w:w="828" w:type="pct"/>
            <w:vMerge/>
            <w:vAlign w:val="bottom"/>
            <w:tcPrChange w:id="2264" w:author="abahl02@student.ubc.ca" w:date="2023-07-19T12:40:00Z">
              <w:tcPr>
                <w:tcW w:w="828" w:type="pct"/>
                <w:gridSpan w:val="2"/>
                <w:vMerge/>
                <w:vAlign w:val="bottom"/>
              </w:tcPr>
            </w:tcPrChange>
          </w:tcPr>
          <w:p w14:paraId="12E7DBD5" w14:textId="5F11F25B" w:rsidR="002F65DC" w:rsidRDefault="002F65DC" w:rsidP="002F65DC">
            <w:pPr>
              <w:spacing w:line="360" w:lineRule="auto"/>
              <w:jc w:val="both"/>
              <w:rPr>
                <w:ins w:id="2265" w:author="abahl02@student.ubc.ca" w:date="2023-07-19T12:17:00Z"/>
              </w:rPr>
            </w:pPr>
          </w:p>
        </w:tc>
        <w:tc>
          <w:tcPr>
            <w:tcW w:w="649" w:type="pct"/>
            <w:vAlign w:val="bottom"/>
            <w:tcPrChange w:id="2266" w:author="abahl02@student.ubc.ca" w:date="2023-07-19T12:40:00Z">
              <w:tcPr>
                <w:tcW w:w="649" w:type="pct"/>
                <w:gridSpan w:val="2"/>
                <w:vAlign w:val="bottom"/>
              </w:tcPr>
            </w:tcPrChange>
          </w:tcPr>
          <w:p w14:paraId="63E93F89" w14:textId="77777777" w:rsidR="002F65DC" w:rsidRDefault="002F65DC" w:rsidP="002F65DC">
            <w:pPr>
              <w:spacing w:line="360" w:lineRule="auto"/>
              <w:jc w:val="both"/>
              <w:rPr>
                <w:ins w:id="2267" w:author="abahl02@student.ubc.ca" w:date="2023-07-19T12:17:00Z"/>
              </w:rPr>
            </w:pPr>
            <w:ins w:id="2268" w:author="abahl02@student.ubc.ca" w:date="2023-07-19T12:17:00Z">
              <w:r>
                <w:rPr>
                  <w:sz w:val="20"/>
                  <w:szCs w:val="20"/>
                </w:rPr>
                <w:t>function</w:t>
              </w:r>
            </w:ins>
          </w:p>
        </w:tc>
        <w:tc>
          <w:tcPr>
            <w:tcW w:w="1165" w:type="pct"/>
            <w:tcPrChange w:id="2269" w:author="abahl02@student.ubc.ca" w:date="2023-07-19T12:40:00Z">
              <w:tcPr>
                <w:tcW w:w="1165" w:type="pct"/>
                <w:gridSpan w:val="2"/>
                <w:vAlign w:val="bottom"/>
              </w:tcPr>
            </w:tcPrChange>
          </w:tcPr>
          <w:p w14:paraId="06375DB7" w14:textId="5E7DB019" w:rsidR="002F65DC" w:rsidRDefault="002F65DC" w:rsidP="002F65DC">
            <w:pPr>
              <w:spacing w:line="360" w:lineRule="auto"/>
              <w:jc w:val="both"/>
              <w:rPr>
                <w:ins w:id="2270" w:author="abahl02@student.ubc.ca" w:date="2023-07-19T12:17:00Z"/>
              </w:rPr>
            </w:pPr>
            <w:ins w:id="2271" w:author="abahl02@student.ubc.ca" w:date="2023-07-19T12:40:00Z">
              <w:r w:rsidRPr="00DC5AAD">
                <w:rPr>
                  <w:sz w:val="20"/>
                  <w:szCs w:val="20"/>
                </w:rPr>
                <w:t>Ingestion</w:t>
              </w:r>
            </w:ins>
          </w:p>
        </w:tc>
        <w:tc>
          <w:tcPr>
            <w:tcW w:w="1493" w:type="pct"/>
            <w:vAlign w:val="bottom"/>
            <w:tcPrChange w:id="2272" w:author="abahl02@student.ubc.ca" w:date="2023-07-19T12:40:00Z">
              <w:tcPr>
                <w:tcW w:w="1493" w:type="pct"/>
                <w:gridSpan w:val="2"/>
                <w:vAlign w:val="bottom"/>
              </w:tcPr>
            </w:tcPrChange>
          </w:tcPr>
          <w:p w14:paraId="1512DB06" w14:textId="3E038FD6" w:rsidR="002F65DC" w:rsidRDefault="002F65DC" w:rsidP="002F65DC">
            <w:pPr>
              <w:spacing w:line="360" w:lineRule="auto"/>
              <w:jc w:val="both"/>
              <w:rPr>
                <w:ins w:id="2273" w:author="abahl02@student.ubc.ca" w:date="2023-07-19T12:17:00Z"/>
              </w:rPr>
            </w:pPr>
            <w:ins w:id="2274" w:author="abahl02@student.ubc.ca" w:date="2023-07-19T12:35:00Z">
              <w:r>
                <w:rPr>
                  <w:sz w:val="20"/>
                  <w:szCs w:val="20"/>
                </w:rPr>
                <w:t>S</w:t>
              </w:r>
            </w:ins>
            <w:ins w:id="2275" w:author="abahl02@student.ubc.ca" w:date="2023-07-19T12:17:00Z">
              <w:r>
                <w:rPr>
                  <w:sz w:val="20"/>
                  <w:szCs w:val="20"/>
                </w:rPr>
                <w:t>ea</w:t>
              </w:r>
            </w:ins>
            <w:ins w:id="2276" w:author="abahl02@student.ubc.ca" w:date="2023-07-19T12:35:00Z">
              <w:r>
                <w:rPr>
                  <w:sz w:val="20"/>
                  <w:szCs w:val="20"/>
                </w:rPr>
                <w:t xml:space="preserve"> </w:t>
              </w:r>
            </w:ins>
            <w:ins w:id="2277" w:author="abahl02@student.ubc.ca" w:date="2023-07-19T12:17:00Z">
              <w:r>
                <w:rPr>
                  <w:sz w:val="20"/>
                  <w:szCs w:val="20"/>
                </w:rPr>
                <w:t>ice</w:t>
              </w:r>
            </w:ins>
            <w:ins w:id="2278" w:author="abahl02@student.ubc.ca" w:date="2023-07-19T12:35:00Z">
              <w:r>
                <w:rPr>
                  <w:sz w:val="20"/>
                  <w:szCs w:val="20"/>
                </w:rPr>
                <w:t xml:space="preserve"> </w:t>
              </w:r>
            </w:ins>
            <w:ins w:id="2279" w:author="abahl02@student.ubc.ca" w:date="2023-07-19T12:17:00Z">
              <w:r>
                <w:rPr>
                  <w:sz w:val="20"/>
                  <w:szCs w:val="20"/>
                </w:rPr>
                <w:t>concentration</w:t>
              </w:r>
            </w:ins>
          </w:p>
        </w:tc>
        <w:tc>
          <w:tcPr>
            <w:tcW w:w="865" w:type="pct"/>
            <w:vAlign w:val="bottom"/>
            <w:tcPrChange w:id="2280" w:author="abahl02@student.ubc.ca" w:date="2023-07-19T12:40:00Z">
              <w:tcPr>
                <w:tcW w:w="865" w:type="pct"/>
                <w:gridSpan w:val="2"/>
                <w:vAlign w:val="bottom"/>
              </w:tcPr>
            </w:tcPrChange>
          </w:tcPr>
          <w:p w14:paraId="0F6928BC" w14:textId="77777777" w:rsidR="002F65DC" w:rsidRDefault="002F65DC" w:rsidP="002F65DC">
            <w:pPr>
              <w:spacing w:line="360" w:lineRule="auto"/>
              <w:jc w:val="both"/>
              <w:rPr>
                <w:ins w:id="2281" w:author="abahl02@student.ubc.ca" w:date="2023-07-19T12:17:00Z"/>
              </w:rPr>
            </w:pPr>
            <w:ins w:id="2282" w:author="abahl02@student.ubc.ca" w:date="2023-07-19T12:17:00Z">
              <w:r>
                <w:rPr>
                  <w:sz w:val="20"/>
                  <w:szCs w:val="20"/>
                </w:rPr>
                <w:t>ID71</w:t>
              </w:r>
            </w:ins>
          </w:p>
        </w:tc>
      </w:tr>
      <w:tr w:rsidR="002F65DC" w14:paraId="182C0843" w14:textId="77777777" w:rsidTr="009A0802">
        <w:tblPrEx>
          <w:tblPrExChange w:id="2283" w:author="abahl02@student.ubc.ca" w:date="2023-07-19T12:40:00Z">
            <w:tblPrEx>
              <w:tblW w:w="6043" w:type="pct"/>
              <w:tblInd w:w="-995" w:type="dxa"/>
            </w:tblPrEx>
          </w:tblPrExChange>
        </w:tblPrEx>
        <w:trPr>
          <w:ins w:id="2284" w:author="abahl02@student.ubc.ca" w:date="2023-07-19T12:17:00Z"/>
          <w:trPrChange w:id="2285" w:author="abahl02@student.ubc.ca" w:date="2023-07-19T12:40:00Z">
            <w:trPr>
              <w:gridAfter w:val="0"/>
            </w:trPr>
          </w:trPrChange>
        </w:trPr>
        <w:tc>
          <w:tcPr>
            <w:tcW w:w="828" w:type="pct"/>
            <w:vMerge/>
            <w:vAlign w:val="bottom"/>
            <w:tcPrChange w:id="2286" w:author="abahl02@student.ubc.ca" w:date="2023-07-19T12:40:00Z">
              <w:tcPr>
                <w:tcW w:w="828" w:type="pct"/>
                <w:gridSpan w:val="2"/>
                <w:vMerge/>
                <w:vAlign w:val="bottom"/>
              </w:tcPr>
            </w:tcPrChange>
          </w:tcPr>
          <w:p w14:paraId="1E07EAAC" w14:textId="4C4C6164" w:rsidR="002F65DC" w:rsidRDefault="002F65DC" w:rsidP="002F65DC">
            <w:pPr>
              <w:spacing w:line="360" w:lineRule="auto"/>
              <w:jc w:val="both"/>
              <w:rPr>
                <w:ins w:id="2287" w:author="abahl02@student.ubc.ca" w:date="2023-07-19T12:17:00Z"/>
              </w:rPr>
            </w:pPr>
          </w:p>
        </w:tc>
        <w:tc>
          <w:tcPr>
            <w:tcW w:w="649" w:type="pct"/>
            <w:vAlign w:val="bottom"/>
            <w:tcPrChange w:id="2288" w:author="abahl02@student.ubc.ca" w:date="2023-07-19T12:40:00Z">
              <w:tcPr>
                <w:tcW w:w="649" w:type="pct"/>
                <w:gridSpan w:val="2"/>
                <w:vAlign w:val="bottom"/>
              </w:tcPr>
            </w:tcPrChange>
          </w:tcPr>
          <w:p w14:paraId="30C29716" w14:textId="77777777" w:rsidR="002F65DC" w:rsidRDefault="002F65DC" w:rsidP="002F65DC">
            <w:pPr>
              <w:spacing w:line="360" w:lineRule="auto"/>
              <w:jc w:val="both"/>
              <w:rPr>
                <w:ins w:id="2289" w:author="abahl02@student.ubc.ca" w:date="2023-07-19T12:17:00Z"/>
              </w:rPr>
            </w:pPr>
            <w:ins w:id="2290" w:author="abahl02@student.ubc.ca" w:date="2023-07-19T12:17:00Z">
              <w:r>
                <w:rPr>
                  <w:sz w:val="20"/>
                  <w:szCs w:val="20"/>
                </w:rPr>
                <w:t>function</w:t>
              </w:r>
            </w:ins>
          </w:p>
        </w:tc>
        <w:tc>
          <w:tcPr>
            <w:tcW w:w="1165" w:type="pct"/>
            <w:tcPrChange w:id="2291" w:author="abahl02@student.ubc.ca" w:date="2023-07-19T12:40:00Z">
              <w:tcPr>
                <w:tcW w:w="1165" w:type="pct"/>
                <w:gridSpan w:val="2"/>
                <w:vAlign w:val="bottom"/>
              </w:tcPr>
            </w:tcPrChange>
          </w:tcPr>
          <w:p w14:paraId="342AEF39" w14:textId="35C210BD" w:rsidR="002F65DC" w:rsidRDefault="002F65DC" w:rsidP="002F65DC">
            <w:pPr>
              <w:spacing w:line="360" w:lineRule="auto"/>
              <w:jc w:val="both"/>
              <w:rPr>
                <w:ins w:id="2292" w:author="abahl02@student.ubc.ca" w:date="2023-07-19T12:17:00Z"/>
              </w:rPr>
            </w:pPr>
            <w:ins w:id="2293" w:author="abahl02@student.ubc.ca" w:date="2023-07-19T12:40:00Z">
              <w:r w:rsidRPr="00DC5AAD">
                <w:rPr>
                  <w:sz w:val="20"/>
                  <w:szCs w:val="20"/>
                </w:rPr>
                <w:t>Ingestion</w:t>
              </w:r>
            </w:ins>
          </w:p>
        </w:tc>
        <w:tc>
          <w:tcPr>
            <w:tcW w:w="1493" w:type="pct"/>
            <w:vAlign w:val="bottom"/>
            <w:tcPrChange w:id="2294" w:author="abahl02@student.ubc.ca" w:date="2023-07-19T12:40:00Z">
              <w:tcPr>
                <w:tcW w:w="1493" w:type="pct"/>
                <w:gridSpan w:val="2"/>
                <w:vAlign w:val="bottom"/>
              </w:tcPr>
            </w:tcPrChange>
          </w:tcPr>
          <w:p w14:paraId="6E283B71" w14:textId="67465A5A" w:rsidR="002F65DC" w:rsidRDefault="002F65DC" w:rsidP="002F65DC">
            <w:pPr>
              <w:spacing w:line="360" w:lineRule="auto"/>
              <w:jc w:val="both"/>
              <w:rPr>
                <w:ins w:id="2295" w:author="abahl02@student.ubc.ca" w:date="2023-07-19T12:17:00Z"/>
              </w:rPr>
            </w:pPr>
            <w:ins w:id="2296" w:author="abahl02@student.ubc.ca" w:date="2023-07-19T12:35:00Z">
              <w:r>
                <w:rPr>
                  <w:sz w:val="20"/>
                  <w:szCs w:val="20"/>
                </w:rPr>
                <w:t>D</w:t>
              </w:r>
            </w:ins>
            <w:ins w:id="2297" w:author="abahl02@student.ubc.ca" w:date="2023-07-19T12:17:00Z">
              <w:r>
                <w:rPr>
                  <w:sz w:val="20"/>
                  <w:szCs w:val="20"/>
                </w:rPr>
                <w:t>etritus</w:t>
              </w:r>
            </w:ins>
          </w:p>
        </w:tc>
        <w:tc>
          <w:tcPr>
            <w:tcW w:w="865" w:type="pct"/>
            <w:vAlign w:val="bottom"/>
            <w:tcPrChange w:id="2298" w:author="abahl02@student.ubc.ca" w:date="2023-07-19T12:40:00Z">
              <w:tcPr>
                <w:tcW w:w="865" w:type="pct"/>
                <w:gridSpan w:val="2"/>
                <w:vAlign w:val="bottom"/>
              </w:tcPr>
            </w:tcPrChange>
          </w:tcPr>
          <w:p w14:paraId="187D40CF" w14:textId="77777777" w:rsidR="002F65DC" w:rsidRDefault="002F65DC" w:rsidP="002F65DC">
            <w:pPr>
              <w:spacing w:line="360" w:lineRule="auto"/>
              <w:jc w:val="both"/>
              <w:rPr>
                <w:ins w:id="2299" w:author="abahl02@student.ubc.ca" w:date="2023-07-19T12:17:00Z"/>
              </w:rPr>
            </w:pPr>
            <w:ins w:id="2300" w:author="abahl02@student.ubc.ca" w:date="2023-07-19T12:17:00Z">
              <w:r>
                <w:rPr>
                  <w:sz w:val="20"/>
                  <w:szCs w:val="20"/>
                </w:rPr>
                <w:t>ID72</w:t>
              </w:r>
            </w:ins>
          </w:p>
        </w:tc>
      </w:tr>
      <w:tr w:rsidR="002F65DC" w14:paraId="54345178" w14:textId="77777777" w:rsidTr="00CC2CEC">
        <w:tblPrEx>
          <w:tblPrExChange w:id="2301" w:author="abahl02@student.ubc.ca" w:date="2023-07-19T12:40:00Z">
            <w:tblPrEx>
              <w:tblW w:w="6043" w:type="pct"/>
              <w:tblInd w:w="-995" w:type="dxa"/>
            </w:tblPrEx>
          </w:tblPrExChange>
        </w:tblPrEx>
        <w:trPr>
          <w:ins w:id="2302" w:author="abahl02@student.ubc.ca" w:date="2023-07-19T12:17:00Z"/>
          <w:trPrChange w:id="2303" w:author="abahl02@student.ubc.ca" w:date="2023-07-19T12:40:00Z">
            <w:trPr>
              <w:gridAfter w:val="0"/>
            </w:trPr>
          </w:trPrChange>
        </w:trPr>
        <w:tc>
          <w:tcPr>
            <w:tcW w:w="828" w:type="pct"/>
            <w:vMerge/>
            <w:vAlign w:val="bottom"/>
            <w:tcPrChange w:id="2304" w:author="abahl02@student.ubc.ca" w:date="2023-07-19T12:40:00Z">
              <w:tcPr>
                <w:tcW w:w="828" w:type="pct"/>
                <w:gridSpan w:val="2"/>
                <w:vMerge/>
                <w:vAlign w:val="bottom"/>
              </w:tcPr>
            </w:tcPrChange>
          </w:tcPr>
          <w:p w14:paraId="6C45BB9E" w14:textId="70FE31FC" w:rsidR="002F65DC" w:rsidRDefault="002F65DC" w:rsidP="002F65DC">
            <w:pPr>
              <w:spacing w:line="360" w:lineRule="auto"/>
              <w:jc w:val="both"/>
              <w:rPr>
                <w:ins w:id="2305" w:author="abahl02@student.ubc.ca" w:date="2023-07-19T12:17:00Z"/>
              </w:rPr>
            </w:pPr>
          </w:p>
        </w:tc>
        <w:tc>
          <w:tcPr>
            <w:tcW w:w="649" w:type="pct"/>
            <w:vAlign w:val="bottom"/>
            <w:tcPrChange w:id="2306" w:author="abahl02@student.ubc.ca" w:date="2023-07-19T12:40:00Z">
              <w:tcPr>
                <w:tcW w:w="649" w:type="pct"/>
                <w:gridSpan w:val="2"/>
                <w:vAlign w:val="bottom"/>
              </w:tcPr>
            </w:tcPrChange>
          </w:tcPr>
          <w:p w14:paraId="4A3B8EF7" w14:textId="77777777" w:rsidR="002F65DC" w:rsidRDefault="002F65DC" w:rsidP="002F65DC">
            <w:pPr>
              <w:spacing w:line="360" w:lineRule="auto"/>
              <w:jc w:val="both"/>
              <w:rPr>
                <w:ins w:id="2307" w:author="abahl02@student.ubc.ca" w:date="2023-07-19T12:17:00Z"/>
              </w:rPr>
            </w:pPr>
            <w:ins w:id="2308" w:author="abahl02@student.ubc.ca" w:date="2023-07-19T12:17:00Z">
              <w:r>
                <w:rPr>
                  <w:sz w:val="20"/>
                  <w:szCs w:val="20"/>
                </w:rPr>
                <w:t>function</w:t>
              </w:r>
            </w:ins>
          </w:p>
        </w:tc>
        <w:tc>
          <w:tcPr>
            <w:tcW w:w="1165" w:type="pct"/>
            <w:tcPrChange w:id="2309" w:author="abahl02@student.ubc.ca" w:date="2023-07-19T12:40:00Z">
              <w:tcPr>
                <w:tcW w:w="1165" w:type="pct"/>
                <w:gridSpan w:val="2"/>
                <w:vAlign w:val="bottom"/>
              </w:tcPr>
            </w:tcPrChange>
          </w:tcPr>
          <w:p w14:paraId="69E8693A" w14:textId="7BA41C22" w:rsidR="002F65DC" w:rsidRDefault="002F65DC" w:rsidP="002F65DC">
            <w:pPr>
              <w:spacing w:line="360" w:lineRule="auto"/>
              <w:jc w:val="both"/>
              <w:rPr>
                <w:ins w:id="2310" w:author="abahl02@student.ubc.ca" w:date="2023-07-19T12:17:00Z"/>
              </w:rPr>
            </w:pPr>
            <w:ins w:id="2311" w:author="abahl02@student.ubc.ca" w:date="2023-07-19T12:40:00Z">
              <w:r w:rsidRPr="00D20ED2">
                <w:rPr>
                  <w:sz w:val="20"/>
                  <w:szCs w:val="20"/>
                </w:rPr>
                <w:t>Assimilation</w:t>
              </w:r>
            </w:ins>
          </w:p>
        </w:tc>
        <w:tc>
          <w:tcPr>
            <w:tcW w:w="1493" w:type="pct"/>
            <w:vAlign w:val="bottom"/>
            <w:tcPrChange w:id="2312" w:author="abahl02@student.ubc.ca" w:date="2023-07-19T12:40:00Z">
              <w:tcPr>
                <w:tcW w:w="1493" w:type="pct"/>
                <w:gridSpan w:val="2"/>
                <w:vAlign w:val="bottom"/>
              </w:tcPr>
            </w:tcPrChange>
          </w:tcPr>
          <w:p w14:paraId="1419CB90" w14:textId="0621B26E" w:rsidR="002F65DC" w:rsidRDefault="002F65DC" w:rsidP="002F65DC">
            <w:pPr>
              <w:spacing w:line="360" w:lineRule="auto"/>
              <w:jc w:val="both"/>
              <w:rPr>
                <w:ins w:id="2313" w:author="abahl02@student.ubc.ca" w:date="2023-07-19T12:17:00Z"/>
              </w:rPr>
            </w:pPr>
            <w:ins w:id="2314" w:author="abahl02@student.ubc.ca" w:date="2023-07-19T12:34:00Z">
              <w:r>
                <w:rPr>
                  <w:sz w:val="20"/>
                  <w:szCs w:val="20"/>
                </w:rPr>
                <w:t>H</w:t>
              </w:r>
            </w:ins>
            <w:ins w:id="2315" w:author="abahl02@student.ubc.ca" w:date="2023-07-19T12:17:00Z">
              <w:r>
                <w:rPr>
                  <w:sz w:val="20"/>
                  <w:szCs w:val="20"/>
                </w:rPr>
                <w:t>eterotrophic</w:t>
              </w:r>
            </w:ins>
            <w:ins w:id="2316" w:author="abahl02@student.ubc.ca" w:date="2023-07-19T12:34:00Z">
              <w:r>
                <w:rPr>
                  <w:sz w:val="20"/>
                  <w:szCs w:val="20"/>
                </w:rPr>
                <w:t xml:space="preserve"> </w:t>
              </w:r>
            </w:ins>
            <w:ins w:id="2317" w:author="abahl02@student.ubc.ca" w:date="2023-07-19T12:17:00Z">
              <w:r>
                <w:rPr>
                  <w:sz w:val="20"/>
                  <w:szCs w:val="20"/>
                </w:rPr>
                <w:t>carbon</w:t>
              </w:r>
            </w:ins>
          </w:p>
        </w:tc>
        <w:tc>
          <w:tcPr>
            <w:tcW w:w="865" w:type="pct"/>
            <w:vAlign w:val="bottom"/>
            <w:tcPrChange w:id="2318" w:author="abahl02@student.ubc.ca" w:date="2023-07-19T12:40:00Z">
              <w:tcPr>
                <w:tcW w:w="865" w:type="pct"/>
                <w:gridSpan w:val="2"/>
                <w:vAlign w:val="bottom"/>
              </w:tcPr>
            </w:tcPrChange>
          </w:tcPr>
          <w:p w14:paraId="3CA2FF98" w14:textId="77777777" w:rsidR="002F65DC" w:rsidRDefault="002F65DC" w:rsidP="002F65DC">
            <w:pPr>
              <w:spacing w:line="360" w:lineRule="auto"/>
              <w:jc w:val="both"/>
              <w:rPr>
                <w:ins w:id="2319" w:author="abahl02@student.ubc.ca" w:date="2023-07-19T12:17:00Z"/>
              </w:rPr>
            </w:pPr>
            <w:ins w:id="2320" w:author="abahl02@student.ubc.ca" w:date="2023-07-19T12:17:00Z">
              <w:r>
                <w:rPr>
                  <w:sz w:val="20"/>
                  <w:szCs w:val="20"/>
                </w:rPr>
                <w:t>ID73</w:t>
              </w:r>
            </w:ins>
          </w:p>
        </w:tc>
      </w:tr>
      <w:tr w:rsidR="002F65DC" w14:paraId="3B8CF92D" w14:textId="77777777" w:rsidTr="00CC2CEC">
        <w:tblPrEx>
          <w:tblPrExChange w:id="2321" w:author="abahl02@student.ubc.ca" w:date="2023-07-19T12:40:00Z">
            <w:tblPrEx>
              <w:tblW w:w="6043" w:type="pct"/>
              <w:tblInd w:w="-995" w:type="dxa"/>
            </w:tblPrEx>
          </w:tblPrExChange>
        </w:tblPrEx>
        <w:trPr>
          <w:ins w:id="2322" w:author="abahl02@student.ubc.ca" w:date="2023-07-19T12:17:00Z"/>
          <w:trPrChange w:id="2323" w:author="abahl02@student.ubc.ca" w:date="2023-07-19T12:40:00Z">
            <w:trPr>
              <w:gridAfter w:val="0"/>
            </w:trPr>
          </w:trPrChange>
        </w:trPr>
        <w:tc>
          <w:tcPr>
            <w:tcW w:w="828" w:type="pct"/>
            <w:vMerge/>
            <w:vAlign w:val="bottom"/>
            <w:tcPrChange w:id="2324" w:author="abahl02@student.ubc.ca" w:date="2023-07-19T12:40:00Z">
              <w:tcPr>
                <w:tcW w:w="828" w:type="pct"/>
                <w:gridSpan w:val="2"/>
                <w:vMerge/>
                <w:vAlign w:val="bottom"/>
              </w:tcPr>
            </w:tcPrChange>
          </w:tcPr>
          <w:p w14:paraId="76264DF8" w14:textId="580159C1" w:rsidR="002F65DC" w:rsidRDefault="002F65DC" w:rsidP="002F65DC">
            <w:pPr>
              <w:spacing w:line="360" w:lineRule="auto"/>
              <w:jc w:val="both"/>
              <w:rPr>
                <w:ins w:id="2325" w:author="abahl02@student.ubc.ca" w:date="2023-07-19T12:17:00Z"/>
              </w:rPr>
            </w:pPr>
          </w:p>
        </w:tc>
        <w:tc>
          <w:tcPr>
            <w:tcW w:w="649" w:type="pct"/>
            <w:vAlign w:val="bottom"/>
            <w:tcPrChange w:id="2326" w:author="abahl02@student.ubc.ca" w:date="2023-07-19T12:40:00Z">
              <w:tcPr>
                <w:tcW w:w="649" w:type="pct"/>
                <w:gridSpan w:val="2"/>
                <w:vAlign w:val="bottom"/>
              </w:tcPr>
            </w:tcPrChange>
          </w:tcPr>
          <w:p w14:paraId="368A1A15" w14:textId="77777777" w:rsidR="002F65DC" w:rsidRDefault="002F65DC" w:rsidP="002F65DC">
            <w:pPr>
              <w:spacing w:line="360" w:lineRule="auto"/>
              <w:jc w:val="both"/>
              <w:rPr>
                <w:ins w:id="2327" w:author="abahl02@student.ubc.ca" w:date="2023-07-19T12:17:00Z"/>
              </w:rPr>
            </w:pPr>
            <w:ins w:id="2328" w:author="abahl02@student.ubc.ca" w:date="2023-07-19T12:17:00Z">
              <w:r>
                <w:rPr>
                  <w:sz w:val="20"/>
                  <w:szCs w:val="20"/>
                </w:rPr>
                <w:t>function</w:t>
              </w:r>
            </w:ins>
          </w:p>
        </w:tc>
        <w:tc>
          <w:tcPr>
            <w:tcW w:w="1165" w:type="pct"/>
            <w:tcPrChange w:id="2329" w:author="abahl02@student.ubc.ca" w:date="2023-07-19T12:40:00Z">
              <w:tcPr>
                <w:tcW w:w="1165" w:type="pct"/>
                <w:gridSpan w:val="2"/>
                <w:vAlign w:val="bottom"/>
              </w:tcPr>
            </w:tcPrChange>
          </w:tcPr>
          <w:p w14:paraId="6B175C30" w14:textId="3D163803" w:rsidR="002F65DC" w:rsidRDefault="002F65DC" w:rsidP="002F65DC">
            <w:pPr>
              <w:spacing w:line="360" w:lineRule="auto"/>
              <w:jc w:val="both"/>
              <w:rPr>
                <w:ins w:id="2330" w:author="abahl02@student.ubc.ca" w:date="2023-07-19T12:17:00Z"/>
              </w:rPr>
            </w:pPr>
            <w:ins w:id="2331" w:author="abahl02@student.ubc.ca" w:date="2023-07-19T12:40:00Z">
              <w:r w:rsidRPr="00D20ED2">
                <w:rPr>
                  <w:sz w:val="20"/>
                  <w:szCs w:val="20"/>
                </w:rPr>
                <w:t>Assimilation</w:t>
              </w:r>
            </w:ins>
          </w:p>
        </w:tc>
        <w:tc>
          <w:tcPr>
            <w:tcW w:w="1493" w:type="pct"/>
            <w:vAlign w:val="bottom"/>
            <w:tcPrChange w:id="2332" w:author="abahl02@student.ubc.ca" w:date="2023-07-19T12:40:00Z">
              <w:tcPr>
                <w:tcW w:w="1493" w:type="pct"/>
                <w:gridSpan w:val="2"/>
                <w:vAlign w:val="bottom"/>
              </w:tcPr>
            </w:tcPrChange>
          </w:tcPr>
          <w:p w14:paraId="7A387EFE" w14:textId="43CCE1D2" w:rsidR="002F65DC" w:rsidRDefault="002F65DC" w:rsidP="002F65DC">
            <w:pPr>
              <w:spacing w:line="360" w:lineRule="auto"/>
              <w:jc w:val="both"/>
              <w:rPr>
                <w:ins w:id="2333" w:author="abahl02@student.ubc.ca" w:date="2023-07-19T12:17:00Z"/>
              </w:rPr>
            </w:pPr>
            <w:ins w:id="2334" w:author="abahl02@student.ubc.ca" w:date="2023-07-19T12:34:00Z">
              <w:r>
                <w:rPr>
                  <w:sz w:val="20"/>
                  <w:szCs w:val="20"/>
                </w:rPr>
                <w:t>I</w:t>
              </w:r>
            </w:ins>
            <w:ins w:id="2335" w:author="abahl02@student.ubc.ca" w:date="2023-07-19T12:17:00Z">
              <w:r>
                <w:rPr>
                  <w:sz w:val="20"/>
                  <w:szCs w:val="20"/>
                </w:rPr>
                <w:t>ce</w:t>
              </w:r>
            </w:ins>
            <w:ins w:id="2336" w:author="abahl02@student.ubc.ca" w:date="2023-07-19T12:35:00Z">
              <w:r>
                <w:rPr>
                  <w:sz w:val="20"/>
                  <w:szCs w:val="20"/>
                </w:rPr>
                <w:t xml:space="preserve"> </w:t>
              </w:r>
            </w:ins>
            <w:ins w:id="2337" w:author="abahl02@student.ubc.ca" w:date="2023-07-19T12:17:00Z">
              <w:r>
                <w:rPr>
                  <w:sz w:val="20"/>
                  <w:szCs w:val="20"/>
                </w:rPr>
                <w:t>algae</w:t>
              </w:r>
            </w:ins>
          </w:p>
        </w:tc>
        <w:tc>
          <w:tcPr>
            <w:tcW w:w="865" w:type="pct"/>
            <w:vAlign w:val="bottom"/>
            <w:tcPrChange w:id="2338" w:author="abahl02@student.ubc.ca" w:date="2023-07-19T12:40:00Z">
              <w:tcPr>
                <w:tcW w:w="865" w:type="pct"/>
                <w:gridSpan w:val="2"/>
                <w:vAlign w:val="bottom"/>
              </w:tcPr>
            </w:tcPrChange>
          </w:tcPr>
          <w:p w14:paraId="646CC34B" w14:textId="77777777" w:rsidR="002F65DC" w:rsidRDefault="002F65DC" w:rsidP="002F65DC">
            <w:pPr>
              <w:spacing w:line="360" w:lineRule="auto"/>
              <w:jc w:val="both"/>
              <w:rPr>
                <w:ins w:id="2339" w:author="abahl02@student.ubc.ca" w:date="2023-07-19T12:17:00Z"/>
              </w:rPr>
            </w:pPr>
            <w:ins w:id="2340" w:author="abahl02@student.ubc.ca" w:date="2023-07-19T12:17:00Z">
              <w:r>
                <w:rPr>
                  <w:sz w:val="20"/>
                  <w:szCs w:val="20"/>
                </w:rPr>
                <w:t>ID74</w:t>
              </w:r>
            </w:ins>
          </w:p>
        </w:tc>
      </w:tr>
      <w:tr w:rsidR="002F65DC" w14:paraId="5F753F41" w14:textId="77777777" w:rsidTr="00CC2CEC">
        <w:tblPrEx>
          <w:tblPrExChange w:id="2341" w:author="abahl02@student.ubc.ca" w:date="2023-07-19T12:40:00Z">
            <w:tblPrEx>
              <w:tblW w:w="6043" w:type="pct"/>
              <w:tblInd w:w="-995" w:type="dxa"/>
            </w:tblPrEx>
          </w:tblPrExChange>
        </w:tblPrEx>
        <w:trPr>
          <w:ins w:id="2342" w:author="abahl02@student.ubc.ca" w:date="2023-07-19T12:17:00Z"/>
          <w:trPrChange w:id="2343" w:author="abahl02@student.ubc.ca" w:date="2023-07-19T12:40:00Z">
            <w:trPr>
              <w:gridAfter w:val="0"/>
            </w:trPr>
          </w:trPrChange>
        </w:trPr>
        <w:tc>
          <w:tcPr>
            <w:tcW w:w="828" w:type="pct"/>
            <w:vMerge/>
            <w:vAlign w:val="bottom"/>
            <w:tcPrChange w:id="2344" w:author="abahl02@student.ubc.ca" w:date="2023-07-19T12:40:00Z">
              <w:tcPr>
                <w:tcW w:w="828" w:type="pct"/>
                <w:gridSpan w:val="2"/>
                <w:vMerge/>
                <w:vAlign w:val="bottom"/>
              </w:tcPr>
            </w:tcPrChange>
          </w:tcPr>
          <w:p w14:paraId="2A400087" w14:textId="0A32308A" w:rsidR="002F65DC" w:rsidRDefault="002F65DC" w:rsidP="002F65DC">
            <w:pPr>
              <w:spacing w:line="360" w:lineRule="auto"/>
              <w:jc w:val="both"/>
              <w:rPr>
                <w:ins w:id="2345" w:author="abahl02@student.ubc.ca" w:date="2023-07-19T12:17:00Z"/>
              </w:rPr>
            </w:pPr>
          </w:p>
        </w:tc>
        <w:tc>
          <w:tcPr>
            <w:tcW w:w="649" w:type="pct"/>
            <w:vAlign w:val="bottom"/>
            <w:tcPrChange w:id="2346" w:author="abahl02@student.ubc.ca" w:date="2023-07-19T12:40:00Z">
              <w:tcPr>
                <w:tcW w:w="649" w:type="pct"/>
                <w:gridSpan w:val="2"/>
                <w:vAlign w:val="bottom"/>
              </w:tcPr>
            </w:tcPrChange>
          </w:tcPr>
          <w:p w14:paraId="7460F1F6" w14:textId="77777777" w:rsidR="002F65DC" w:rsidRDefault="002F65DC" w:rsidP="002F65DC">
            <w:pPr>
              <w:spacing w:line="360" w:lineRule="auto"/>
              <w:jc w:val="both"/>
              <w:rPr>
                <w:ins w:id="2347" w:author="abahl02@student.ubc.ca" w:date="2023-07-19T12:17:00Z"/>
              </w:rPr>
            </w:pPr>
            <w:ins w:id="2348" w:author="abahl02@student.ubc.ca" w:date="2023-07-19T12:17:00Z">
              <w:r>
                <w:rPr>
                  <w:sz w:val="20"/>
                  <w:szCs w:val="20"/>
                </w:rPr>
                <w:t>function</w:t>
              </w:r>
            </w:ins>
          </w:p>
        </w:tc>
        <w:tc>
          <w:tcPr>
            <w:tcW w:w="1165" w:type="pct"/>
            <w:tcPrChange w:id="2349" w:author="abahl02@student.ubc.ca" w:date="2023-07-19T12:40:00Z">
              <w:tcPr>
                <w:tcW w:w="1165" w:type="pct"/>
                <w:gridSpan w:val="2"/>
                <w:vAlign w:val="bottom"/>
              </w:tcPr>
            </w:tcPrChange>
          </w:tcPr>
          <w:p w14:paraId="462F700A" w14:textId="0BE6895B" w:rsidR="002F65DC" w:rsidRDefault="002F65DC" w:rsidP="002F65DC">
            <w:pPr>
              <w:spacing w:line="360" w:lineRule="auto"/>
              <w:jc w:val="both"/>
              <w:rPr>
                <w:ins w:id="2350" w:author="abahl02@student.ubc.ca" w:date="2023-07-19T12:17:00Z"/>
              </w:rPr>
            </w:pPr>
            <w:ins w:id="2351" w:author="abahl02@student.ubc.ca" w:date="2023-07-19T12:40:00Z">
              <w:r w:rsidRPr="00D20ED2">
                <w:rPr>
                  <w:sz w:val="20"/>
                  <w:szCs w:val="20"/>
                </w:rPr>
                <w:t>Assimilation</w:t>
              </w:r>
            </w:ins>
          </w:p>
        </w:tc>
        <w:tc>
          <w:tcPr>
            <w:tcW w:w="1493" w:type="pct"/>
            <w:vAlign w:val="bottom"/>
            <w:tcPrChange w:id="2352" w:author="abahl02@student.ubc.ca" w:date="2023-07-19T12:40:00Z">
              <w:tcPr>
                <w:tcW w:w="1493" w:type="pct"/>
                <w:gridSpan w:val="2"/>
                <w:vAlign w:val="bottom"/>
              </w:tcPr>
            </w:tcPrChange>
          </w:tcPr>
          <w:p w14:paraId="24EA0B46" w14:textId="77777777" w:rsidR="002F65DC" w:rsidRDefault="002F65DC" w:rsidP="002F65DC">
            <w:pPr>
              <w:spacing w:line="360" w:lineRule="auto"/>
              <w:jc w:val="both"/>
              <w:rPr>
                <w:ins w:id="2353" w:author="abahl02@student.ubc.ca" w:date="2023-07-19T12:17:00Z"/>
              </w:rPr>
            </w:pPr>
            <w:ins w:id="2354" w:author="abahl02@student.ubc.ca" w:date="2023-07-19T12:17:00Z">
              <w:r>
                <w:rPr>
                  <w:sz w:val="20"/>
                  <w:szCs w:val="20"/>
                </w:rPr>
                <w:t>POC</w:t>
              </w:r>
            </w:ins>
          </w:p>
        </w:tc>
        <w:tc>
          <w:tcPr>
            <w:tcW w:w="865" w:type="pct"/>
            <w:vAlign w:val="bottom"/>
            <w:tcPrChange w:id="2355" w:author="abahl02@student.ubc.ca" w:date="2023-07-19T12:40:00Z">
              <w:tcPr>
                <w:tcW w:w="865" w:type="pct"/>
                <w:gridSpan w:val="2"/>
                <w:vAlign w:val="bottom"/>
              </w:tcPr>
            </w:tcPrChange>
          </w:tcPr>
          <w:p w14:paraId="41BF3586" w14:textId="77777777" w:rsidR="002F65DC" w:rsidRDefault="002F65DC" w:rsidP="002F65DC">
            <w:pPr>
              <w:spacing w:line="360" w:lineRule="auto"/>
              <w:jc w:val="both"/>
              <w:rPr>
                <w:ins w:id="2356" w:author="abahl02@student.ubc.ca" w:date="2023-07-19T12:17:00Z"/>
              </w:rPr>
            </w:pPr>
            <w:ins w:id="2357" w:author="abahl02@student.ubc.ca" w:date="2023-07-19T12:17:00Z">
              <w:r>
                <w:rPr>
                  <w:sz w:val="20"/>
                  <w:szCs w:val="20"/>
                </w:rPr>
                <w:t>ID75</w:t>
              </w:r>
            </w:ins>
          </w:p>
        </w:tc>
      </w:tr>
      <w:tr w:rsidR="002F65DC" w14:paraId="57FF5CAB" w14:textId="77777777" w:rsidTr="00CC2CEC">
        <w:tblPrEx>
          <w:tblPrExChange w:id="2358" w:author="abahl02@student.ubc.ca" w:date="2023-07-19T12:40:00Z">
            <w:tblPrEx>
              <w:tblW w:w="6043" w:type="pct"/>
              <w:tblInd w:w="-995" w:type="dxa"/>
            </w:tblPrEx>
          </w:tblPrExChange>
        </w:tblPrEx>
        <w:trPr>
          <w:ins w:id="2359" w:author="abahl02@student.ubc.ca" w:date="2023-07-19T12:17:00Z"/>
          <w:trPrChange w:id="2360" w:author="abahl02@student.ubc.ca" w:date="2023-07-19T12:40:00Z">
            <w:trPr>
              <w:gridAfter w:val="0"/>
            </w:trPr>
          </w:trPrChange>
        </w:trPr>
        <w:tc>
          <w:tcPr>
            <w:tcW w:w="828" w:type="pct"/>
            <w:vMerge/>
            <w:vAlign w:val="bottom"/>
            <w:tcPrChange w:id="2361" w:author="abahl02@student.ubc.ca" w:date="2023-07-19T12:40:00Z">
              <w:tcPr>
                <w:tcW w:w="828" w:type="pct"/>
                <w:gridSpan w:val="2"/>
                <w:vMerge/>
                <w:vAlign w:val="bottom"/>
              </w:tcPr>
            </w:tcPrChange>
          </w:tcPr>
          <w:p w14:paraId="300877D5" w14:textId="1AB39B40" w:rsidR="002F65DC" w:rsidRDefault="002F65DC" w:rsidP="002F65DC">
            <w:pPr>
              <w:spacing w:line="360" w:lineRule="auto"/>
              <w:jc w:val="both"/>
              <w:rPr>
                <w:ins w:id="2362" w:author="abahl02@student.ubc.ca" w:date="2023-07-19T12:17:00Z"/>
              </w:rPr>
            </w:pPr>
          </w:p>
        </w:tc>
        <w:tc>
          <w:tcPr>
            <w:tcW w:w="649" w:type="pct"/>
            <w:vAlign w:val="bottom"/>
            <w:tcPrChange w:id="2363" w:author="abahl02@student.ubc.ca" w:date="2023-07-19T12:40:00Z">
              <w:tcPr>
                <w:tcW w:w="649" w:type="pct"/>
                <w:gridSpan w:val="2"/>
                <w:vAlign w:val="bottom"/>
              </w:tcPr>
            </w:tcPrChange>
          </w:tcPr>
          <w:p w14:paraId="4FE9EA57" w14:textId="77777777" w:rsidR="002F65DC" w:rsidRDefault="002F65DC" w:rsidP="002F65DC">
            <w:pPr>
              <w:spacing w:line="360" w:lineRule="auto"/>
              <w:jc w:val="both"/>
              <w:rPr>
                <w:ins w:id="2364" w:author="abahl02@student.ubc.ca" w:date="2023-07-19T12:17:00Z"/>
              </w:rPr>
            </w:pPr>
            <w:ins w:id="2365" w:author="abahl02@student.ubc.ca" w:date="2023-07-19T12:17:00Z">
              <w:r>
                <w:rPr>
                  <w:sz w:val="20"/>
                  <w:szCs w:val="20"/>
                </w:rPr>
                <w:t>function</w:t>
              </w:r>
            </w:ins>
          </w:p>
        </w:tc>
        <w:tc>
          <w:tcPr>
            <w:tcW w:w="1165" w:type="pct"/>
            <w:tcPrChange w:id="2366" w:author="abahl02@student.ubc.ca" w:date="2023-07-19T12:40:00Z">
              <w:tcPr>
                <w:tcW w:w="1165" w:type="pct"/>
                <w:gridSpan w:val="2"/>
                <w:vAlign w:val="bottom"/>
              </w:tcPr>
            </w:tcPrChange>
          </w:tcPr>
          <w:p w14:paraId="5BCFDBC7" w14:textId="1E3E4CB6" w:rsidR="002F65DC" w:rsidRDefault="002F65DC" w:rsidP="002F65DC">
            <w:pPr>
              <w:spacing w:line="360" w:lineRule="auto"/>
              <w:jc w:val="both"/>
              <w:rPr>
                <w:ins w:id="2367" w:author="abahl02@student.ubc.ca" w:date="2023-07-19T12:17:00Z"/>
              </w:rPr>
            </w:pPr>
            <w:ins w:id="2368" w:author="abahl02@student.ubc.ca" w:date="2023-07-19T12:40:00Z">
              <w:r w:rsidRPr="00D20ED2">
                <w:rPr>
                  <w:sz w:val="20"/>
                  <w:szCs w:val="20"/>
                </w:rPr>
                <w:t>Assimilation</w:t>
              </w:r>
            </w:ins>
          </w:p>
        </w:tc>
        <w:tc>
          <w:tcPr>
            <w:tcW w:w="1493" w:type="pct"/>
            <w:vAlign w:val="bottom"/>
            <w:tcPrChange w:id="2369" w:author="abahl02@student.ubc.ca" w:date="2023-07-19T12:40:00Z">
              <w:tcPr>
                <w:tcW w:w="1493" w:type="pct"/>
                <w:gridSpan w:val="2"/>
                <w:vAlign w:val="bottom"/>
              </w:tcPr>
            </w:tcPrChange>
          </w:tcPr>
          <w:p w14:paraId="502F48C5" w14:textId="4A77D129" w:rsidR="002F65DC" w:rsidRDefault="002F65DC" w:rsidP="002F65DC">
            <w:pPr>
              <w:spacing w:line="360" w:lineRule="auto"/>
              <w:jc w:val="both"/>
              <w:rPr>
                <w:ins w:id="2370" w:author="abahl02@student.ubc.ca" w:date="2023-07-19T12:17:00Z"/>
              </w:rPr>
            </w:pPr>
            <w:ins w:id="2371" w:author="abahl02@student.ubc.ca" w:date="2023-07-19T12:35:00Z">
              <w:r>
                <w:rPr>
                  <w:sz w:val="20"/>
                  <w:szCs w:val="20"/>
                </w:rPr>
                <w:t>P</w:t>
              </w:r>
            </w:ins>
            <w:ins w:id="2372" w:author="abahl02@student.ubc.ca" w:date="2023-07-19T12:17:00Z">
              <w:r>
                <w:rPr>
                  <w:sz w:val="20"/>
                  <w:szCs w:val="20"/>
                </w:rPr>
                <w:t>hotoperiod</w:t>
              </w:r>
            </w:ins>
          </w:p>
        </w:tc>
        <w:tc>
          <w:tcPr>
            <w:tcW w:w="865" w:type="pct"/>
            <w:vAlign w:val="bottom"/>
            <w:tcPrChange w:id="2373" w:author="abahl02@student.ubc.ca" w:date="2023-07-19T12:40:00Z">
              <w:tcPr>
                <w:tcW w:w="865" w:type="pct"/>
                <w:gridSpan w:val="2"/>
                <w:vAlign w:val="bottom"/>
              </w:tcPr>
            </w:tcPrChange>
          </w:tcPr>
          <w:p w14:paraId="4107817D" w14:textId="77777777" w:rsidR="002F65DC" w:rsidRDefault="002F65DC" w:rsidP="002F65DC">
            <w:pPr>
              <w:spacing w:line="360" w:lineRule="auto"/>
              <w:jc w:val="both"/>
              <w:rPr>
                <w:ins w:id="2374" w:author="abahl02@student.ubc.ca" w:date="2023-07-19T12:17:00Z"/>
              </w:rPr>
            </w:pPr>
            <w:ins w:id="2375" w:author="abahl02@student.ubc.ca" w:date="2023-07-19T12:17:00Z">
              <w:r>
                <w:rPr>
                  <w:sz w:val="20"/>
                  <w:szCs w:val="20"/>
                </w:rPr>
                <w:t>ID76</w:t>
              </w:r>
            </w:ins>
          </w:p>
        </w:tc>
      </w:tr>
      <w:tr w:rsidR="002F65DC" w14:paraId="2613BE1B" w14:textId="77777777" w:rsidTr="00CC2CEC">
        <w:tblPrEx>
          <w:tblPrExChange w:id="2376" w:author="abahl02@student.ubc.ca" w:date="2023-07-19T12:40:00Z">
            <w:tblPrEx>
              <w:tblW w:w="6043" w:type="pct"/>
              <w:tblInd w:w="-995" w:type="dxa"/>
            </w:tblPrEx>
          </w:tblPrExChange>
        </w:tblPrEx>
        <w:trPr>
          <w:ins w:id="2377" w:author="abahl02@student.ubc.ca" w:date="2023-07-19T12:17:00Z"/>
          <w:trPrChange w:id="2378" w:author="abahl02@student.ubc.ca" w:date="2023-07-19T12:40:00Z">
            <w:trPr>
              <w:gridAfter w:val="0"/>
            </w:trPr>
          </w:trPrChange>
        </w:trPr>
        <w:tc>
          <w:tcPr>
            <w:tcW w:w="828" w:type="pct"/>
            <w:vMerge/>
            <w:vAlign w:val="bottom"/>
            <w:tcPrChange w:id="2379" w:author="abahl02@student.ubc.ca" w:date="2023-07-19T12:40:00Z">
              <w:tcPr>
                <w:tcW w:w="828" w:type="pct"/>
                <w:gridSpan w:val="2"/>
                <w:vMerge/>
                <w:vAlign w:val="bottom"/>
              </w:tcPr>
            </w:tcPrChange>
          </w:tcPr>
          <w:p w14:paraId="7A92F82A" w14:textId="7030CF17" w:rsidR="002F65DC" w:rsidRDefault="002F65DC" w:rsidP="002F65DC">
            <w:pPr>
              <w:spacing w:line="360" w:lineRule="auto"/>
              <w:jc w:val="both"/>
              <w:rPr>
                <w:ins w:id="2380" w:author="abahl02@student.ubc.ca" w:date="2023-07-19T12:17:00Z"/>
              </w:rPr>
            </w:pPr>
          </w:p>
        </w:tc>
        <w:tc>
          <w:tcPr>
            <w:tcW w:w="649" w:type="pct"/>
            <w:vAlign w:val="bottom"/>
            <w:tcPrChange w:id="2381" w:author="abahl02@student.ubc.ca" w:date="2023-07-19T12:40:00Z">
              <w:tcPr>
                <w:tcW w:w="649" w:type="pct"/>
                <w:gridSpan w:val="2"/>
                <w:vAlign w:val="bottom"/>
              </w:tcPr>
            </w:tcPrChange>
          </w:tcPr>
          <w:p w14:paraId="7347609C" w14:textId="77777777" w:rsidR="002F65DC" w:rsidRDefault="002F65DC" w:rsidP="002F65DC">
            <w:pPr>
              <w:spacing w:line="360" w:lineRule="auto"/>
              <w:jc w:val="both"/>
              <w:rPr>
                <w:ins w:id="2382" w:author="abahl02@student.ubc.ca" w:date="2023-07-19T12:17:00Z"/>
              </w:rPr>
            </w:pPr>
            <w:ins w:id="2383" w:author="abahl02@student.ubc.ca" w:date="2023-07-19T12:17:00Z">
              <w:r>
                <w:rPr>
                  <w:sz w:val="20"/>
                  <w:szCs w:val="20"/>
                </w:rPr>
                <w:t>function</w:t>
              </w:r>
            </w:ins>
          </w:p>
        </w:tc>
        <w:tc>
          <w:tcPr>
            <w:tcW w:w="1165" w:type="pct"/>
            <w:tcPrChange w:id="2384" w:author="abahl02@student.ubc.ca" w:date="2023-07-19T12:40:00Z">
              <w:tcPr>
                <w:tcW w:w="1165" w:type="pct"/>
                <w:gridSpan w:val="2"/>
                <w:vAlign w:val="bottom"/>
              </w:tcPr>
            </w:tcPrChange>
          </w:tcPr>
          <w:p w14:paraId="14523C88" w14:textId="5BB57695" w:rsidR="002F65DC" w:rsidRDefault="002F65DC" w:rsidP="002F65DC">
            <w:pPr>
              <w:spacing w:line="360" w:lineRule="auto"/>
              <w:jc w:val="both"/>
              <w:rPr>
                <w:ins w:id="2385" w:author="abahl02@student.ubc.ca" w:date="2023-07-19T12:17:00Z"/>
              </w:rPr>
            </w:pPr>
            <w:ins w:id="2386" w:author="abahl02@student.ubc.ca" w:date="2023-07-19T12:40:00Z">
              <w:r w:rsidRPr="00D20ED2">
                <w:rPr>
                  <w:sz w:val="20"/>
                  <w:szCs w:val="20"/>
                </w:rPr>
                <w:t>Assimilation</w:t>
              </w:r>
            </w:ins>
          </w:p>
        </w:tc>
        <w:tc>
          <w:tcPr>
            <w:tcW w:w="1493" w:type="pct"/>
            <w:vAlign w:val="bottom"/>
            <w:tcPrChange w:id="2387" w:author="abahl02@student.ubc.ca" w:date="2023-07-19T12:40:00Z">
              <w:tcPr>
                <w:tcW w:w="1493" w:type="pct"/>
                <w:gridSpan w:val="2"/>
                <w:vAlign w:val="bottom"/>
              </w:tcPr>
            </w:tcPrChange>
          </w:tcPr>
          <w:p w14:paraId="31E8EAA0" w14:textId="1B42350B" w:rsidR="002F65DC" w:rsidRDefault="002F65DC" w:rsidP="002F65DC">
            <w:pPr>
              <w:spacing w:line="360" w:lineRule="auto"/>
              <w:jc w:val="both"/>
              <w:rPr>
                <w:ins w:id="2388" w:author="abahl02@student.ubc.ca" w:date="2023-07-19T12:17:00Z"/>
              </w:rPr>
            </w:pPr>
            <w:ins w:id="2389" w:author="abahl02@student.ubc.ca" w:date="2023-07-19T12:35:00Z">
              <w:r>
                <w:rPr>
                  <w:sz w:val="20"/>
                  <w:szCs w:val="20"/>
                </w:rPr>
                <w:t>S</w:t>
              </w:r>
            </w:ins>
            <w:ins w:id="2390" w:author="abahl02@student.ubc.ca" w:date="2023-07-19T12:17:00Z">
              <w:r>
                <w:rPr>
                  <w:sz w:val="20"/>
                  <w:szCs w:val="20"/>
                </w:rPr>
                <w:t>ea</w:t>
              </w:r>
            </w:ins>
            <w:ins w:id="2391" w:author="abahl02@student.ubc.ca" w:date="2023-07-19T12:35:00Z">
              <w:r>
                <w:rPr>
                  <w:sz w:val="20"/>
                  <w:szCs w:val="20"/>
                </w:rPr>
                <w:t xml:space="preserve"> </w:t>
              </w:r>
            </w:ins>
            <w:ins w:id="2392" w:author="abahl02@student.ubc.ca" w:date="2023-07-19T12:17:00Z">
              <w:r>
                <w:rPr>
                  <w:sz w:val="20"/>
                  <w:szCs w:val="20"/>
                </w:rPr>
                <w:t>ice</w:t>
              </w:r>
            </w:ins>
            <w:ins w:id="2393" w:author="abahl02@student.ubc.ca" w:date="2023-07-19T12:35:00Z">
              <w:r>
                <w:rPr>
                  <w:sz w:val="20"/>
                  <w:szCs w:val="20"/>
                </w:rPr>
                <w:t xml:space="preserve"> </w:t>
              </w:r>
            </w:ins>
            <w:ins w:id="2394" w:author="abahl02@student.ubc.ca" w:date="2023-07-19T12:17:00Z">
              <w:r>
                <w:rPr>
                  <w:sz w:val="20"/>
                  <w:szCs w:val="20"/>
                </w:rPr>
                <w:t>concentration</w:t>
              </w:r>
            </w:ins>
          </w:p>
        </w:tc>
        <w:tc>
          <w:tcPr>
            <w:tcW w:w="865" w:type="pct"/>
            <w:vAlign w:val="bottom"/>
            <w:tcPrChange w:id="2395" w:author="abahl02@student.ubc.ca" w:date="2023-07-19T12:40:00Z">
              <w:tcPr>
                <w:tcW w:w="865" w:type="pct"/>
                <w:gridSpan w:val="2"/>
                <w:vAlign w:val="bottom"/>
              </w:tcPr>
            </w:tcPrChange>
          </w:tcPr>
          <w:p w14:paraId="4F7DBEF6" w14:textId="77777777" w:rsidR="002F65DC" w:rsidRDefault="002F65DC" w:rsidP="002F65DC">
            <w:pPr>
              <w:spacing w:line="360" w:lineRule="auto"/>
              <w:jc w:val="both"/>
              <w:rPr>
                <w:ins w:id="2396" w:author="abahl02@student.ubc.ca" w:date="2023-07-19T12:17:00Z"/>
              </w:rPr>
            </w:pPr>
            <w:ins w:id="2397" w:author="abahl02@student.ubc.ca" w:date="2023-07-19T12:17:00Z">
              <w:r>
                <w:rPr>
                  <w:sz w:val="20"/>
                  <w:szCs w:val="20"/>
                </w:rPr>
                <w:t>ID77</w:t>
              </w:r>
            </w:ins>
          </w:p>
        </w:tc>
      </w:tr>
      <w:tr w:rsidR="002F65DC" w14:paraId="3AFD9447" w14:textId="77777777" w:rsidTr="00CC2CEC">
        <w:tblPrEx>
          <w:tblPrExChange w:id="2398" w:author="abahl02@student.ubc.ca" w:date="2023-07-19T12:40:00Z">
            <w:tblPrEx>
              <w:tblW w:w="6043" w:type="pct"/>
              <w:tblInd w:w="-995" w:type="dxa"/>
            </w:tblPrEx>
          </w:tblPrExChange>
        </w:tblPrEx>
        <w:trPr>
          <w:ins w:id="2399" w:author="abahl02@student.ubc.ca" w:date="2023-07-19T12:17:00Z"/>
          <w:trPrChange w:id="2400" w:author="abahl02@student.ubc.ca" w:date="2023-07-19T12:40:00Z">
            <w:trPr>
              <w:gridAfter w:val="0"/>
            </w:trPr>
          </w:trPrChange>
        </w:trPr>
        <w:tc>
          <w:tcPr>
            <w:tcW w:w="828" w:type="pct"/>
            <w:vMerge/>
            <w:vAlign w:val="bottom"/>
            <w:tcPrChange w:id="2401" w:author="abahl02@student.ubc.ca" w:date="2023-07-19T12:40:00Z">
              <w:tcPr>
                <w:tcW w:w="828" w:type="pct"/>
                <w:gridSpan w:val="2"/>
                <w:vMerge/>
                <w:vAlign w:val="bottom"/>
              </w:tcPr>
            </w:tcPrChange>
          </w:tcPr>
          <w:p w14:paraId="5E70EA5F" w14:textId="0766C4B8" w:rsidR="002F65DC" w:rsidRDefault="002F65DC" w:rsidP="002F65DC">
            <w:pPr>
              <w:spacing w:line="360" w:lineRule="auto"/>
              <w:jc w:val="both"/>
              <w:rPr>
                <w:ins w:id="2402" w:author="abahl02@student.ubc.ca" w:date="2023-07-19T12:17:00Z"/>
              </w:rPr>
            </w:pPr>
          </w:p>
        </w:tc>
        <w:tc>
          <w:tcPr>
            <w:tcW w:w="649" w:type="pct"/>
            <w:vAlign w:val="bottom"/>
            <w:tcPrChange w:id="2403" w:author="abahl02@student.ubc.ca" w:date="2023-07-19T12:40:00Z">
              <w:tcPr>
                <w:tcW w:w="649" w:type="pct"/>
                <w:gridSpan w:val="2"/>
                <w:vAlign w:val="bottom"/>
              </w:tcPr>
            </w:tcPrChange>
          </w:tcPr>
          <w:p w14:paraId="2CDC332D" w14:textId="77777777" w:rsidR="002F65DC" w:rsidRDefault="002F65DC" w:rsidP="002F65DC">
            <w:pPr>
              <w:spacing w:line="360" w:lineRule="auto"/>
              <w:jc w:val="both"/>
              <w:rPr>
                <w:ins w:id="2404" w:author="abahl02@student.ubc.ca" w:date="2023-07-19T12:17:00Z"/>
              </w:rPr>
            </w:pPr>
            <w:ins w:id="2405" w:author="abahl02@student.ubc.ca" w:date="2023-07-19T12:17:00Z">
              <w:r>
                <w:rPr>
                  <w:sz w:val="20"/>
                  <w:szCs w:val="20"/>
                </w:rPr>
                <w:t>function</w:t>
              </w:r>
            </w:ins>
          </w:p>
        </w:tc>
        <w:tc>
          <w:tcPr>
            <w:tcW w:w="1165" w:type="pct"/>
            <w:tcPrChange w:id="2406" w:author="abahl02@student.ubc.ca" w:date="2023-07-19T12:40:00Z">
              <w:tcPr>
                <w:tcW w:w="1165" w:type="pct"/>
                <w:gridSpan w:val="2"/>
                <w:vAlign w:val="bottom"/>
              </w:tcPr>
            </w:tcPrChange>
          </w:tcPr>
          <w:p w14:paraId="16A41812" w14:textId="370D6EED" w:rsidR="002F65DC" w:rsidRDefault="002F65DC" w:rsidP="002F65DC">
            <w:pPr>
              <w:spacing w:line="360" w:lineRule="auto"/>
              <w:jc w:val="both"/>
              <w:rPr>
                <w:ins w:id="2407" w:author="abahl02@student.ubc.ca" w:date="2023-07-19T12:17:00Z"/>
              </w:rPr>
            </w:pPr>
            <w:ins w:id="2408" w:author="abahl02@student.ubc.ca" w:date="2023-07-19T12:40:00Z">
              <w:r w:rsidRPr="00D20ED2">
                <w:rPr>
                  <w:sz w:val="20"/>
                  <w:szCs w:val="20"/>
                </w:rPr>
                <w:t>Assimilation</w:t>
              </w:r>
            </w:ins>
          </w:p>
        </w:tc>
        <w:tc>
          <w:tcPr>
            <w:tcW w:w="1493" w:type="pct"/>
            <w:vAlign w:val="bottom"/>
            <w:tcPrChange w:id="2409" w:author="abahl02@student.ubc.ca" w:date="2023-07-19T12:40:00Z">
              <w:tcPr>
                <w:tcW w:w="1493" w:type="pct"/>
                <w:gridSpan w:val="2"/>
                <w:vAlign w:val="bottom"/>
              </w:tcPr>
            </w:tcPrChange>
          </w:tcPr>
          <w:p w14:paraId="303C3266" w14:textId="4670A741" w:rsidR="002F65DC" w:rsidRDefault="002F65DC" w:rsidP="002F65DC">
            <w:pPr>
              <w:spacing w:line="360" w:lineRule="auto"/>
              <w:jc w:val="both"/>
              <w:rPr>
                <w:ins w:id="2410" w:author="abahl02@student.ubc.ca" w:date="2023-07-19T12:17:00Z"/>
              </w:rPr>
            </w:pPr>
            <w:ins w:id="2411" w:author="abahl02@student.ubc.ca" w:date="2023-07-19T12:35:00Z">
              <w:r>
                <w:rPr>
                  <w:sz w:val="20"/>
                  <w:szCs w:val="20"/>
                </w:rPr>
                <w:t>D</w:t>
              </w:r>
            </w:ins>
            <w:ins w:id="2412" w:author="abahl02@student.ubc.ca" w:date="2023-07-19T12:17:00Z">
              <w:r>
                <w:rPr>
                  <w:sz w:val="20"/>
                  <w:szCs w:val="20"/>
                </w:rPr>
                <w:t>etritus</w:t>
              </w:r>
            </w:ins>
          </w:p>
        </w:tc>
        <w:tc>
          <w:tcPr>
            <w:tcW w:w="865" w:type="pct"/>
            <w:vAlign w:val="bottom"/>
            <w:tcPrChange w:id="2413" w:author="abahl02@student.ubc.ca" w:date="2023-07-19T12:40:00Z">
              <w:tcPr>
                <w:tcW w:w="865" w:type="pct"/>
                <w:gridSpan w:val="2"/>
                <w:vAlign w:val="bottom"/>
              </w:tcPr>
            </w:tcPrChange>
          </w:tcPr>
          <w:p w14:paraId="10662DF4" w14:textId="77777777" w:rsidR="002F65DC" w:rsidRDefault="002F65DC" w:rsidP="002F65DC">
            <w:pPr>
              <w:spacing w:line="360" w:lineRule="auto"/>
              <w:jc w:val="both"/>
              <w:rPr>
                <w:ins w:id="2414" w:author="abahl02@student.ubc.ca" w:date="2023-07-19T12:17:00Z"/>
              </w:rPr>
            </w:pPr>
            <w:ins w:id="2415" w:author="abahl02@student.ubc.ca" w:date="2023-07-19T12:17:00Z">
              <w:r>
                <w:rPr>
                  <w:sz w:val="20"/>
                  <w:szCs w:val="20"/>
                </w:rPr>
                <w:t>ID78</w:t>
              </w:r>
            </w:ins>
          </w:p>
        </w:tc>
      </w:tr>
      <w:tr w:rsidR="00422C3E" w14:paraId="4B4544F4" w14:textId="77777777" w:rsidTr="001801EB">
        <w:trPr>
          <w:ins w:id="2416" w:author="abahl02@student.ubc.ca" w:date="2023-07-19T12:17:00Z"/>
        </w:trPr>
        <w:tc>
          <w:tcPr>
            <w:tcW w:w="828" w:type="pct"/>
            <w:vMerge/>
            <w:vAlign w:val="bottom"/>
          </w:tcPr>
          <w:p w14:paraId="2D2E28D5" w14:textId="474E420E" w:rsidR="00422C3E" w:rsidRDefault="00422C3E" w:rsidP="00C11743">
            <w:pPr>
              <w:spacing w:line="360" w:lineRule="auto"/>
              <w:jc w:val="both"/>
              <w:rPr>
                <w:ins w:id="2417" w:author="abahl02@student.ubc.ca" w:date="2023-07-19T12:17:00Z"/>
              </w:rPr>
            </w:pPr>
          </w:p>
        </w:tc>
        <w:tc>
          <w:tcPr>
            <w:tcW w:w="649" w:type="pct"/>
            <w:vAlign w:val="bottom"/>
          </w:tcPr>
          <w:p w14:paraId="5EE14054" w14:textId="77777777" w:rsidR="00422C3E" w:rsidRDefault="00422C3E" w:rsidP="00C11743">
            <w:pPr>
              <w:spacing w:line="360" w:lineRule="auto"/>
              <w:jc w:val="both"/>
              <w:rPr>
                <w:ins w:id="2418" w:author="abahl02@student.ubc.ca" w:date="2023-07-19T12:17:00Z"/>
              </w:rPr>
            </w:pPr>
            <w:ins w:id="2419" w:author="abahl02@student.ubc.ca" w:date="2023-07-19T12:17:00Z">
              <w:r>
                <w:rPr>
                  <w:sz w:val="20"/>
                  <w:szCs w:val="20"/>
                </w:rPr>
                <w:t>function</w:t>
              </w:r>
            </w:ins>
          </w:p>
        </w:tc>
        <w:tc>
          <w:tcPr>
            <w:tcW w:w="1165" w:type="pct"/>
            <w:vAlign w:val="bottom"/>
          </w:tcPr>
          <w:p w14:paraId="026DC544" w14:textId="13E222D9" w:rsidR="00422C3E" w:rsidRDefault="002F65DC" w:rsidP="00C11743">
            <w:pPr>
              <w:spacing w:line="360" w:lineRule="auto"/>
              <w:jc w:val="both"/>
              <w:rPr>
                <w:ins w:id="2420" w:author="abahl02@student.ubc.ca" w:date="2023-07-19T12:17:00Z"/>
              </w:rPr>
            </w:pPr>
            <w:ins w:id="2421" w:author="abahl02@student.ubc.ca" w:date="2023-07-19T12:41:00Z">
              <w:r>
                <w:rPr>
                  <w:sz w:val="20"/>
                  <w:szCs w:val="20"/>
                </w:rPr>
                <w:t>M</w:t>
              </w:r>
            </w:ins>
            <w:ins w:id="2422" w:author="abahl02@student.ubc.ca" w:date="2023-07-19T12:17:00Z">
              <w:r w:rsidR="00422C3E">
                <w:rPr>
                  <w:sz w:val="20"/>
                  <w:szCs w:val="20"/>
                </w:rPr>
                <w:t xml:space="preserve">aintenance </w:t>
              </w:r>
            </w:ins>
            <w:ins w:id="2423" w:author="abahl02@student.ubc.ca" w:date="2023-07-19T12:41:00Z">
              <w:r>
                <w:rPr>
                  <w:sz w:val="20"/>
                  <w:szCs w:val="20"/>
                </w:rPr>
                <w:t xml:space="preserve">- </w:t>
              </w:r>
            </w:ins>
            <w:ins w:id="2424" w:author="abahl02@student.ubc.ca" w:date="2023-07-19T12:17:00Z">
              <w:r w:rsidR="00422C3E">
                <w:rPr>
                  <w:sz w:val="20"/>
                  <w:szCs w:val="20"/>
                </w:rPr>
                <w:t>respiration</w:t>
              </w:r>
            </w:ins>
          </w:p>
        </w:tc>
        <w:tc>
          <w:tcPr>
            <w:tcW w:w="1493" w:type="pct"/>
            <w:vAlign w:val="bottom"/>
          </w:tcPr>
          <w:p w14:paraId="483560A6" w14:textId="6AB0BE68" w:rsidR="00422C3E" w:rsidRDefault="0079172B" w:rsidP="00C11743">
            <w:pPr>
              <w:spacing w:line="360" w:lineRule="auto"/>
              <w:jc w:val="both"/>
              <w:rPr>
                <w:ins w:id="2425" w:author="abahl02@student.ubc.ca" w:date="2023-07-19T12:17:00Z"/>
              </w:rPr>
            </w:pPr>
            <w:ins w:id="2426" w:author="abahl02@student.ubc.ca" w:date="2023-07-19T12:33:00Z">
              <w:r>
                <w:rPr>
                  <w:sz w:val="20"/>
                  <w:szCs w:val="20"/>
                </w:rPr>
                <w:t>H</w:t>
              </w:r>
            </w:ins>
            <w:ins w:id="2427" w:author="abahl02@student.ubc.ca" w:date="2023-07-19T12:17:00Z">
              <w:r w:rsidR="00422C3E">
                <w:rPr>
                  <w:sz w:val="20"/>
                  <w:szCs w:val="20"/>
                </w:rPr>
                <w:t>eterotrophic</w:t>
              </w:r>
            </w:ins>
            <w:ins w:id="2428" w:author="abahl02@student.ubc.ca" w:date="2023-07-19T12:34:00Z">
              <w:r>
                <w:rPr>
                  <w:sz w:val="20"/>
                  <w:szCs w:val="20"/>
                </w:rPr>
                <w:t xml:space="preserve"> </w:t>
              </w:r>
            </w:ins>
            <w:ins w:id="2429" w:author="abahl02@student.ubc.ca" w:date="2023-07-19T12:17:00Z">
              <w:r w:rsidR="00422C3E">
                <w:rPr>
                  <w:sz w:val="20"/>
                  <w:szCs w:val="20"/>
                </w:rPr>
                <w:t>carbon</w:t>
              </w:r>
            </w:ins>
          </w:p>
        </w:tc>
        <w:tc>
          <w:tcPr>
            <w:tcW w:w="865" w:type="pct"/>
            <w:vAlign w:val="bottom"/>
          </w:tcPr>
          <w:p w14:paraId="42C99AD2" w14:textId="77777777" w:rsidR="00422C3E" w:rsidRDefault="00422C3E" w:rsidP="00C11743">
            <w:pPr>
              <w:spacing w:line="360" w:lineRule="auto"/>
              <w:jc w:val="both"/>
              <w:rPr>
                <w:ins w:id="2430" w:author="abahl02@student.ubc.ca" w:date="2023-07-19T12:17:00Z"/>
              </w:rPr>
            </w:pPr>
            <w:ins w:id="2431" w:author="abahl02@student.ubc.ca" w:date="2023-07-19T12:17:00Z">
              <w:r>
                <w:rPr>
                  <w:sz w:val="20"/>
                  <w:szCs w:val="20"/>
                </w:rPr>
                <w:t>ID79</w:t>
              </w:r>
            </w:ins>
          </w:p>
        </w:tc>
      </w:tr>
      <w:tr w:rsidR="002F65DC" w14:paraId="47FAC12B" w14:textId="77777777" w:rsidTr="00D81234">
        <w:tblPrEx>
          <w:tblPrExChange w:id="2432" w:author="abahl02@student.ubc.ca" w:date="2023-07-19T12:41:00Z">
            <w:tblPrEx>
              <w:tblW w:w="6043" w:type="pct"/>
              <w:tblInd w:w="-995" w:type="dxa"/>
            </w:tblPrEx>
          </w:tblPrExChange>
        </w:tblPrEx>
        <w:trPr>
          <w:ins w:id="2433" w:author="abahl02@student.ubc.ca" w:date="2023-07-19T12:17:00Z"/>
          <w:trPrChange w:id="2434" w:author="abahl02@student.ubc.ca" w:date="2023-07-19T12:41:00Z">
            <w:trPr>
              <w:gridAfter w:val="0"/>
            </w:trPr>
          </w:trPrChange>
        </w:trPr>
        <w:tc>
          <w:tcPr>
            <w:tcW w:w="828" w:type="pct"/>
            <w:vMerge/>
            <w:vAlign w:val="bottom"/>
            <w:tcPrChange w:id="2435" w:author="abahl02@student.ubc.ca" w:date="2023-07-19T12:41:00Z">
              <w:tcPr>
                <w:tcW w:w="828" w:type="pct"/>
                <w:gridSpan w:val="2"/>
                <w:vMerge/>
                <w:vAlign w:val="bottom"/>
              </w:tcPr>
            </w:tcPrChange>
          </w:tcPr>
          <w:p w14:paraId="3B73163D" w14:textId="1E606582" w:rsidR="002F65DC" w:rsidRDefault="002F65DC" w:rsidP="002F65DC">
            <w:pPr>
              <w:spacing w:line="360" w:lineRule="auto"/>
              <w:jc w:val="both"/>
              <w:rPr>
                <w:ins w:id="2436" w:author="abahl02@student.ubc.ca" w:date="2023-07-19T12:17:00Z"/>
              </w:rPr>
            </w:pPr>
          </w:p>
        </w:tc>
        <w:tc>
          <w:tcPr>
            <w:tcW w:w="649" w:type="pct"/>
            <w:vAlign w:val="bottom"/>
            <w:tcPrChange w:id="2437" w:author="abahl02@student.ubc.ca" w:date="2023-07-19T12:41:00Z">
              <w:tcPr>
                <w:tcW w:w="649" w:type="pct"/>
                <w:gridSpan w:val="2"/>
                <w:vAlign w:val="bottom"/>
              </w:tcPr>
            </w:tcPrChange>
          </w:tcPr>
          <w:p w14:paraId="4928F495" w14:textId="77777777" w:rsidR="002F65DC" w:rsidRDefault="002F65DC" w:rsidP="002F65DC">
            <w:pPr>
              <w:spacing w:line="360" w:lineRule="auto"/>
              <w:jc w:val="both"/>
              <w:rPr>
                <w:ins w:id="2438" w:author="abahl02@student.ubc.ca" w:date="2023-07-19T12:17:00Z"/>
              </w:rPr>
            </w:pPr>
            <w:ins w:id="2439" w:author="abahl02@student.ubc.ca" w:date="2023-07-19T12:17:00Z">
              <w:r>
                <w:rPr>
                  <w:sz w:val="20"/>
                  <w:szCs w:val="20"/>
                </w:rPr>
                <w:t>function</w:t>
              </w:r>
            </w:ins>
          </w:p>
        </w:tc>
        <w:tc>
          <w:tcPr>
            <w:tcW w:w="1165" w:type="pct"/>
            <w:tcPrChange w:id="2440" w:author="abahl02@student.ubc.ca" w:date="2023-07-19T12:41:00Z">
              <w:tcPr>
                <w:tcW w:w="1165" w:type="pct"/>
                <w:gridSpan w:val="2"/>
                <w:vAlign w:val="bottom"/>
              </w:tcPr>
            </w:tcPrChange>
          </w:tcPr>
          <w:p w14:paraId="433BCA7A" w14:textId="56D1E8F6" w:rsidR="002F65DC" w:rsidRDefault="002F65DC" w:rsidP="002F65DC">
            <w:pPr>
              <w:spacing w:line="360" w:lineRule="auto"/>
              <w:jc w:val="both"/>
              <w:rPr>
                <w:ins w:id="2441" w:author="abahl02@student.ubc.ca" w:date="2023-07-19T12:17:00Z"/>
              </w:rPr>
            </w:pPr>
            <w:ins w:id="2442" w:author="abahl02@student.ubc.ca" w:date="2023-07-19T12:41:00Z">
              <w:r w:rsidRPr="007C5B66">
                <w:rPr>
                  <w:sz w:val="20"/>
                  <w:szCs w:val="20"/>
                </w:rPr>
                <w:t>Maintenance - respiration</w:t>
              </w:r>
            </w:ins>
          </w:p>
        </w:tc>
        <w:tc>
          <w:tcPr>
            <w:tcW w:w="1493" w:type="pct"/>
            <w:vAlign w:val="bottom"/>
            <w:tcPrChange w:id="2443" w:author="abahl02@student.ubc.ca" w:date="2023-07-19T12:41:00Z">
              <w:tcPr>
                <w:tcW w:w="1493" w:type="pct"/>
                <w:gridSpan w:val="2"/>
                <w:vAlign w:val="bottom"/>
              </w:tcPr>
            </w:tcPrChange>
          </w:tcPr>
          <w:p w14:paraId="67D375B2" w14:textId="0CB3D751" w:rsidR="002F65DC" w:rsidRDefault="002F65DC" w:rsidP="002F65DC">
            <w:pPr>
              <w:spacing w:line="360" w:lineRule="auto"/>
              <w:jc w:val="both"/>
              <w:rPr>
                <w:ins w:id="2444" w:author="abahl02@student.ubc.ca" w:date="2023-07-19T12:17:00Z"/>
              </w:rPr>
            </w:pPr>
            <w:ins w:id="2445" w:author="abahl02@student.ubc.ca" w:date="2023-07-19T12:34:00Z">
              <w:r>
                <w:rPr>
                  <w:sz w:val="20"/>
                  <w:szCs w:val="20"/>
                </w:rPr>
                <w:t>I</w:t>
              </w:r>
            </w:ins>
            <w:ins w:id="2446" w:author="abahl02@student.ubc.ca" w:date="2023-07-19T12:17:00Z">
              <w:r>
                <w:rPr>
                  <w:sz w:val="20"/>
                  <w:szCs w:val="20"/>
                </w:rPr>
                <w:t>ce</w:t>
              </w:r>
            </w:ins>
            <w:ins w:id="2447" w:author="abahl02@student.ubc.ca" w:date="2023-07-19T12:34:00Z">
              <w:r>
                <w:rPr>
                  <w:sz w:val="20"/>
                  <w:szCs w:val="20"/>
                </w:rPr>
                <w:t xml:space="preserve"> </w:t>
              </w:r>
            </w:ins>
            <w:ins w:id="2448" w:author="abahl02@student.ubc.ca" w:date="2023-07-19T12:17:00Z">
              <w:r>
                <w:rPr>
                  <w:sz w:val="20"/>
                  <w:szCs w:val="20"/>
                </w:rPr>
                <w:t>algae</w:t>
              </w:r>
            </w:ins>
          </w:p>
        </w:tc>
        <w:tc>
          <w:tcPr>
            <w:tcW w:w="865" w:type="pct"/>
            <w:vAlign w:val="bottom"/>
            <w:tcPrChange w:id="2449" w:author="abahl02@student.ubc.ca" w:date="2023-07-19T12:41:00Z">
              <w:tcPr>
                <w:tcW w:w="865" w:type="pct"/>
                <w:gridSpan w:val="2"/>
                <w:vAlign w:val="bottom"/>
              </w:tcPr>
            </w:tcPrChange>
          </w:tcPr>
          <w:p w14:paraId="36572387" w14:textId="77777777" w:rsidR="002F65DC" w:rsidRDefault="002F65DC" w:rsidP="002F65DC">
            <w:pPr>
              <w:spacing w:line="360" w:lineRule="auto"/>
              <w:jc w:val="both"/>
              <w:rPr>
                <w:ins w:id="2450" w:author="abahl02@student.ubc.ca" w:date="2023-07-19T12:17:00Z"/>
              </w:rPr>
            </w:pPr>
            <w:ins w:id="2451" w:author="abahl02@student.ubc.ca" w:date="2023-07-19T12:17:00Z">
              <w:r>
                <w:rPr>
                  <w:sz w:val="20"/>
                  <w:szCs w:val="20"/>
                </w:rPr>
                <w:t>ID80</w:t>
              </w:r>
            </w:ins>
          </w:p>
        </w:tc>
      </w:tr>
      <w:tr w:rsidR="002F65DC" w14:paraId="31AD2566" w14:textId="77777777" w:rsidTr="00D81234">
        <w:tblPrEx>
          <w:tblPrExChange w:id="2452" w:author="abahl02@student.ubc.ca" w:date="2023-07-19T12:41:00Z">
            <w:tblPrEx>
              <w:tblW w:w="6043" w:type="pct"/>
              <w:tblInd w:w="-995" w:type="dxa"/>
            </w:tblPrEx>
          </w:tblPrExChange>
        </w:tblPrEx>
        <w:trPr>
          <w:ins w:id="2453" w:author="abahl02@student.ubc.ca" w:date="2023-07-19T12:17:00Z"/>
          <w:trPrChange w:id="2454" w:author="abahl02@student.ubc.ca" w:date="2023-07-19T12:41:00Z">
            <w:trPr>
              <w:gridAfter w:val="0"/>
            </w:trPr>
          </w:trPrChange>
        </w:trPr>
        <w:tc>
          <w:tcPr>
            <w:tcW w:w="828" w:type="pct"/>
            <w:vMerge/>
            <w:vAlign w:val="bottom"/>
            <w:tcPrChange w:id="2455" w:author="abahl02@student.ubc.ca" w:date="2023-07-19T12:41:00Z">
              <w:tcPr>
                <w:tcW w:w="828" w:type="pct"/>
                <w:gridSpan w:val="2"/>
                <w:vMerge/>
                <w:vAlign w:val="bottom"/>
              </w:tcPr>
            </w:tcPrChange>
          </w:tcPr>
          <w:p w14:paraId="79D16144" w14:textId="36B592E2" w:rsidR="002F65DC" w:rsidRDefault="002F65DC" w:rsidP="002F65DC">
            <w:pPr>
              <w:spacing w:line="360" w:lineRule="auto"/>
              <w:jc w:val="both"/>
              <w:rPr>
                <w:ins w:id="2456" w:author="abahl02@student.ubc.ca" w:date="2023-07-19T12:17:00Z"/>
              </w:rPr>
            </w:pPr>
          </w:p>
        </w:tc>
        <w:tc>
          <w:tcPr>
            <w:tcW w:w="649" w:type="pct"/>
            <w:vAlign w:val="bottom"/>
            <w:tcPrChange w:id="2457" w:author="abahl02@student.ubc.ca" w:date="2023-07-19T12:41:00Z">
              <w:tcPr>
                <w:tcW w:w="649" w:type="pct"/>
                <w:gridSpan w:val="2"/>
                <w:vAlign w:val="bottom"/>
              </w:tcPr>
            </w:tcPrChange>
          </w:tcPr>
          <w:p w14:paraId="708D54F4" w14:textId="77777777" w:rsidR="002F65DC" w:rsidRDefault="002F65DC" w:rsidP="002F65DC">
            <w:pPr>
              <w:spacing w:line="360" w:lineRule="auto"/>
              <w:jc w:val="both"/>
              <w:rPr>
                <w:ins w:id="2458" w:author="abahl02@student.ubc.ca" w:date="2023-07-19T12:17:00Z"/>
              </w:rPr>
            </w:pPr>
            <w:ins w:id="2459" w:author="abahl02@student.ubc.ca" w:date="2023-07-19T12:17:00Z">
              <w:r>
                <w:rPr>
                  <w:sz w:val="20"/>
                  <w:szCs w:val="20"/>
                </w:rPr>
                <w:t>function</w:t>
              </w:r>
            </w:ins>
          </w:p>
        </w:tc>
        <w:tc>
          <w:tcPr>
            <w:tcW w:w="1165" w:type="pct"/>
            <w:tcPrChange w:id="2460" w:author="abahl02@student.ubc.ca" w:date="2023-07-19T12:41:00Z">
              <w:tcPr>
                <w:tcW w:w="1165" w:type="pct"/>
                <w:gridSpan w:val="2"/>
                <w:vAlign w:val="bottom"/>
              </w:tcPr>
            </w:tcPrChange>
          </w:tcPr>
          <w:p w14:paraId="7900FA2A" w14:textId="1AF7A850" w:rsidR="002F65DC" w:rsidRDefault="002F65DC" w:rsidP="002F65DC">
            <w:pPr>
              <w:spacing w:line="360" w:lineRule="auto"/>
              <w:jc w:val="both"/>
              <w:rPr>
                <w:ins w:id="2461" w:author="abahl02@student.ubc.ca" w:date="2023-07-19T12:17:00Z"/>
              </w:rPr>
            </w:pPr>
            <w:ins w:id="2462" w:author="abahl02@student.ubc.ca" w:date="2023-07-19T12:41:00Z">
              <w:r w:rsidRPr="007C5B66">
                <w:rPr>
                  <w:sz w:val="20"/>
                  <w:szCs w:val="20"/>
                </w:rPr>
                <w:t>Maintenance - respiration</w:t>
              </w:r>
            </w:ins>
          </w:p>
        </w:tc>
        <w:tc>
          <w:tcPr>
            <w:tcW w:w="1493" w:type="pct"/>
            <w:vAlign w:val="bottom"/>
            <w:tcPrChange w:id="2463" w:author="abahl02@student.ubc.ca" w:date="2023-07-19T12:41:00Z">
              <w:tcPr>
                <w:tcW w:w="1493" w:type="pct"/>
                <w:gridSpan w:val="2"/>
                <w:vAlign w:val="bottom"/>
              </w:tcPr>
            </w:tcPrChange>
          </w:tcPr>
          <w:p w14:paraId="358A2242" w14:textId="77777777" w:rsidR="002F65DC" w:rsidRDefault="002F65DC" w:rsidP="002F65DC">
            <w:pPr>
              <w:spacing w:line="360" w:lineRule="auto"/>
              <w:jc w:val="both"/>
              <w:rPr>
                <w:ins w:id="2464" w:author="abahl02@student.ubc.ca" w:date="2023-07-19T12:17:00Z"/>
              </w:rPr>
            </w:pPr>
            <w:ins w:id="2465" w:author="abahl02@student.ubc.ca" w:date="2023-07-19T12:17:00Z">
              <w:r>
                <w:rPr>
                  <w:sz w:val="20"/>
                  <w:szCs w:val="20"/>
                </w:rPr>
                <w:t>POC</w:t>
              </w:r>
            </w:ins>
          </w:p>
        </w:tc>
        <w:tc>
          <w:tcPr>
            <w:tcW w:w="865" w:type="pct"/>
            <w:vAlign w:val="bottom"/>
            <w:tcPrChange w:id="2466" w:author="abahl02@student.ubc.ca" w:date="2023-07-19T12:41:00Z">
              <w:tcPr>
                <w:tcW w:w="865" w:type="pct"/>
                <w:gridSpan w:val="2"/>
                <w:vAlign w:val="bottom"/>
              </w:tcPr>
            </w:tcPrChange>
          </w:tcPr>
          <w:p w14:paraId="0F510157" w14:textId="77777777" w:rsidR="002F65DC" w:rsidRDefault="002F65DC" w:rsidP="002F65DC">
            <w:pPr>
              <w:spacing w:line="360" w:lineRule="auto"/>
              <w:jc w:val="both"/>
              <w:rPr>
                <w:ins w:id="2467" w:author="abahl02@student.ubc.ca" w:date="2023-07-19T12:17:00Z"/>
              </w:rPr>
            </w:pPr>
            <w:ins w:id="2468" w:author="abahl02@student.ubc.ca" w:date="2023-07-19T12:17:00Z">
              <w:r>
                <w:rPr>
                  <w:sz w:val="20"/>
                  <w:szCs w:val="20"/>
                </w:rPr>
                <w:t>ID81</w:t>
              </w:r>
            </w:ins>
          </w:p>
        </w:tc>
      </w:tr>
      <w:tr w:rsidR="002F65DC" w14:paraId="0D17BB5E" w14:textId="77777777" w:rsidTr="00D81234">
        <w:tblPrEx>
          <w:tblPrExChange w:id="2469" w:author="abahl02@student.ubc.ca" w:date="2023-07-19T12:41:00Z">
            <w:tblPrEx>
              <w:tblW w:w="6043" w:type="pct"/>
              <w:tblInd w:w="-995" w:type="dxa"/>
            </w:tblPrEx>
          </w:tblPrExChange>
        </w:tblPrEx>
        <w:trPr>
          <w:ins w:id="2470" w:author="abahl02@student.ubc.ca" w:date="2023-07-19T12:17:00Z"/>
          <w:trPrChange w:id="2471" w:author="abahl02@student.ubc.ca" w:date="2023-07-19T12:41:00Z">
            <w:trPr>
              <w:gridAfter w:val="0"/>
            </w:trPr>
          </w:trPrChange>
        </w:trPr>
        <w:tc>
          <w:tcPr>
            <w:tcW w:w="828" w:type="pct"/>
            <w:vMerge/>
            <w:vAlign w:val="bottom"/>
            <w:tcPrChange w:id="2472" w:author="abahl02@student.ubc.ca" w:date="2023-07-19T12:41:00Z">
              <w:tcPr>
                <w:tcW w:w="828" w:type="pct"/>
                <w:gridSpan w:val="2"/>
                <w:vMerge/>
                <w:vAlign w:val="bottom"/>
              </w:tcPr>
            </w:tcPrChange>
          </w:tcPr>
          <w:p w14:paraId="5A8075C5" w14:textId="26E838BB" w:rsidR="002F65DC" w:rsidRDefault="002F65DC" w:rsidP="002F65DC">
            <w:pPr>
              <w:spacing w:line="360" w:lineRule="auto"/>
              <w:jc w:val="both"/>
              <w:rPr>
                <w:ins w:id="2473" w:author="abahl02@student.ubc.ca" w:date="2023-07-19T12:17:00Z"/>
              </w:rPr>
            </w:pPr>
          </w:p>
        </w:tc>
        <w:tc>
          <w:tcPr>
            <w:tcW w:w="649" w:type="pct"/>
            <w:vAlign w:val="bottom"/>
            <w:tcPrChange w:id="2474" w:author="abahl02@student.ubc.ca" w:date="2023-07-19T12:41:00Z">
              <w:tcPr>
                <w:tcW w:w="649" w:type="pct"/>
                <w:gridSpan w:val="2"/>
                <w:vAlign w:val="bottom"/>
              </w:tcPr>
            </w:tcPrChange>
          </w:tcPr>
          <w:p w14:paraId="0D32FDDB" w14:textId="77777777" w:rsidR="002F65DC" w:rsidRDefault="002F65DC" w:rsidP="002F65DC">
            <w:pPr>
              <w:spacing w:line="360" w:lineRule="auto"/>
              <w:jc w:val="both"/>
              <w:rPr>
                <w:ins w:id="2475" w:author="abahl02@student.ubc.ca" w:date="2023-07-19T12:17:00Z"/>
              </w:rPr>
            </w:pPr>
            <w:ins w:id="2476" w:author="abahl02@student.ubc.ca" w:date="2023-07-19T12:17:00Z">
              <w:r>
                <w:rPr>
                  <w:sz w:val="20"/>
                  <w:szCs w:val="20"/>
                </w:rPr>
                <w:t>function</w:t>
              </w:r>
            </w:ins>
          </w:p>
        </w:tc>
        <w:tc>
          <w:tcPr>
            <w:tcW w:w="1165" w:type="pct"/>
            <w:tcPrChange w:id="2477" w:author="abahl02@student.ubc.ca" w:date="2023-07-19T12:41:00Z">
              <w:tcPr>
                <w:tcW w:w="1165" w:type="pct"/>
                <w:gridSpan w:val="2"/>
                <w:vAlign w:val="bottom"/>
              </w:tcPr>
            </w:tcPrChange>
          </w:tcPr>
          <w:p w14:paraId="784174A0" w14:textId="7AF05E11" w:rsidR="002F65DC" w:rsidRDefault="002F65DC" w:rsidP="002F65DC">
            <w:pPr>
              <w:spacing w:line="360" w:lineRule="auto"/>
              <w:jc w:val="both"/>
              <w:rPr>
                <w:ins w:id="2478" w:author="abahl02@student.ubc.ca" w:date="2023-07-19T12:17:00Z"/>
              </w:rPr>
            </w:pPr>
            <w:ins w:id="2479" w:author="abahl02@student.ubc.ca" w:date="2023-07-19T12:41:00Z">
              <w:r w:rsidRPr="007C5B66">
                <w:rPr>
                  <w:sz w:val="20"/>
                  <w:szCs w:val="20"/>
                </w:rPr>
                <w:t>Maintenance - respiration</w:t>
              </w:r>
            </w:ins>
          </w:p>
        </w:tc>
        <w:tc>
          <w:tcPr>
            <w:tcW w:w="1493" w:type="pct"/>
            <w:vAlign w:val="bottom"/>
            <w:tcPrChange w:id="2480" w:author="abahl02@student.ubc.ca" w:date="2023-07-19T12:41:00Z">
              <w:tcPr>
                <w:tcW w:w="1493" w:type="pct"/>
                <w:gridSpan w:val="2"/>
                <w:vAlign w:val="bottom"/>
              </w:tcPr>
            </w:tcPrChange>
          </w:tcPr>
          <w:p w14:paraId="02241591" w14:textId="0969E23C" w:rsidR="002F65DC" w:rsidRDefault="002F65DC" w:rsidP="002F65DC">
            <w:pPr>
              <w:spacing w:line="360" w:lineRule="auto"/>
              <w:jc w:val="both"/>
              <w:rPr>
                <w:ins w:id="2481" w:author="abahl02@student.ubc.ca" w:date="2023-07-19T12:17:00Z"/>
              </w:rPr>
            </w:pPr>
            <w:ins w:id="2482" w:author="abahl02@student.ubc.ca" w:date="2023-07-19T12:34:00Z">
              <w:r>
                <w:rPr>
                  <w:sz w:val="20"/>
                  <w:szCs w:val="20"/>
                </w:rPr>
                <w:t>P</w:t>
              </w:r>
            </w:ins>
            <w:ins w:id="2483" w:author="abahl02@student.ubc.ca" w:date="2023-07-19T12:17:00Z">
              <w:r>
                <w:rPr>
                  <w:sz w:val="20"/>
                  <w:szCs w:val="20"/>
                </w:rPr>
                <w:t>hotoperiod</w:t>
              </w:r>
            </w:ins>
          </w:p>
        </w:tc>
        <w:tc>
          <w:tcPr>
            <w:tcW w:w="865" w:type="pct"/>
            <w:vAlign w:val="bottom"/>
            <w:tcPrChange w:id="2484" w:author="abahl02@student.ubc.ca" w:date="2023-07-19T12:41:00Z">
              <w:tcPr>
                <w:tcW w:w="865" w:type="pct"/>
                <w:gridSpan w:val="2"/>
                <w:vAlign w:val="bottom"/>
              </w:tcPr>
            </w:tcPrChange>
          </w:tcPr>
          <w:p w14:paraId="3D5BFD78" w14:textId="77777777" w:rsidR="002F65DC" w:rsidRDefault="002F65DC" w:rsidP="002F65DC">
            <w:pPr>
              <w:spacing w:line="360" w:lineRule="auto"/>
              <w:jc w:val="both"/>
              <w:rPr>
                <w:ins w:id="2485" w:author="abahl02@student.ubc.ca" w:date="2023-07-19T12:17:00Z"/>
              </w:rPr>
            </w:pPr>
            <w:ins w:id="2486" w:author="abahl02@student.ubc.ca" w:date="2023-07-19T12:17:00Z">
              <w:r>
                <w:rPr>
                  <w:sz w:val="20"/>
                  <w:szCs w:val="20"/>
                </w:rPr>
                <w:t>ID82</w:t>
              </w:r>
            </w:ins>
          </w:p>
        </w:tc>
      </w:tr>
      <w:tr w:rsidR="002F65DC" w14:paraId="3DD94708" w14:textId="77777777" w:rsidTr="00D81234">
        <w:tblPrEx>
          <w:tblPrExChange w:id="2487" w:author="abahl02@student.ubc.ca" w:date="2023-07-19T12:41:00Z">
            <w:tblPrEx>
              <w:tblW w:w="6043" w:type="pct"/>
              <w:tblInd w:w="-995" w:type="dxa"/>
            </w:tblPrEx>
          </w:tblPrExChange>
        </w:tblPrEx>
        <w:trPr>
          <w:ins w:id="2488" w:author="abahl02@student.ubc.ca" w:date="2023-07-19T12:17:00Z"/>
          <w:trPrChange w:id="2489" w:author="abahl02@student.ubc.ca" w:date="2023-07-19T12:41:00Z">
            <w:trPr>
              <w:gridAfter w:val="0"/>
            </w:trPr>
          </w:trPrChange>
        </w:trPr>
        <w:tc>
          <w:tcPr>
            <w:tcW w:w="828" w:type="pct"/>
            <w:vMerge/>
            <w:vAlign w:val="bottom"/>
            <w:tcPrChange w:id="2490" w:author="abahl02@student.ubc.ca" w:date="2023-07-19T12:41:00Z">
              <w:tcPr>
                <w:tcW w:w="828" w:type="pct"/>
                <w:gridSpan w:val="2"/>
                <w:vMerge/>
                <w:vAlign w:val="bottom"/>
              </w:tcPr>
            </w:tcPrChange>
          </w:tcPr>
          <w:p w14:paraId="627BB64D" w14:textId="2B5A2C6C" w:rsidR="002F65DC" w:rsidRDefault="002F65DC" w:rsidP="002F65DC">
            <w:pPr>
              <w:spacing w:line="360" w:lineRule="auto"/>
              <w:jc w:val="both"/>
              <w:rPr>
                <w:ins w:id="2491" w:author="abahl02@student.ubc.ca" w:date="2023-07-19T12:17:00Z"/>
              </w:rPr>
            </w:pPr>
          </w:p>
        </w:tc>
        <w:tc>
          <w:tcPr>
            <w:tcW w:w="649" w:type="pct"/>
            <w:vAlign w:val="bottom"/>
            <w:tcPrChange w:id="2492" w:author="abahl02@student.ubc.ca" w:date="2023-07-19T12:41:00Z">
              <w:tcPr>
                <w:tcW w:w="649" w:type="pct"/>
                <w:gridSpan w:val="2"/>
                <w:vAlign w:val="bottom"/>
              </w:tcPr>
            </w:tcPrChange>
          </w:tcPr>
          <w:p w14:paraId="3F0D87CE" w14:textId="77777777" w:rsidR="002F65DC" w:rsidRDefault="002F65DC" w:rsidP="002F65DC">
            <w:pPr>
              <w:spacing w:line="360" w:lineRule="auto"/>
              <w:jc w:val="both"/>
              <w:rPr>
                <w:ins w:id="2493" w:author="abahl02@student.ubc.ca" w:date="2023-07-19T12:17:00Z"/>
              </w:rPr>
            </w:pPr>
            <w:ins w:id="2494" w:author="abahl02@student.ubc.ca" w:date="2023-07-19T12:17:00Z">
              <w:r>
                <w:rPr>
                  <w:sz w:val="20"/>
                  <w:szCs w:val="20"/>
                </w:rPr>
                <w:t>function</w:t>
              </w:r>
            </w:ins>
          </w:p>
        </w:tc>
        <w:tc>
          <w:tcPr>
            <w:tcW w:w="1165" w:type="pct"/>
            <w:tcPrChange w:id="2495" w:author="abahl02@student.ubc.ca" w:date="2023-07-19T12:41:00Z">
              <w:tcPr>
                <w:tcW w:w="1165" w:type="pct"/>
                <w:gridSpan w:val="2"/>
                <w:vAlign w:val="bottom"/>
              </w:tcPr>
            </w:tcPrChange>
          </w:tcPr>
          <w:p w14:paraId="051FCFE4" w14:textId="5A6CFEA5" w:rsidR="002F65DC" w:rsidRDefault="002F65DC" w:rsidP="002F65DC">
            <w:pPr>
              <w:spacing w:line="360" w:lineRule="auto"/>
              <w:jc w:val="both"/>
              <w:rPr>
                <w:ins w:id="2496" w:author="abahl02@student.ubc.ca" w:date="2023-07-19T12:17:00Z"/>
              </w:rPr>
            </w:pPr>
            <w:ins w:id="2497" w:author="abahl02@student.ubc.ca" w:date="2023-07-19T12:41:00Z">
              <w:r w:rsidRPr="007C5B66">
                <w:rPr>
                  <w:sz w:val="20"/>
                  <w:szCs w:val="20"/>
                </w:rPr>
                <w:t>Maintenance - respiration</w:t>
              </w:r>
            </w:ins>
          </w:p>
        </w:tc>
        <w:tc>
          <w:tcPr>
            <w:tcW w:w="1493" w:type="pct"/>
            <w:vAlign w:val="bottom"/>
            <w:tcPrChange w:id="2498" w:author="abahl02@student.ubc.ca" w:date="2023-07-19T12:41:00Z">
              <w:tcPr>
                <w:tcW w:w="1493" w:type="pct"/>
                <w:gridSpan w:val="2"/>
                <w:vAlign w:val="bottom"/>
              </w:tcPr>
            </w:tcPrChange>
          </w:tcPr>
          <w:p w14:paraId="30772071" w14:textId="7B4FA8BF" w:rsidR="002F65DC" w:rsidRDefault="002F65DC" w:rsidP="002F65DC">
            <w:pPr>
              <w:spacing w:line="360" w:lineRule="auto"/>
              <w:jc w:val="both"/>
              <w:rPr>
                <w:ins w:id="2499" w:author="abahl02@student.ubc.ca" w:date="2023-07-19T12:17:00Z"/>
              </w:rPr>
            </w:pPr>
            <w:ins w:id="2500" w:author="abahl02@student.ubc.ca" w:date="2023-07-19T12:34:00Z">
              <w:r>
                <w:rPr>
                  <w:sz w:val="20"/>
                  <w:szCs w:val="20"/>
                </w:rPr>
                <w:t>S</w:t>
              </w:r>
            </w:ins>
            <w:ins w:id="2501" w:author="abahl02@student.ubc.ca" w:date="2023-07-19T12:17:00Z">
              <w:r>
                <w:rPr>
                  <w:sz w:val="20"/>
                  <w:szCs w:val="20"/>
                </w:rPr>
                <w:t>ea</w:t>
              </w:r>
            </w:ins>
            <w:ins w:id="2502" w:author="abahl02@student.ubc.ca" w:date="2023-07-19T12:34:00Z">
              <w:r>
                <w:rPr>
                  <w:sz w:val="20"/>
                  <w:szCs w:val="20"/>
                </w:rPr>
                <w:t xml:space="preserve"> </w:t>
              </w:r>
            </w:ins>
            <w:ins w:id="2503" w:author="abahl02@student.ubc.ca" w:date="2023-07-19T12:17:00Z">
              <w:r>
                <w:rPr>
                  <w:sz w:val="20"/>
                  <w:szCs w:val="20"/>
                </w:rPr>
                <w:t>ice</w:t>
              </w:r>
            </w:ins>
            <w:ins w:id="2504" w:author="abahl02@student.ubc.ca" w:date="2023-07-19T12:34:00Z">
              <w:r>
                <w:rPr>
                  <w:sz w:val="20"/>
                  <w:szCs w:val="20"/>
                </w:rPr>
                <w:t xml:space="preserve"> </w:t>
              </w:r>
            </w:ins>
            <w:ins w:id="2505" w:author="abahl02@student.ubc.ca" w:date="2023-07-19T12:17:00Z">
              <w:r>
                <w:rPr>
                  <w:sz w:val="20"/>
                  <w:szCs w:val="20"/>
                </w:rPr>
                <w:t>concentration</w:t>
              </w:r>
            </w:ins>
          </w:p>
        </w:tc>
        <w:tc>
          <w:tcPr>
            <w:tcW w:w="865" w:type="pct"/>
            <w:vAlign w:val="bottom"/>
            <w:tcPrChange w:id="2506" w:author="abahl02@student.ubc.ca" w:date="2023-07-19T12:41:00Z">
              <w:tcPr>
                <w:tcW w:w="865" w:type="pct"/>
                <w:gridSpan w:val="2"/>
                <w:vAlign w:val="bottom"/>
              </w:tcPr>
            </w:tcPrChange>
          </w:tcPr>
          <w:p w14:paraId="652454E2" w14:textId="77777777" w:rsidR="002F65DC" w:rsidRDefault="002F65DC" w:rsidP="002F65DC">
            <w:pPr>
              <w:spacing w:line="360" w:lineRule="auto"/>
              <w:jc w:val="both"/>
              <w:rPr>
                <w:ins w:id="2507" w:author="abahl02@student.ubc.ca" w:date="2023-07-19T12:17:00Z"/>
              </w:rPr>
            </w:pPr>
            <w:ins w:id="2508" w:author="abahl02@student.ubc.ca" w:date="2023-07-19T12:17:00Z">
              <w:r>
                <w:rPr>
                  <w:sz w:val="20"/>
                  <w:szCs w:val="20"/>
                </w:rPr>
                <w:t>ID83</w:t>
              </w:r>
            </w:ins>
          </w:p>
        </w:tc>
      </w:tr>
      <w:tr w:rsidR="002F65DC" w14:paraId="0EF1C9A5" w14:textId="77777777" w:rsidTr="00D81234">
        <w:tblPrEx>
          <w:tblPrExChange w:id="2509" w:author="abahl02@student.ubc.ca" w:date="2023-07-19T12:41:00Z">
            <w:tblPrEx>
              <w:tblW w:w="6043" w:type="pct"/>
              <w:tblInd w:w="-995" w:type="dxa"/>
            </w:tblPrEx>
          </w:tblPrExChange>
        </w:tblPrEx>
        <w:trPr>
          <w:ins w:id="2510" w:author="abahl02@student.ubc.ca" w:date="2023-07-19T12:17:00Z"/>
          <w:trPrChange w:id="2511" w:author="abahl02@student.ubc.ca" w:date="2023-07-19T12:41:00Z">
            <w:trPr>
              <w:gridAfter w:val="0"/>
            </w:trPr>
          </w:trPrChange>
        </w:trPr>
        <w:tc>
          <w:tcPr>
            <w:tcW w:w="828" w:type="pct"/>
            <w:vMerge/>
            <w:vAlign w:val="bottom"/>
            <w:tcPrChange w:id="2512" w:author="abahl02@student.ubc.ca" w:date="2023-07-19T12:41:00Z">
              <w:tcPr>
                <w:tcW w:w="828" w:type="pct"/>
                <w:gridSpan w:val="2"/>
                <w:vMerge/>
                <w:vAlign w:val="bottom"/>
              </w:tcPr>
            </w:tcPrChange>
          </w:tcPr>
          <w:p w14:paraId="5386CB15" w14:textId="5867A7B6" w:rsidR="002F65DC" w:rsidRDefault="002F65DC" w:rsidP="002F65DC">
            <w:pPr>
              <w:spacing w:line="360" w:lineRule="auto"/>
              <w:jc w:val="both"/>
              <w:rPr>
                <w:ins w:id="2513" w:author="abahl02@student.ubc.ca" w:date="2023-07-19T12:17:00Z"/>
              </w:rPr>
            </w:pPr>
          </w:p>
        </w:tc>
        <w:tc>
          <w:tcPr>
            <w:tcW w:w="649" w:type="pct"/>
            <w:vAlign w:val="bottom"/>
            <w:tcPrChange w:id="2514" w:author="abahl02@student.ubc.ca" w:date="2023-07-19T12:41:00Z">
              <w:tcPr>
                <w:tcW w:w="649" w:type="pct"/>
                <w:gridSpan w:val="2"/>
                <w:vAlign w:val="bottom"/>
              </w:tcPr>
            </w:tcPrChange>
          </w:tcPr>
          <w:p w14:paraId="7529C1E9" w14:textId="77777777" w:rsidR="002F65DC" w:rsidRDefault="002F65DC" w:rsidP="002F65DC">
            <w:pPr>
              <w:spacing w:line="360" w:lineRule="auto"/>
              <w:jc w:val="both"/>
              <w:rPr>
                <w:ins w:id="2515" w:author="abahl02@student.ubc.ca" w:date="2023-07-19T12:17:00Z"/>
              </w:rPr>
            </w:pPr>
            <w:ins w:id="2516" w:author="abahl02@student.ubc.ca" w:date="2023-07-19T12:17:00Z">
              <w:r>
                <w:rPr>
                  <w:sz w:val="20"/>
                  <w:szCs w:val="20"/>
                </w:rPr>
                <w:t>function</w:t>
              </w:r>
            </w:ins>
          </w:p>
        </w:tc>
        <w:tc>
          <w:tcPr>
            <w:tcW w:w="1165" w:type="pct"/>
            <w:tcPrChange w:id="2517" w:author="abahl02@student.ubc.ca" w:date="2023-07-19T12:41:00Z">
              <w:tcPr>
                <w:tcW w:w="1165" w:type="pct"/>
                <w:gridSpan w:val="2"/>
                <w:vAlign w:val="bottom"/>
              </w:tcPr>
            </w:tcPrChange>
          </w:tcPr>
          <w:p w14:paraId="5E010D51" w14:textId="06D90705" w:rsidR="002F65DC" w:rsidRDefault="002F65DC" w:rsidP="002F65DC">
            <w:pPr>
              <w:spacing w:line="360" w:lineRule="auto"/>
              <w:jc w:val="both"/>
              <w:rPr>
                <w:ins w:id="2518" w:author="abahl02@student.ubc.ca" w:date="2023-07-19T12:17:00Z"/>
              </w:rPr>
            </w:pPr>
            <w:ins w:id="2519" w:author="abahl02@student.ubc.ca" w:date="2023-07-19T12:41:00Z">
              <w:r w:rsidRPr="007C5B66">
                <w:rPr>
                  <w:sz w:val="20"/>
                  <w:szCs w:val="20"/>
                </w:rPr>
                <w:t>Maintenance - respiration</w:t>
              </w:r>
            </w:ins>
          </w:p>
        </w:tc>
        <w:tc>
          <w:tcPr>
            <w:tcW w:w="1493" w:type="pct"/>
            <w:vAlign w:val="bottom"/>
            <w:tcPrChange w:id="2520" w:author="abahl02@student.ubc.ca" w:date="2023-07-19T12:41:00Z">
              <w:tcPr>
                <w:tcW w:w="1493" w:type="pct"/>
                <w:gridSpan w:val="2"/>
                <w:vAlign w:val="bottom"/>
              </w:tcPr>
            </w:tcPrChange>
          </w:tcPr>
          <w:p w14:paraId="6968B810" w14:textId="45ADB6F5" w:rsidR="002F65DC" w:rsidRDefault="002F65DC" w:rsidP="002F65DC">
            <w:pPr>
              <w:spacing w:line="360" w:lineRule="auto"/>
              <w:jc w:val="both"/>
              <w:rPr>
                <w:ins w:id="2521" w:author="abahl02@student.ubc.ca" w:date="2023-07-19T12:17:00Z"/>
              </w:rPr>
            </w:pPr>
            <w:ins w:id="2522" w:author="abahl02@student.ubc.ca" w:date="2023-07-19T12:34:00Z">
              <w:r>
                <w:rPr>
                  <w:sz w:val="20"/>
                  <w:szCs w:val="20"/>
                </w:rPr>
                <w:t>D</w:t>
              </w:r>
            </w:ins>
            <w:ins w:id="2523" w:author="abahl02@student.ubc.ca" w:date="2023-07-19T12:17:00Z">
              <w:r>
                <w:rPr>
                  <w:sz w:val="20"/>
                  <w:szCs w:val="20"/>
                </w:rPr>
                <w:t>etritus</w:t>
              </w:r>
            </w:ins>
          </w:p>
        </w:tc>
        <w:tc>
          <w:tcPr>
            <w:tcW w:w="865" w:type="pct"/>
            <w:vAlign w:val="bottom"/>
            <w:tcPrChange w:id="2524" w:author="abahl02@student.ubc.ca" w:date="2023-07-19T12:41:00Z">
              <w:tcPr>
                <w:tcW w:w="865" w:type="pct"/>
                <w:gridSpan w:val="2"/>
                <w:vAlign w:val="bottom"/>
              </w:tcPr>
            </w:tcPrChange>
          </w:tcPr>
          <w:p w14:paraId="716A1D45" w14:textId="77777777" w:rsidR="002F65DC" w:rsidRDefault="002F65DC" w:rsidP="002F65DC">
            <w:pPr>
              <w:spacing w:line="360" w:lineRule="auto"/>
              <w:jc w:val="both"/>
              <w:rPr>
                <w:ins w:id="2525" w:author="abahl02@student.ubc.ca" w:date="2023-07-19T12:17:00Z"/>
              </w:rPr>
            </w:pPr>
            <w:ins w:id="2526" w:author="abahl02@student.ubc.ca" w:date="2023-07-19T12:17:00Z">
              <w:r>
                <w:rPr>
                  <w:sz w:val="20"/>
                  <w:szCs w:val="20"/>
                </w:rPr>
                <w:t>ID84</w:t>
              </w:r>
            </w:ins>
          </w:p>
        </w:tc>
      </w:tr>
      <w:tr w:rsidR="002F65DC" w14:paraId="3D6E9352" w14:textId="77777777" w:rsidTr="002A1BC1">
        <w:tblPrEx>
          <w:tblPrExChange w:id="2527" w:author="abahl02@student.ubc.ca" w:date="2023-07-19T12:41:00Z">
            <w:tblPrEx>
              <w:tblW w:w="6043" w:type="pct"/>
              <w:tblInd w:w="-995" w:type="dxa"/>
            </w:tblPrEx>
          </w:tblPrExChange>
        </w:tblPrEx>
        <w:trPr>
          <w:ins w:id="2528" w:author="abahl02@student.ubc.ca" w:date="2023-07-19T12:17:00Z"/>
          <w:trPrChange w:id="2529" w:author="abahl02@student.ubc.ca" w:date="2023-07-19T12:41:00Z">
            <w:trPr>
              <w:gridAfter w:val="0"/>
            </w:trPr>
          </w:trPrChange>
        </w:trPr>
        <w:tc>
          <w:tcPr>
            <w:tcW w:w="828" w:type="pct"/>
            <w:vMerge/>
            <w:vAlign w:val="bottom"/>
            <w:tcPrChange w:id="2530" w:author="abahl02@student.ubc.ca" w:date="2023-07-19T12:41:00Z">
              <w:tcPr>
                <w:tcW w:w="828" w:type="pct"/>
                <w:gridSpan w:val="2"/>
                <w:vMerge/>
                <w:vAlign w:val="bottom"/>
              </w:tcPr>
            </w:tcPrChange>
          </w:tcPr>
          <w:p w14:paraId="6CD16FDE" w14:textId="794F8017" w:rsidR="002F65DC" w:rsidRDefault="002F65DC" w:rsidP="002F65DC">
            <w:pPr>
              <w:spacing w:line="360" w:lineRule="auto"/>
              <w:jc w:val="both"/>
              <w:rPr>
                <w:ins w:id="2531" w:author="abahl02@student.ubc.ca" w:date="2023-07-19T12:17:00Z"/>
              </w:rPr>
            </w:pPr>
          </w:p>
        </w:tc>
        <w:tc>
          <w:tcPr>
            <w:tcW w:w="649" w:type="pct"/>
            <w:vAlign w:val="bottom"/>
            <w:tcPrChange w:id="2532" w:author="abahl02@student.ubc.ca" w:date="2023-07-19T12:41:00Z">
              <w:tcPr>
                <w:tcW w:w="649" w:type="pct"/>
                <w:gridSpan w:val="2"/>
                <w:vAlign w:val="bottom"/>
              </w:tcPr>
            </w:tcPrChange>
          </w:tcPr>
          <w:p w14:paraId="39BD88F1" w14:textId="77777777" w:rsidR="002F65DC" w:rsidRDefault="002F65DC" w:rsidP="002F65DC">
            <w:pPr>
              <w:spacing w:line="360" w:lineRule="auto"/>
              <w:jc w:val="both"/>
              <w:rPr>
                <w:ins w:id="2533" w:author="abahl02@student.ubc.ca" w:date="2023-07-19T12:17:00Z"/>
              </w:rPr>
            </w:pPr>
            <w:ins w:id="2534" w:author="abahl02@student.ubc.ca" w:date="2023-07-19T12:17:00Z">
              <w:r>
                <w:rPr>
                  <w:sz w:val="20"/>
                  <w:szCs w:val="20"/>
                </w:rPr>
                <w:t>function</w:t>
              </w:r>
            </w:ins>
          </w:p>
        </w:tc>
        <w:tc>
          <w:tcPr>
            <w:tcW w:w="1165" w:type="pct"/>
            <w:tcPrChange w:id="2535" w:author="abahl02@student.ubc.ca" w:date="2023-07-19T12:41:00Z">
              <w:tcPr>
                <w:tcW w:w="1165" w:type="pct"/>
                <w:gridSpan w:val="2"/>
                <w:vAlign w:val="bottom"/>
              </w:tcPr>
            </w:tcPrChange>
          </w:tcPr>
          <w:p w14:paraId="373B519B" w14:textId="7DC08BC8" w:rsidR="002F65DC" w:rsidRDefault="002F65DC" w:rsidP="002F65DC">
            <w:pPr>
              <w:spacing w:line="360" w:lineRule="auto"/>
              <w:jc w:val="both"/>
              <w:rPr>
                <w:ins w:id="2536" w:author="abahl02@student.ubc.ca" w:date="2023-07-19T12:17:00Z"/>
              </w:rPr>
            </w:pPr>
            <w:ins w:id="2537" w:author="abahl02@student.ubc.ca" w:date="2023-07-19T12:41:00Z">
              <w:r w:rsidRPr="00CB2C14">
                <w:rPr>
                  <w:sz w:val="20"/>
                  <w:szCs w:val="20"/>
                </w:rPr>
                <w:t>Maintenance - moulting</w:t>
              </w:r>
            </w:ins>
          </w:p>
        </w:tc>
        <w:tc>
          <w:tcPr>
            <w:tcW w:w="1493" w:type="pct"/>
            <w:vAlign w:val="bottom"/>
            <w:tcPrChange w:id="2538" w:author="abahl02@student.ubc.ca" w:date="2023-07-19T12:41:00Z">
              <w:tcPr>
                <w:tcW w:w="1493" w:type="pct"/>
                <w:gridSpan w:val="2"/>
                <w:vAlign w:val="bottom"/>
              </w:tcPr>
            </w:tcPrChange>
          </w:tcPr>
          <w:p w14:paraId="79B668CB" w14:textId="2D9947A2" w:rsidR="002F65DC" w:rsidRDefault="002F65DC" w:rsidP="002F65DC">
            <w:pPr>
              <w:spacing w:line="360" w:lineRule="auto"/>
              <w:jc w:val="both"/>
              <w:rPr>
                <w:ins w:id="2539" w:author="abahl02@student.ubc.ca" w:date="2023-07-19T12:17:00Z"/>
              </w:rPr>
            </w:pPr>
            <w:ins w:id="2540" w:author="abahl02@student.ubc.ca" w:date="2023-07-19T12:34:00Z">
              <w:r>
                <w:rPr>
                  <w:sz w:val="20"/>
                  <w:szCs w:val="20"/>
                </w:rPr>
                <w:t>Heterotrophic carbon</w:t>
              </w:r>
            </w:ins>
          </w:p>
        </w:tc>
        <w:tc>
          <w:tcPr>
            <w:tcW w:w="865" w:type="pct"/>
            <w:vAlign w:val="bottom"/>
            <w:tcPrChange w:id="2541" w:author="abahl02@student.ubc.ca" w:date="2023-07-19T12:41:00Z">
              <w:tcPr>
                <w:tcW w:w="865" w:type="pct"/>
                <w:gridSpan w:val="2"/>
                <w:vAlign w:val="bottom"/>
              </w:tcPr>
            </w:tcPrChange>
          </w:tcPr>
          <w:p w14:paraId="65DF2A81" w14:textId="77777777" w:rsidR="002F65DC" w:rsidRDefault="002F65DC" w:rsidP="002F65DC">
            <w:pPr>
              <w:spacing w:line="360" w:lineRule="auto"/>
              <w:jc w:val="both"/>
              <w:rPr>
                <w:ins w:id="2542" w:author="abahl02@student.ubc.ca" w:date="2023-07-19T12:17:00Z"/>
              </w:rPr>
            </w:pPr>
            <w:ins w:id="2543" w:author="abahl02@student.ubc.ca" w:date="2023-07-19T12:17:00Z">
              <w:r>
                <w:rPr>
                  <w:sz w:val="20"/>
                  <w:szCs w:val="20"/>
                </w:rPr>
                <w:t>ID85</w:t>
              </w:r>
            </w:ins>
          </w:p>
        </w:tc>
      </w:tr>
      <w:tr w:rsidR="002F65DC" w14:paraId="04251130" w14:textId="77777777" w:rsidTr="002A1BC1">
        <w:tblPrEx>
          <w:tblPrExChange w:id="2544" w:author="abahl02@student.ubc.ca" w:date="2023-07-19T12:41:00Z">
            <w:tblPrEx>
              <w:tblW w:w="6043" w:type="pct"/>
              <w:tblInd w:w="-995" w:type="dxa"/>
            </w:tblPrEx>
          </w:tblPrExChange>
        </w:tblPrEx>
        <w:trPr>
          <w:ins w:id="2545" w:author="abahl02@student.ubc.ca" w:date="2023-07-19T12:17:00Z"/>
          <w:trPrChange w:id="2546" w:author="abahl02@student.ubc.ca" w:date="2023-07-19T12:41:00Z">
            <w:trPr>
              <w:gridAfter w:val="0"/>
            </w:trPr>
          </w:trPrChange>
        </w:trPr>
        <w:tc>
          <w:tcPr>
            <w:tcW w:w="828" w:type="pct"/>
            <w:vMerge/>
            <w:vAlign w:val="bottom"/>
            <w:tcPrChange w:id="2547" w:author="abahl02@student.ubc.ca" w:date="2023-07-19T12:41:00Z">
              <w:tcPr>
                <w:tcW w:w="828" w:type="pct"/>
                <w:gridSpan w:val="2"/>
                <w:vMerge/>
                <w:vAlign w:val="bottom"/>
              </w:tcPr>
            </w:tcPrChange>
          </w:tcPr>
          <w:p w14:paraId="56167F50" w14:textId="470CEEA6" w:rsidR="002F65DC" w:rsidRDefault="002F65DC" w:rsidP="002F65DC">
            <w:pPr>
              <w:spacing w:line="360" w:lineRule="auto"/>
              <w:jc w:val="both"/>
              <w:rPr>
                <w:ins w:id="2548" w:author="abahl02@student.ubc.ca" w:date="2023-07-19T12:17:00Z"/>
              </w:rPr>
            </w:pPr>
          </w:p>
        </w:tc>
        <w:tc>
          <w:tcPr>
            <w:tcW w:w="649" w:type="pct"/>
            <w:vAlign w:val="bottom"/>
            <w:tcPrChange w:id="2549" w:author="abahl02@student.ubc.ca" w:date="2023-07-19T12:41:00Z">
              <w:tcPr>
                <w:tcW w:w="649" w:type="pct"/>
                <w:gridSpan w:val="2"/>
                <w:vAlign w:val="bottom"/>
              </w:tcPr>
            </w:tcPrChange>
          </w:tcPr>
          <w:p w14:paraId="381F07B0" w14:textId="77777777" w:rsidR="002F65DC" w:rsidRDefault="002F65DC" w:rsidP="002F65DC">
            <w:pPr>
              <w:spacing w:line="360" w:lineRule="auto"/>
              <w:jc w:val="both"/>
              <w:rPr>
                <w:ins w:id="2550" w:author="abahl02@student.ubc.ca" w:date="2023-07-19T12:17:00Z"/>
              </w:rPr>
            </w:pPr>
            <w:ins w:id="2551" w:author="abahl02@student.ubc.ca" w:date="2023-07-19T12:17:00Z">
              <w:r>
                <w:rPr>
                  <w:sz w:val="20"/>
                  <w:szCs w:val="20"/>
                </w:rPr>
                <w:t>function</w:t>
              </w:r>
            </w:ins>
          </w:p>
        </w:tc>
        <w:tc>
          <w:tcPr>
            <w:tcW w:w="1165" w:type="pct"/>
            <w:tcPrChange w:id="2552" w:author="abahl02@student.ubc.ca" w:date="2023-07-19T12:41:00Z">
              <w:tcPr>
                <w:tcW w:w="1165" w:type="pct"/>
                <w:gridSpan w:val="2"/>
                <w:vAlign w:val="bottom"/>
              </w:tcPr>
            </w:tcPrChange>
          </w:tcPr>
          <w:p w14:paraId="1976CCCC" w14:textId="71EA813B" w:rsidR="002F65DC" w:rsidRDefault="002F65DC" w:rsidP="002F65DC">
            <w:pPr>
              <w:spacing w:line="360" w:lineRule="auto"/>
              <w:jc w:val="both"/>
              <w:rPr>
                <w:ins w:id="2553" w:author="abahl02@student.ubc.ca" w:date="2023-07-19T12:17:00Z"/>
              </w:rPr>
            </w:pPr>
            <w:ins w:id="2554" w:author="abahl02@student.ubc.ca" w:date="2023-07-19T12:41:00Z">
              <w:r w:rsidRPr="00CB2C14">
                <w:rPr>
                  <w:sz w:val="20"/>
                  <w:szCs w:val="20"/>
                </w:rPr>
                <w:t>Maintenance - moulting</w:t>
              </w:r>
            </w:ins>
          </w:p>
        </w:tc>
        <w:tc>
          <w:tcPr>
            <w:tcW w:w="1493" w:type="pct"/>
            <w:vAlign w:val="bottom"/>
            <w:tcPrChange w:id="2555" w:author="abahl02@student.ubc.ca" w:date="2023-07-19T12:41:00Z">
              <w:tcPr>
                <w:tcW w:w="1493" w:type="pct"/>
                <w:gridSpan w:val="2"/>
                <w:vAlign w:val="bottom"/>
              </w:tcPr>
            </w:tcPrChange>
          </w:tcPr>
          <w:p w14:paraId="7D9B6A20" w14:textId="654B0EF8" w:rsidR="002F65DC" w:rsidRDefault="002F65DC" w:rsidP="002F65DC">
            <w:pPr>
              <w:spacing w:line="360" w:lineRule="auto"/>
              <w:jc w:val="both"/>
              <w:rPr>
                <w:ins w:id="2556" w:author="abahl02@student.ubc.ca" w:date="2023-07-19T12:17:00Z"/>
              </w:rPr>
            </w:pPr>
            <w:ins w:id="2557" w:author="abahl02@student.ubc.ca" w:date="2023-07-19T12:34:00Z">
              <w:r>
                <w:rPr>
                  <w:sz w:val="20"/>
                  <w:szCs w:val="20"/>
                </w:rPr>
                <w:t>Ice algae</w:t>
              </w:r>
            </w:ins>
          </w:p>
        </w:tc>
        <w:tc>
          <w:tcPr>
            <w:tcW w:w="865" w:type="pct"/>
            <w:vAlign w:val="bottom"/>
            <w:tcPrChange w:id="2558" w:author="abahl02@student.ubc.ca" w:date="2023-07-19T12:41:00Z">
              <w:tcPr>
                <w:tcW w:w="865" w:type="pct"/>
                <w:gridSpan w:val="2"/>
                <w:vAlign w:val="bottom"/>
              </w:tcPr>
            </w:tcPrChange>
          </w:tcPr>
          <w:p w14:paraId="4E433A6C" w14:textId="77777777" w:rsidR="002F65DC" w:rsidRDefault="002F65DC" w:rsidP="002F65DC">
            <w:pPr>
              <w:spacing w:line="360" w:lineRule="auto"/>
              <w:jc w:val="both"/>
              <w:rPr>
                <w:ins w:id="2559" w:author="abahl02@student.ubc.ca" w:date="2023-07-19T12:17:00Z"/>
              </w:rPr>
            </w:pPr>
            <w:ins w:id="2560" w:author="abahl02@student.ubc.ca" w:date="2023-07-19T12:17:00Z">
              <w:r>
                <w:rPr>
                  <w:sz w:val="20"/>
                  <w:szCs w:val="20"/>
                </w:rPr>
                <w:t>ID86</w:t>
              </w:r>
            </w:ins>
          </w:p>
        </w:tc>
      </w:tr>
      <w:tr w:rsidR="002F65DC" w14:paraId="779E08B6" w14:textId="77777777" w:rsidTr="002A1BC1">
        <w:tblPrEx>
          <w:tblPrExChange w:id="2561" w:author="abahl02@student.ubc.ca" w:date="2023-07-19T12:41:00Z">
            <w:tblPrEx>
              <w:tblW w:w="6043" w:type="pct"/>
              <w:tblInd w:w="-995" w:type="dxa"/>
            </w:tblPrEx>
          </w:tblPrExChange>
        </w:tblPrEx>
        <w:trPr>
          <w:ins w:id="2562" w:author="abahl02@student.ubc.ca" w:date="2023-07-19T12:17:00Z"/>
          <w:trPrChange w:id="2563" w:author="abahl02@student.ubc.ca" w:date="2023-07-19T12:41:00Z">
            <w:trPr>
              <w:gridAfter w:val="0"/>
            </w:trPr>
          </w:trPrChange>
        </w:trPr>
        <w:tc>
          <w:tcPr>
            <w:tcW w:w="828" w:type="pct"/>
            <w:vMerge/>
            <w:vAlign w:val="bottom"/>
            <w:tcPrChange w:id="2564" w:author="abahl02@student.ubc.ca" w:date="2023-07-19T12:41:00Z">
              <w:tcPr>
                <w:tcW w:w="828" w:type="pct"/>
                <w:gridSpan w:val="2"/>
                <w:vMerge/>
                <w:vAlign w:val="bottom"/>
              </w:tcPr>
            </w:tcPrChange>
          </w:tcPr>
          <w:p w14:paraId="1D110AA6" w14:textId="677B6E6C" w:rsidR="002F65DC" w:rsidRDefault="002F65DC" w:rsidP="002F65DC">
            <w:pPr>
              <w:spacing w:line="360" w:lineRule="auto"/>
              <w:jc w:val="both"/>
              <w:rPr>
                <w:ins w:id="2565" w:author="abahl02@student.ubc.ca" w:date="2023-07-19T12:17:00Z"/>
              </w:rPr>
            </w:pPr>
          </w:p>
        </w:tc>
        <w:tc>
          <w:tcPr>
            <w:tcW w:w="649" w:type="pct"/>
            <w:vAlign w:val="bottom"/>
            <w:tcPrChange w:id="2566" w:author="abahl02@student.ubc.ca" w:date="2023-07-19T12:41:00Z">
              <w:tcPr>
                <w:tcW w:w="649" w:type="pct"/>
                <w:gridSpan w:val="2"/>
                <w:vAlign w:val="bottom"/>
              </w:tcPr>
            </w:tcPrChange>
          </w:tcPr>
          <w:p w14:paraId="31D23C3A" w14:textId="77777777" w:rsidR="002F65DC" w:rsidRDefault="002F65DC" w:rsidP="002F65DC">
            <w:pPr>
              <w:spacing w:line="360" w:lineRule="auto"/>
              <w:jc w:val="both"/>
              <w:rPr>
                <w:ins w:id="2567" w:author="abahl02@student.ubc.ca" w:date="2023-07-19T12:17:00Z"/>
              </w:rPr>
            </w:pPr>
            <w:ins w:id="2568" w:author="abahl02@student.ubc.ca" w:date="2023-07-19T12:17:00Z">
              <w:r>
                <w:rPr>
                  <w:sz w:val="20"/>
                  <w:szCs w:val="20"/>
                </w:rPr>
                <w:t>function</w:t>
              </w:r>
            </w:ins>
          </w:p>
        </w:tc>
        <w:tc>
          <w:tcPr>
            <w:tcW w:w="1165" w:type="pct"/>
            <w:tcPrChange w:id="2569" w:author="abahl02@student.ubc.ca" w:date="2023-07-19T12:41:00Z">
              <w:tcPr>
                <w:tcW w:w="1165" w:type="pct"/>
                <w:gridSpan w:val="2"/>
                <w:vAlign w:val="bottom"/>
              </w:tcPr>
            </w:tcPrChange>
          </w:tcPr>
          <w:p w14:paraId="695D4034" w14:textId="7EC860A6" w:rsidR="002F65DC" w:rsidRDefault="002F65DC" w:rsidP="002F65DC">
            <w:pPr>
              <w:spacing w:line="360" w:lineRule="auto"/>
              <w:jc w:val="both"/>
              <w:rPr>
                <w:ins w:id="2570" w:author="abahl02@student.ubc.ca" w:date="2023-07-19T12:17:00Z"/>
              </w:rPr>
            </w:pPr>
            <w:ins w:id="2571" w:author="abahl02@student.ubc.ca" w:date="2023-07-19T12:41:00Z">
              <w:r w:rsidRPr="00CB2C14">
                <w:rPr>
                  <w:sz w:val="20"/>
                  <w:szCs w:val="20"/>
                </w:rPr>
                <w:t>Maintenance - moulting</w:t>
              </w:r>
            </w:ins>
          </w:p>
        </w:tc>
        <w:tc>
          <w:tcPr>
            <w:tcW w:w="1493" w:type="pct"/>
            <w:vAlign w:val="bottom"/>
            <w:tcPrChange w:id="2572" w:author="abahl02@student.ubc.ca" w:date="2023-07-19T12:41:00Z">
              <w:tcPr>
                <w:tcW w:w="1493" w:type="pct"/>
                <w:gridSpan w:val="2"/>
                <w:vAlign w:val="bottom"/>
              </w:tcPr>
            </w:tcPrChange>
          </w:tcPr>
          <w:p w14:paraId="39750181" w14:textId="4EF75621" w:rsidR="002F65DC" w:rsidRDefault="002F65DC" w:rsidP="002F65DC">
            <w:pPr>
              <w:spacing w:line="360" w:lineRule="auto"/>
              <w:jc w:val="both"/>
              <w:rPr>
                <w:ins w:id="2573" w:author="abahl02@student.ubc.ca" w:date="2023-07-19T12:17:00Z"/>
              </w:rPr>
            </w:pPr>
            <w:ins w:id="2574" w:author="abahl02@student.ubc.ca" w:date="2023-07-19T12:34:00Z">
              <w:r>
                <w:rPr>
                  <w:sz w:val="20"/>
                  <w:szCs w:val="20"/>
                </w:rPr>
                <w:t>POC</w:t>
              </w:r>
            </w:ins>
          </w:p>
        </w:tc>
        <w:tc>
          <w:tcPr>
            <w:tcW w:w="865" w:type="pct"/>
            <w:vAlign w:val="bottom"/>
            <w:tcPrChange w:id="2575" w:author="abahl02@student.ubc.ca" w:date="2023-07-19T12:41:00Z">
              <w:tcPr>
                <w:tcW w:w="865" w:type="pct"/>
                <w:gridSpan w:val="2"/>
                <w:vAlign w:val="bottom"/>
              </w:tcPr>
            </w:tcPrChange>
          </w:tcPr>
          <w:p w14:paraId="58C779F1" w14:textId="77777777" w:rsidR="002F65DC" w:rsidRDefault="002F65DC" w:rsidP="002F65DC">
            <w:pPr>
              <w:spacing w:line="360" w:lineRule="auto"/>
              <w:jc w:val="both"/>
              <w:rPr>
                <w:ins w:id="2576" w:author="abahl02@student.ubc.ca" w:date="2023-07-19T12:17:00Z"/>
              </w:rPr>
            </w:pPr>
            <w:ins w:id="2577" w:author="abahl02@student.ubc.ca" w:date="2023-07-19T12:17:00Z">
              <w:r>
                <w:rPr>
                  <w:sz w:val="20"/>
                  <w:szCs w:val="20"/>
                </w:rPr>
                <w:t>ID87</w:t>
              </w:r>
            </w:ins>
          </w:p>
        </w:tc>
      </w:tr>
      <w:tr w:rsidR="002F65DC" w14:paraId="4377CC0C" w14:textId="77777777" w:rsidTr="002A1BC1">
        <w:tblPrEx>
          <w:tblPrExChange w:id="2578" w:author="abahl02@student.ubc.ca" w:date="2023-07-19T12:41:00Z">
            <w:tblPrEx>
              <w:tblW w:w="6043" w:type="pct"/>
              <w:tblInd w:w="-995" w:type="dxa"/>
            </w:tblPrEx>
          </w:tblPrExChange>
        </w:tblPrEx>
        <w:trPr>
          <w:ins w:id="2579" w:author="abahl02@student.ubc.ca" w:date="2023-07-19T12:17:00Z"/>
          <w:trPrChange w:id="2580" w:author="abahl02@student.ubc.ca" w:date="2023-07-19T12:41:00Z">
            <w:trPr>
              <w:gridAfter w:val="0"/>
            </w:trPr>
          </w:trPrChange>
        </w:trPr>
        <w:tc>
          <w:tcPr>
            <w:tcW w:w="828" w:type="pct"/>
            <w:vMerge/>
            <w:vAlign w:val="bottom"/>
            <w:tcPrChange w:id="2581" w:author="abahl02@student.ubc.ca" w:date="2023-07-19T12:41:00Z">
              <w:tcPr>
                <w:tcW w:w="828" w:type="pct"/>
                <w:gridSpan w:val="2"/>
                <w:vMerge/>
                <w:vAlign w:val="bottom"/>
              </w:tcPr>
            </w:tcPrChange>
          </w:tcPr>
          <w:p w14:paraId="04C1191E" w14:textId="16FD3541" w:rsidR="002F65DC" w:rsidRDefault="002F65DC" w:rsidP="002F65DC">
            <w:pPr>
              <w:spacing w:line="360" w:lineRule="auto"/>
              <w:jc w:val="both"/>
              <w:rPr>
                <w:ins w:id="2582" w:author="abahl02@student.ubc.ca" w:date="2023-07-19T12:17:00Z"/>
              </w:rPr>
            </w:pPr>
          </w:p>
        </w:tc>
        <w:tc>
          <w:tcPr>
            <w:tcW w:w="649" w:type="pct"/>
            <w:vAlign w:val="bottom"/>
            <w:tcPrChange w:id="2583" w:author="abahl02@student.ubc.ca" w:date="2023-07-19T12:41:00Z">
              <w:tcPr>
                <w:tcW w:w="649" w:type="pct"/>
                <w:gridSpan w:val="2"/>
                <w:vAlign w:val="bottom"/>
              </w:tcPr>
            </w:tcPrChange>
          </w:tcPr>
          <w:p w14:paraId="7EED560E" w14:textId="77777777" w:rsidR="002F65DC" w:rsidRDefault="002F65DC" w:rsidP="002F65DC">
            <w:pPr>
              <w:spacing w:line="360" w:lineRule="auto"/>
              <w:jc w:val="both"/>
              <w:rPr>
                <w:ins w:id="2584" w:author="abahl02@student.ubc.ca" w:date="2023-07-19T12:17:00Z"/>
              </w:rPr>
            </w:pPr>
            <w:ins w:id="2585" w:author="abahl02@student.ubc.ca" w:date="2023-07-19T12:17:00Z">
              <w:r>
                <w:rPr>
                  <w:sz w:val="20"/>
                  <w:szCs w:val="20"/>
                </w:rPr>
                <w:t>function</w:t>
              </w:r>
            </w:ins>
          </w:p>
        </w:tc>
        <w:tc>
          <w:tcPr>
            <w:tcW w:w="1165" w:type="pct"/>
            <w:tcPrChange w:id="2586" w:author="abahl02@student.ubc.ca" w:date="2023-07-19T12:41:00Z">
              <w:tcPr>
                <w:tcW w:w="1165" w:type="pct"/>
                <w:gridSpan w:val="2"/>
                <w:vAlign w:val="bottom"/>
              </w:tcPr>
            </w:tcPrChange>
          </w:tcPr>
          <w:p w14:paraId="720B6632" w14:textId="310E3048" w:rsidR="002F65DC" w:rsidRDefault="002F65DC" w:rsidP="002F65DC">
            <w:pPr>
              <w:spacing w:line="360" w:lineRule="auto"/>
              <w:jc w:val="both"/>
              <w:rPr>
                <w:ins w:id="2587" w:author="abahl02@student.ubc.ca" w:date="2023-07-19T12:17:00Z"/>
              </w:rPr>
            </w:pPr>
            <w:ins w:id="2588" w:author="abahl02@student.ubc.ca" w:date="2023-07-19T12:41:00Z">
              <w:r w:rsidRPr="00CB2C14">
                <w:rPr>
                  <w:sz w:val="20"/>
                  <w:szCs w:val="20"/>
                </w:rPr>
                <w:t>Maintenance - moulting</w:t>
              </w:r>
            </w:ins>
          </w:p>
        </w:tc>
        <w:tc>
          <w:tcPr>
            <w:tcW w:w="1493" w:type="pct"/>
            <w:vAlign w:val="bottom"/>
            <w:tcPrChange w:id="2589" w:author="abahl02@student.ubc.ca" w:date="2023-07-19T12:41:00Z">
              <w:tcPr>
                <w:tcW w:w="1493" w:type="pct"/>
                <w:gridSpan w:val="2"/>
                <w:vAlign w:val="bottom"/>
              </w:tcPr>
            </w:tcPrChange>
          </w:tcPr>
          <w:p w14:paraId="3A5C89F8" w14:textId="5B084995" w:rsidR="002F65DC" w:rsidRDefault="002F65DC" w:rsidP="002F65DC">
            <w:pPr>
              <w:spacing w:line="360" w:lineRule="auto"/>
              <w:jc w:val="both"/>
              <w:rPr>
                <w:ins w:id="2590" w:author="abahl02@student.ubc.ca" w:date="2023-07-19T12:17:00Z"/>
              </w:rPr>
            </w:pPr>
            <w:ins w:id="2591" w:author="abahl02@student.ubc.ca" w:date="2023-07-19T12:34:00Z">
              <w:r>
                <w:rPr>
                  <w:sz w:val="20"/>
                  <w:szCs w:val="20"/>
                </w:rPr>
                <w:t>Photoperiod</w:t>
              </w:r>
            </w:ins>
          </w:p>
        </w:tc>
        <w:tc>
          <w:tcPr>
            <w:tcW w:w="865" w:type="pct"/>
            <w:vAlign w:val="bottom"/>
            <w:tcPrChange w:id="2592" w:author="abahl02@student.ubc.ca" w:date="2023-07-19T12:41:00Z">
              <w:tcPr>
                <w:tcW w:w="865" w:type="pct"/>
                <w:gridSpan w:val="2"/>
                <w:vAlign w:val="bottom"/>
              </w:tcPr>
            </w:tcPrChange>
          </w:tcPr>
          <w:p w14:paraId="0B25C80A" w14:textId="77777777" w:rsidR="002F65DC" w:rsidRDefault="002F65DC" w:rsidP="002F65DC">
            <w:pPr>
              <w:spacing w:line="360" w:lineRule="auto"/>
              <w:jc w:val="both"/>
              <w:rPr>
                <w:ins w:id="2593" w:author="abahl02@student.ubc.ca" w:date="2023-07-19T12:17:00Z"/>
              </w:rPr>
            </w:pPr>
            <w:ins w:id="2594" w:author="abahl02@student.ubc.ca" w:date="2023-07-19T12:17:00Z">
              <w:r>
                <w:rPr>
                  <w:sz w:val="20"/>
                  <w:szCs w:val="20"/>
                </w:rPr>
                <w:t>ID88</w:t>
              </w:r>
            </w:ins>
          </w:p>
        </w:tc>
      </w:tr>
      <w:tr w:rsidR="002F65DC" w14:paraId="26CF4EF0" w14:textId="77777777" w:rsidTr="002A1BC1">
        <w:tblPrEx>
          <w:tblPrExChange w:id="2595" w:author="abahl02@student.ubc.ca" w:date="2023-07-19T12:41:00Z">
            <w:tblPrEx>
              <w:tblW w:w="6043" w:type="pct"/>
              <w:tblInd w:w="-995" w:type="dxa"/>
            </w:tblPrEx>
          </w:tblPrExChange>
        </w:tblPrEx>
        <w:trPr>
          <w:ins w:id="2596" w:author="abahl02@student.ubc.ca" w:date="2023-07-19T12:17:00Z"/>
          <w:trPrChange w:id="2597" w:author="abahl02@student.ubc.ca" w:date="2023-07-19T12:41:00Z">
            <w:trPr>
              <w:gridAfter w:val="0"/>
            </w:trPr>
          </w:trPrChange>
        </w:trPr>
        <w:tc>
          <w:tcPr>
            <w:tcW w:w="828" w:type="pct"/>
            <w:vMerge/>
            <w:vAlign w:val="bottom"/>
            <w:tcPrChange w:id="2598" w:author="abahl02@student.ubc.ca" w:date="2023-07-19T12:41:00Z">
              <w:tcPr>
                <w:tcW w:w="828" w:type="pct"/>
                <w:gridSpan w:val="2"/>
                <w:vMerge/>
                <w:vAlign w:val="bottom"/>
              </w:tcPr>
            </w:tcPrChange>
          </w:tcPr>
          <w:p w14:paraId="65DBCCD6" w14:textId="0350EF8F" w:rsidR="002F65DC" w:rsidRDefault="002F65DC" w:rsidP="002F65DC">
            <w:pPr>
              <w:spacing w:line="360" w:lineRule="auto"/>
              <w:jc w:val="both"/>
              <w:rPr>
                <w:ins w:id="2599" w:author="abahl02@student.ubc.ca" w:date="2023-07-19T12:17:00Z"/>
              </w:rPr>
            </w:pPr>
          </w:p>
        </w:tc>
        <w:tc>
          <w:tcPr>
            <w:tcW w:w="649" w:type="pct"/>
            <w:vAlign w:val="bottom"/>
            <w:tcPrChange w:id="2600" w:author="abahl02@student.ubc.ca" w:date="2023-07-19T12:41:00Z">
              <w:tcPr>
                <w:tcW w:w="649" w:type="pct"/>
                <w:gridSpan w:val="2"/>
                <w:vAlign w:val="bottom"/>
              </w:tcPr>
            </w:tcPrChange>
          </w:tcPr>
          <w:p w14:paraId="3C4E1DD6" w14:textId="77777777" w:rsidR="002F65DC" w:rsidRDefault="002F65DC" w:rsidP="002F65DC">
            <w:pPr>
              <w:spacing w:line="360" w:lineRule="auto"/>
              <w:jc w:val="both"/>
              <w:rPr>
                <w:ins w:id="2601" w:author="abahl02@student.ubc.ca" w:date="2023-07-19T12:17:00Z"/>
              </w:rPr>
            </w:pPr>
            <w:ins w:id="2602" w:author="abahl02@student.ubc.ca" w:date="2023-07-19T12:17:00Z">
              <w:r>
                <w:rPr>
                  <w:sz w:val="20"/>
                  <w:szCs w:val="20"/>
                </w:rPr>
                <w:t>function</w:t>
              </w:r>
            </w:ins>
          </w:p>
        </w:tc>
        <w:tc>
          <w:tcPr>
            <w:tcW w:w="1165" w:type="pct"/>
            <w:tcPrChange w:id="2603" w:author="abahl02@student.ubc.ca" w:date="2023-07-19T12:41:00Z">
              <w:tcPr>
                <w:tcW w:w="1165" w:type="pct"/>
                <w:gridSpan w:val="2"/>
                <w:vAlign w:val="bottom"/>
              </w:tcPr>
            </w:tcPrChange>
          </w:tcPr>
          <w:p w14:paraId="1BDB6A65" w14:textId="42C58CDA" w:rsidR="002F65DC" w:rsidRDefault="002F65DC" w:rsidP="002F65DC">
            <w:pPr>
              <w:spacing w:line="360" w:lineRule="auto"/>
              <w:jc w:val="both"/>
              <w:rPr>
                <w:ins w:id="2604" w:author="abahl02@student.ubc.ca" w:date="2023-07-19T12:17:00Z"/>
              </w:rPr>
            </w:pPr>
            <w:ins w:id="2605" w:author="abahl02@student.ubc.ca" w:date="2023-07-19T12:41:00Z">
              <w:r w:rsidRPr="00CB2C14">
                <w:rPr>
                  <w:sz w:val="20"/>
                  <w:szCs w:val="20"/>
                </w:rPr>
                <w:t>Maintenance - moulting</w:t>
              </w:r>
            </w:ins>
          </w:p>
        </w:tc>
        <w:tc>
          <w:tcPr>
            <w:tcW w:w="1493" w:type="pct"/>
            <w:vAlign w:val="bottom"/>
            <w:tcPrChange w:id="2606" w:author="abahl02@student.ubc.ca" w:date="2023-07-19T12:41:00Z">
              <w:tcPr>
                <w:tcW w:w="1493" w:type="pct"/>
                <w:gridSpan w:val="2"/>
                <w:vAlign w:val="bottom"/>
              </w:tcPr>
            </w:tcPrChange>
          </w:tcPr>
          <w:p w14:paraId="4B8D5B64" w14:textId="3DC30022" w:rsidR="002F65DC" w:rsidRDefault="002F65DC" w:rsidP="002F65DC">
            <w:pPr>
              <w:spacing w:line="360" w:lineRule="auto"/>
              <w:jc w:val="both"/>
              <w:rPr>
                <w:ins w:id="2607" w:author="abahl02@student.ubc.ca" w:date="2023-07-19T12:17:00Z"/>
              </w:rPr>
            </w:pPr>
            <w:ins w:id="2608" w:author="abahl02@student.ubc.ca" w:date="2023-07-19T12:34:00Z">
              <w:r>
                <w:rPr>
                  <w:sz w:val="20"/>
                  <w:szCs w:val="20"/>
                </w:rPr>
                <w:t>Sea ice concentration</w:t>
              </w:r>
            </w:ins>
          </w:p>
        </w:tc>
        <w:tc>
          <w:tcPr>
            <w:tcW w:w="865" w:type="pct"/>
            <w:vAlign w:val="bottom"/>
            <w:tcPrChange w:id="2609" w:author="abahl02@student.ubc.ca" w:date="2023-07-19T12:41:00Z">
              <w:tcPr>
                <w:tcW w:w="865" w:type="pct"/>
                <w:gridSpan w:val="2"/>
                <w:vAlign w:val="bottom"/>
              </w:tcPr>
            </w:tcPrChange>
          </w:tcPr>
          <w:p w14:paraId="08F7D5BC" w14:textId="77777777" w:rsidR="002F65DC" w:rsidRDefault="002F65DC" w:rsidP="002F65DC">
            <w:pPr>
              <w:spacing w:line="360" w:lineRule="auto"/>
              <w:jc w:val="both"/>
              <w:rPr>
                <w:ins w:id="2610" w:author="abahl02@student.ubc.ca" w:date="2023-07-19T12:17:00Z"/>
              </w:rPr>
            </w:pPr>
            <w:ins w:id="2611" w:author="abahl02@student.ubc.ca" w:date="2023-07-19T12:17:00Z">
              <w:r>
                <w:rPr>
                  <w:sz w:val="20"/>
                  <w:szCs w:val="20"/>
                </w:rPr>
                <w:t>ID89</w:t>
              </w:r>
            </w:ins>
          </w:p>
        </w:tc>
      </w:tr>
      <w:tr w:rsidR="002F65DC" w14:paraId="1CC02313" w14:textId="77777777" w:rsidTr="002A1BC1">
        <w:tblPrEx>
          <w:tblPrExChange w:id="2612" w:author="abahl02@student.ubc.ca" w:date="2023-07-19T12:41:00Z">
            <w:tblPrEx>
              <w:tblW w:w="6043" w:type="pct"/>
              <w:tblInd w:w="-995" w:type="dxa"/>
            </w:tblPrEx>
          </w:tblPrExChange>
        </w:tblPrEx>
        <w:trPr>
          <w:ins w:id="2613" w:author="abahl02@student.ubc.ca" w:date="2023-07-19T12:17:00Z"/>
          <w:trPrChange w:id="2614" w:author="abahl02@student.ubc.ca" w:date="2023-07-19T12:41:00Z">
            <w:trPr>
              <w:gridAfter w:val="0"/>
            </w:trPr>
          </w:trPrChange>
        </w:trPr>
        <w:tc>
          <w:tcPr>
            <w:tcW w:w="828" w:type="pct"/>
            <w:vMerge/>
            <w:vAlign w:val="bottom"/>
            <w:tcPrChange w:id="2615" w:author="abahl02@student.ubc.ca" w:date="2023-07-19T12:41:00Z">
              <w:tcPr>
                <w:tcW w:w="828" w:type="pct"/>
                <w:gridSpan w:val="2"/>
                <w:vMerge/>
                <w:vAlign w:val="bottom"/>
              </w:tcPr>
            </w:tcPrChange>
          </w:tcPr>
          <w:p w14:paraId="7A140528" w14:textId="70047011" w:rsidR="002F65DC" w:rsidRDefault="002F65DC" w:rsidP="002F65DC">
            <w:pPr>
              <w:spacing w:line="360" w:lineRule="auto"/>
              <w:jc w:val="both"/>
              <w:rPr>
                <w:ins w:id="2616" w:author="abahl02@student.ubc.ca" w:date="2023-07-19T12:17:00Z"/>
              </w:rPr>
            </w:pPr>
          </w:p>
        </w:tc>
        <w:tc>
          <w:tcPr>
            <w:tcW w:w="649" w:type="pct"/>
            <w:vAlign w:val="bottom"/>
            <w:tcPrChange w:id="2617" w:author="abahl02@student.ubc.ca" w:date="2023-07-19T12:41:00Z">
              <w:tcPr>
                <w:tcW w:w="649" w:type="pct"/>
                <w:gridSpan w:val="2"/>
                <w:vAlign w:val="bottom"/>
              </w:tcPr>
            </w:tcPrChange>
          </w:tcPr>
          <w:p w14:paraId="6D16C3AB" w14:textId="77777777" w:rsidR="002F65DC" w:rsidRDefault="002F65DC" w:rsidP="002F65DC">
            <w:pPr>
              <w:spacing w:line="360" w:lineRule="auto"/>
              <w:jc w:val="both"/>
              <w:rPr>
                <w:ins w:id="2618" w:author="abahl02@student.ubc.ca" w:date="2023-07-19T12:17:00Z"/>
              </w:rPr>
            </w:pPr>
            <w:ins w:id="2619" w:author="abahl02@student.ubc.ca" w:date="2023-07-19T12:17:00Z">
              <w:r>
                <w:rPr>
                  <w:sz w:val="20"/>
                  <w:szCs w:val="20"/>
                </w:rPr>
                <w:t>function</w:t>
              </w:r>
            </w:ins>
          </w:p>
        </w:tc>
        <w:tc>
          <w:tcPr>
            <w:tcW w:w="1165" w:type="pct"/>
            <w:tcPrChange w:id="2620" w:author="abahl02@student.ubc.ca" w:date="2023-07-19T12:41:00Z">
              <w:tcPr>
                <w:tcW w:w="1165" w:type="pct"/>
                <w:gridSpan w:val="2"/>
                <w:vAlign w:val="bottom"/>
              </w:tcPr>
            </w:tcPrChange>
          </w:tcPr>
          <w:p w14:paraId="1D5D65F1" w14:textId="757ECB6E" w:rsidR="002F65DC" w:rsidRDefault="002F65DC" w:rsidP="002F65DC">
            <w:pPr>
              <w:spacing w:line="360" w:lineRule="auto"/>
              <w:jc w:val="both"/>
              <w:rPr>
                <w:ins w:id="2621" w:author="abahl02@student.ubc.ca" w:date="2023-07-19T12:17:00Z"/>
              </w:rPr>
            </w:pPr>
            <w:ins w:id="2622" w:author="abahl02@student.ubc.ca" w:date="2023-07-19T12:41:00Z">
              <w:r w:rsidRPr="00CB2C14">
                <w:rPr>
                  <w:sz w:val="20"/>
                  <w:szCs w:val="20"/>
                </w:rPr>
                <w:t>Maintenance - moulting</w:t>
              </w:r>
            </w:ins>
          </w:p>
        </w:tc>
        <w:tc>
          <w:tcPr>
            <w:tcW w:w="1493" w:type="pct"/>
            <w:vAlign w:val="bottom"/>
            <w:tcPrChange w:id="2623" w:author="abahl02@student.ubc.ca" w:date="2023-07-19T12:41:00Z">
              <w:tcPr>
                <w:tcW w:w="1493" w:type="pct"/>
                <w:gridSpan w:val="2"/>
                <w:vAlign w:val="bottom"/>
              </w:tcPr>
            </w:tcPrChange>
          </w:tcPr>
          <w:p w14:paraId="231C9AE8" w14:textId="3542E1EF" w:rsidR="002F65DC" w:rsidRDefault="002F65DC" w:rsidP="002F65DC">
            <w:pPr>
              <w:spacing w:line="360" w:lineRule="auto"/>
              <w:jc w:val="both"/>
              <w:rPr>
                <w:ins w:id="2624" w:author="abahl02@student.ubc.ca" w:date="2023-07-19T12:17:00Z"/>
              </w:rPr>
            </w:pPr>
            <w:ins w:id="2625" w:author="abahl02@student.ubc.ca" w:date="2023-07-19T12:34:00Z">
              <w:r>
                <w:rPr>
                  <w:sz w:val="20"/>
                  <w:szCs w:val="20"/>
                </w:rPr>
                <w:t>D</w:t>
              </w:r>
            </w:ins>
            <w:ins w:id="2626" w:author="abahl02@student.ubc.ca" w:date="2023-07-19T12:17:00Z">
              <w:r>
                <w:rPr>
                  <w:sz w:val="20"/>
                  <w:szCs w:val="20"/>
                </w:rPr>
                <w:t>etritus</w:t>
              </w:r>
            </w:ins>
          </w:p>
        </w:tc>
        <w:tc>
          <w:tcPr>
            <w:tcW w:w="865" w:type="pct"/>
            <w:vAlign w:val="bottom"/>
            <w:tcPrChange w:id="2627" w:author="abahl02@student.ubc.ca" w:date="2023-07-19T12:41:00Z">
              <w:tcPr>
                <w:tcW w:w="865" w:type="pct"/>
                <w:gridSpan w:val="2"/>
                <w:vAlign w:val="bottom"/>
              </w:tcPr>
            </w:tcPrChange>
          </w:tcPr>
          <w:p w14:paraId="1B6F6D48" w14:textId="77777777" w:rsidR="002F65DC" w:rsidRDefault="002F65DC" w:rsidP="002F65DC">
            <w:pPr>
              <w:spacing w:line="360" w:lineRule="auto"/>
              <w:jc w:val="both"/>
              <w:rPr>
                <w:ins w:id="2628" w:author="abahl02@student.ubc.ca" w:date="2023-07-19T12:17:00Z"/>
              </w:rPr>
            </w:pPr>
            <w:ins w:id="2629" w:author="abahl02@student.ubc.ca" w:date="2023-07-19T12:17:00Z">
              <w:r>
                <w:rPr>
                  <w:sz w:val="20"/>
                  <w:szCs w:val="20"/>
                </w:rPr>
                <w:t>ID90</w:t>
              </w:r>
            </w:ins>
          </w:p>
        </w:tc>
      </w:tr>
      <w:tr w:rsidR="0079172B" w14:paraId="369777B5" w14:textId="77777777" w:rsidTr="001801EB">
        <w:trPr>
          <w:ins w:id="2630" w:author="abahl02@student.ubc.ca" w:date="2023-07-19T12:17:00Z"/>
        </w:trPr>
        <w:tc>
          <w:tcPr>
            <w:tcW w:w="828" w:type="pct"/>
            <w:vMerge/>
            <w:vAlign w:val="bottom"/>
          </w:tcPr>
          <w:p w14:paraId="120E410F" w14:textId="476325DB" w:rsidR="0079172B" w:rsidRDefault="0079172B" w:rsidP="0079172B">
            <w:pPr>
              <w:spacing w:line="360" w:lineRule="auto"/>
              <w:jc w:val="both"/>
              <w:rPr>
                <w:ins w:id="2631" w:author="abahl02@student.ubc.ca" w:date="2023-07-19T12:17:00Z"/>
              </w:rPr>
            </w:pPr>
          </w:p>
        </w:tc>
        <w:tc>
          <w:tcPr>
            <w:tcW w:w="649" w:type="pct"/>
            <w:vAlign w:val="bottom"/>
          </w:tcPr>
          <w:p w14:paraId="47E295EB" w14:textId="77777777" w:rsidR="0079172B" w:rsidRDefault="0079172B" w:rsidP="0079172B">
            <w:pPr>
              <w:spacing w:line="360" w:lineRule="auto"/>
              <w:jc w:val="both"/>
              <w:rPr>
                <w:ins w:id="2632" w:author="abahl02@student.ubc.ca" w:date="2023-07-19T12:17:00Z"/>
              </w:rPr>
            </w:pPr>
            <w:ins w:id="2633" w:author="abahl02@student.ubc.ca" w:date="2023-07-19T12:17:00Z">
              <w:r>
                <w:rPr>
                  <w:sz w:val="20"/>
                  <w:szCs w:val="20"/>
                </w:rPr>
                <w:t>function</w:t>
              </w:r>
            </w:ins>
          </w:p>
        </w:tc>
        <w:tc>
          <w:tcPr>
            <w:tcW w:w="1165" w:type="pct"/>
            <w:vAlign w:val="bottom"/>
          </w:tcPr>
          <w:p w14:paraId="5A9E3E6C" w14:textId="4B2E99F5" w:rsidR="0079172B" w:rsidRDefault="002F65DC" w:rsidP="0079172B">
            <w:pPr>
              <w:spacing w:line="360" w:lineRule="auto"/>
              <w:jc w:val="both"/>
              <w:rPr>
                <w:ins w:id="2634" w:author="abahl02@student.ubc.ca" w:date="2023-07-19T12:17:00Z"/>
              </w:rPr>
            </w:pPr>
            <w:ins w:id="2635" w:author="abahl02@student.ubc.ca" w:date="2023-07-19T12:41:00Z">
              <w:r>
                <w:rPr>
                  <w:sz w:val="20"/>
                  <w:szCs w:val="20"/>
                </w:rPr>
                <w:t>M</w:t>
              </w:r>
            </w:ins>
            <w:ins w:id="2636" w:author="abahl02@student.ubc.ca" w:date="2023-07-19T12:17:00Z">
              <w:r w:rsidR="0079172B">
                <w:rPr>
                  <w:sz w:val="20"/>
                  <w:szCs w:val="20"/>
                </w:rPr>
                <w:t xml:space="preserve">aintenance </w:t>
              </w:r>
            </w:ins>
            <w:ins w:id="2637" w:author="abahl02@student.ubc.ca" w:date="2023-07-19T12:41:00Z">
              <w:r>
                <w:rPr>
                  <w:sz w:val="20"/>
                  <w:szCs w:val="20"/>
                </w:rPr>
                <w:t xml:space="preserve">- </w:t>
              </w:r>
            </w:ins>
            <w:ins w:id="2638" w:author="abahl02@student.ubc.ca" w:date="2023-07-19T12:17:00Z">
              <w:r w:rsidR="0079172B">
                <w:rPr>
                  <w:sz w:val="20"/>
                  <w:szCs w:val="20"/>
                </w:rPr>
                <w:t>excretion</w:t>
              </w:r>
            </w:ins>
          </w:p>
        </w:tc>
        <w:tc>
          <w:tcPr>
            <w:tcW w:w="1493" w:type="pct"/>
            <w:vAlign w:val="bottom"/>
          </w:tcPr>
          <w:p w14:paraId="03CD9E37" w14:textId="4559F669" w:rsidR="0079172B" w:rsidRDefault="0079172B" w:rsidP="0079172B">
            <w:pPr>
              <w:spacing w:line="360" w:lineRule="auto"/>
              <w:jc w:val="both"/>
              <w:rPr>
                <w:ins w:id="2639" w:author="abahl02@student.ubc.ca" w:date="2023-07-19T12:17:00Z"/>
              </w:rPr>
            </w:pPr>
            <w:ins w:id="2640" w:author="abahl02@student.ubc.ca" w:date="2023-07-19T12:34:00Z">
              <w:r>
                <w:rPr>
                  <w:sz w:val="20"/>
                  <w:szCs w:val="20"/>
                </w:rPr>
                <w:t>Heterotrophic carbon</w:t>
              </w:r>
            </w:ins>
          </w:p>
        </w:tc>
        <w:tc>
          <w:tcPr>
            <w:tcW w:w="865" w:type="pct"/>
            <w:vAlign w:val="bottom"/>
          </w:tcPr>
          <w:p w14:paraId="023B4374" w14:textId="77777777" w:rsidR="0079172B" w:rsidRDefault="0079172B" w:rsidP="0079172B">
            <w:pPr>
              <w:spacing w:line="360" w:lineRule="auto"/>
              <w:jc w:val="both"/>
              <w:rPr>
                <w:ins w:id="2641" w:author="abahl02@student.ubc.ca" w:date="2023-07-19T12:17:00Z"/>
              </w:rPr>
            </w:pPr>
            <w:ins w:id="2642" w:author="abahl02@student.ubc.ca" w:date="2023-07-19T12:17:00Z">
              <w:r>
                <w:rPr>
                  <w:sz w:val="20"/>
                  <w:szCs w:val="20"/>
                </w:rPr>
                <w:t>ID91</w:t>
              </w:r>
            </w:ins>
          </w:p>
        </w:tc>
      </w:tr>
      <w:tr w:rsidR="002F65DC" w14:paraId="79D460D0" w14:textId="77777777" w:rsidTr="00486063">
        <w:tblPrEx>
          <w:tblPrExChange w:id="2643" w:author="abahl02@student.ubc.ca" w:date="2023-07-19T12:41:00Z">
            <w:tblPrEx>
              <w:tblW w:w="6043" w:type="pct"/>
              <w:tblInd w:w="-995" w:type="dxa"/>
            </w:tblPrEx>
          </w:tblPrExChange>
        </w:tblPrEx>
        <w:trPr>
          <w:ins w:id="2644" w:author="abahl02@student.ubc.ca" w:date="2023-07-19T12:17:00Z"/>
          <w:trPrChange w:id="2645" w:author="abahl02@student.ubc.ca" w:date="2023-07-19T12:41:00Z">
            <w:trPr>
              <w:gridAfter w:val="0"/>
            </w:trPr>
          </w:trPrChange>
        </w:trPr>
        <w:tc>
          <w:tcPr>
            <w:tcW w:w="828" w:type="pct"/>
            <w:vMerge/>
            <w:vAlign w:val="bottom"/>
            <w:tcPrChange w:id="2646" w:author="abahl02@student.ubc.ca" w:date="2023-07-19T12:41:00Z">
              <w:tcPr>
                <w:tcW w:w="828" w:type="pct"/>
                <w:gridSpan w:val="2"/>
                <w:vMerge/>
                <w:vAlign w:val="bottom"/>
              </w:tcPr>
            </w:tcPrChange>
          </w:tcPr>
          <w:p w14:paraId="6BD827EE" w14:textId="20933021" w:rsidR="002F65DC" w:rsidRDefault="002F65DC" w:rsidP="002F65DC">
            <w:pPr>
              <w:spacing w:line="360" w:lineRule="auto"/>
              <w:jc w:val="both"/>
              <w:rPr>
                <w:ins w:id="2647" w:author="abahl02@student.ubc.ca" w:date="2023-07-19T12:17:00Z"/>
              </w:rPr>
            </w:pPr>
          </w:p>
        </w:tc>
        <w:tc>
          <w:tcPr>
            <w:tcW w:w="649" w:type="pct"/>
            <w:vAlign w:val="bottom"/>
            <w:tcPrChange w:id="2648" w:author="abahl02@student.ubc.ca" w:date="2023-07-19T12:41:00Z">
              <w:tcPr>
                <w:tcW w:w="649" w:type="pct"/>
                <w:gridSpan w:val="2"/>
                <w:vAlign w:val="bottom"/>
              </w:tcPr>
            </w:tcPrChange>
          </w:tcPr>
          <w:p w14:paraId="5E80C9C0" w14:textId="77777777" w:rsidR="002F65DC" w:rsidRDefault="002F65DC" w:rsidP="002F65DC">
            <w:pPr>
              <w:spacing w:line="360" w:lineRule="auto"/>
              <w:jc w:val="both"/>
              <w:rPr>
                <w:ins w:id="2649" w:author="abahl02@student.ubc.ca" w:date="2023-07-19T12:17:00Z"/>
              </w:rPr>
            </w:pPr>
            <w:ins w:id="2650" w:author="abahl02@student.ubc.ca" w:date="2023-07-19T12:17:00Z">
              <w:r>
                <w:rPr>
                  <w:sz w:val="20"/>
                  <w:szCs w:val="20"/>
                </w:rPr>
                <w:t>function</w:t>
              </w:r>
            </w:ins>
          </w:p>
        </w:tc>
        <w:tc>
          <w:tcPr>
            <w:tcW w:w="1165" w:type="pct"/>
            <w:tcPrChange w:id="2651" w:author="abahl02@student.ubc.ca" w:date="2023-07-19T12:41:00Z">
              <w:tcPr>
                <w:tcW w:w="1165" w:type="pct"/>
                <w:gridSpan w:val="2"/>
                <w:vAlign w:val="bottom"/>
              </w:tcPr>
            </w:tcPrChange>
          </w:tcPr>
          <w:p w14:paraId="0DC8A0FF" w14:textId="3C8CCAE2" w:rsidR="002F65DC" w:rsidRDefault="002F65DC" w:rsidP="002F65DC">
            <w:pPr>
              <w:spacing w:line="360" w:lineRule="auto"/>
              <w:jc w:val="both"/>
              <w:rPr>
                <w:ins w:id="2652" w:author="abahl02@student.ubc.ca" w:date="2023-07-19T12:17:00Z"/>
              </w:rPr>
            </w:pPr>
            <w:ins w:id="2653" w:author="abahl02@student.ubc.ca" w:date="2023-07-19T12:41:00Z">
              <w:r w:rsidRPr="0041103B">
                <w:rPr>
                  <w:sz w:val="20"/>
                  <w:szCs w:val="20"/>
                </w:rPr>
                <w:t>Maintenance - excretion</w:t>
              </w:r>
            </w:ins>
          </w:p>
        </w:tc>
        <w:tc>
          <w:tcPr>
            <w:tcW w:w="1493" w:type="pct"/>
            <w:vAlign w:val="bottom"/>
            <w:tcPrChange w:id="2654" w:author="abahl02@student.ubc.ca" w:date="2023-07-19T12:41:00Z">
              <w:tcPr>
                <w:tcW w:w="1493" w:type="pct"/>
                <w:gridSpan w:val="2"/>
                <w:vAlign w:val="bottom"/>
              </w:tcPr>
            </w:tcPrChange>
          </w:tcPr>
          <w:p w14:paraId="64D50CBC" w14:textId="1B60174F" w:rsidR="002F65DC" w:rsidRDefault="002F65DC" w:rsidP="002F65DC">
            <w:pPr>
              <w:spacing w:line="360" w:lineRule="auto"/>
              <w:jc w:val="both"/>
              <w:rPr>
                <w:ins w:id="2655" w:author="abahl02@student.ubc.ca" w:date="2023-07-19T12:17:00Z"/>
              </w:rPr>
            </w:pPr>
            <w:ins w:id="2656" w:author="abahl02@student.ubc.ca" w:date="2023-07-19T12:34:00Z">
              <w:r>
                <w:rPr>
                  <w:sz w:val="20"/>
                  <w:szCs w:val="20"/>
                </w:rPr>
                <w:t>Ice algae</w:t>
              </w:r>
            </w:ins>
          </w:p>
        </w:tc>
        <w:tc>
          <w:tcPr>
            <w:tcW w:w="865" w:type="pct"/>
            <w:vAlign w:val="bottom"/>
            <w:tcPrChange w:id="2657" w:author="abahl02@student.ubc.ca" w:date="2023-07-19T12:41:00Z">
              <w:tcPr>
                <w:tcW w:w="865" w:type="pct"/>
                <w:gridSpan w:val="2"/>
                <w:vAlign w:val="bottom"/>
              </w:tcPr>
            </w:tcPrChange>
          </w:tcPr>
          <w:p w14:paraId="5C5667AE" w14:textId="77777777" w:rsidR="002F65DC" w:rsidRDefault="002F65DC" w:rsidP="002F65DC">
            <w:pPr>
              <w:spacing w:line="360" w:lineRule="auto"/>
              <w:jc w:val="both"/>
              <w:rPr>
                <w:ins w:id="2658" w:author="abahl02@student.ubc.ca" w:date="2023-07-19T12:17:00Z"/>
              </w:rPr>
            </w:pPr>
            <w:ins w:id="2659" w:author="abahl02@student.ubc.ca" w:date="2023-07-19T12:17:00Z">
              <w:r>
                <w:rPr>
                  <w:sz w:val="20"/>
                  <w:szCs w:val="20"/>
                </w:rPr>
                <w:t>ID92</w:t>
              </w:r>
            </w:ins>
          </w:p>
        </w:tc>
      </w:tr>
      <w:tr w:rsidR="002F65DC" w14:paraId="7AF7DAF4" w14:textId="77777777" w:rsidTr="00486063">
        <w:tblPrEx>
          <w:tblPrExChange w:id="2660" w:author="abahl02@student.ubc.ca" w:date="2023-07-19T12:41:00Z">
            <w:tblPrEx>
              <w:tblW w:w="6043" w:type="pct"/>
              <w:tblInd w:w="-995" w:type="dxa"/>
            </w:tblPrEx>
          </w:tblPrExChange>
        </w:tblPrEx>
        <w:trPr>
          <w:ins w:id="2661" w:author="abahl02@student.ubc.ca" w:date="2023-07-19T12:17:00Z"/>
          <w:trPrChange w:id="2662" w:author="abahl02@student.ubc.ca" w:date="2023-07-19T12:41:00Z">
            <w:trPr>
              <w:gridAfter w:val="0"/>
            </w:trPr>
          </w:trPrChange>
        </w:trPr>
        <w:tc>
          <w:tcPr>
            <w:tcW w:w="828" w:type="pct"/>
            <w:vMerge/>
            <w:vAlign w:val="bottom"/>
            <w:tcPrChange w:id="2663" w:author="abahl02@student.ubc.ca" w:date="2023-07-19T12:41:00Z">
              <w:tcPr>
                <w:tcW w:w="828" w:type="pct"/>
                <w:gridSpan w:val="2"/>
                <w:vMerge/>
                <w:vAlign w:val="bottom"/>
              </w:tcPr>
            </w:tcPrChange>
          </w:tcPr>
          <w:p w14:paraId="63930D43" w14:textId="465B75C0" w:rsidR="002F65DC" w:rsidRDefault="002F65DC" w:rsidP="002F65DC">
            <w:pPr>
              <w:spacing w:line="360" w:lineRule="auto"/>
              <w:jc w:val="both"/>
              <w:rPr>
                <w:ins w:id="2664" w:author="abahl02@student.ubc.ca" w:date="2023-07-19T12:17:00Z"/>
              </w:rPr>
            </w:pPr>
          </w:p>
        </w:tc>
        <w:tc>
          <w:tcPr>
            <w:tcW w:w="649" w:type="pct"/>
            <w:vAlign w:val="bottom"/>
            <w:tcPrChange w:id="2665" w:author="abahl02@student.ubc.ca" w:date="2023-07-19T12:41:00Z">
              <w:tcPr>
                <w:tcW w:w="649" w:type="pct"/>
                <w:gridSpan w:val="2"/>
                <w:vAlign w:val="bottom"/>
              </w:tcPr>
            </w:tcPrChange>
          </w:tcPr>
          <w:p w14:paraId="1B70AD5E" w14:textId="77777777" w:rsidR="002F65DC" w:rsidRDefault="002F65DC" w:rsidP="002F65DC">
            <w:pPr>
              <w:spacing w:line="360" w:lineRule="auto"/>
              <w:jc w:val="both"/>
              <w:rPr>
                <w:ins w:id="2666" w:author="abahl02@student.ubc.ca" w:date="2023-07-19T12:17:00Z"/>
              </w:rPr>
            </w:pPr>
            <w:ins w:id="2667" w:author="abahl02@student.ubc.ca" w:date="2023-07-19T12:17:00Z">
              <w:r>
                <w:rPr>
                  <w:sz w:val="20"/>
                  <w:szCs w:val="20"/>
                </w:rPr>
                <w:t>function</w:t>
              </w:r>
            </w:ins>
          </w:p>
        </w:tc>
        <w:tc>
          <w:tcPr>
            <w:tcW w:w="1165" w:type="pct"/>
            <w:tcPrChange w:id="2668" w:author="abahl02@student.ubc.ca" w:date="2023-07-19T12:41:00Z">
              <w:tcPr>
                <w:tcW w:w="1165" w:type="pct"/>
                <w:gridSpan w:val="2"/>
                <w:vAlign w:val="bottom"/>
              </w:tcPr>
            </w:tcPrChange>
          </w:tcPr>
          <w:p w14:paraId="4CB7A373" w14:textId="1C564058" w:rsidR="002F65DC" w:rsidRDefault="002F65DC" w:rsidP="002F65DC">
            <w:pPr>
              <w:spacing w:line="360" w:lineRule="auto"/>
              <w:jc w:val="both"/>
              <w:rPr>
                <w:ins w:id="2669" w:author="abahl02@student.ubc.ca" w:date="2023-07-19T12:17:00Z"/>
              </w:rPr>
            </w:pPr>
            <w:ins w:id="2670" w:author="abahl02@student.ubc.ca" w:date="2023-07-19T12:41:00Z">
              <w:r w:rsidRPr="0041103B">
                <w:rPr>
                  <w:sz w:val="20"/>
                  <w:szCs w:val="20"/>
                </w:rPr>
                <w:t>Maintenance - excretion</w:t>
              </w:r>
            </w:ins>
          </w:p>
        </w:tc>
        <w:tc>
          <w:tcPr>
            <w:tcW w:w="1493" w:type="pct"/>
            <w:vAlign w:val="bottom"/>
            <w:tcPrChange w:id="2671" w:author="abahl02@student.ubc.ca" w:date="2023-07-19T12:41:00Z">
              <w:tcPr>
                <w:tcW w:w="1493" w:type="pct"/>
                <w:gridSpan w:val="2"/>
                <w:vAlign w:val="bottom"/>
              </w:tcPr>
            </w:tcPrChange>
          </w:tcPr>
          <w:p w14:paraId="3C064460" w14:textId="2F5CC73A" w:rsidR="002F65DC" w:rsidRDefault="002F65DC" w:rsidP="002F65DC">
            <w:pPr>
              <w:spacing w:line="360" w:lineRule="auto"/>
              <w:jc w:val="both"/>
              <w:rPr>
                <w:ins w:id="2672" w:author="abahl02@student.ubc.ca" w:date="2023-07-19T12:17:00Z"/>
              </w:rPr>
            </w:pPr>
            <w:ins w:id="2673" w:author="abahl02@student.ubc.ca" w:date="2023-07-19T12:34:00Z">
              <w:r>
                <w:rPr>
                  <w:sz w:val="20"/>
                  <w:szCs w:val="20"/>
                </w:rPr>
                <w:t>POC</w:t>
              </w:r>
            </w:ins>
          </w:p>
        </w:tc>
        <w:tc>
          <w:tcPr>
            <w:tcW w:w="865" w:type="pct"/>
            <w:vAlign w:val="bottom"/>
            <w:tcPrChange w:id="2674" w:author="abahl02@student.ubc.ca" w:date="2023-07-19T12:41:00Z">
              <w:tcPr>
                <w:tcW w:w="865" w:type="pct"/>
                <w:gridSpan w:val="2"/>
                <w:vAlign w:val="bottom"/>
              </w:tcPr>
            </w:tcPrChange>
          </w:tcPr>
          <w:p w14:paraId="5779E94C" w14:textId="77777777" w:rsidR="002F65DC" w:rsidRDefault="002F65DC" w:rsidP="002F65DC">
            <w:pPr>
              <w:spacing w:line="360" w:lineRule="auto"/>
              <w:jc w:val="both"/>
              <w:rPr>
                <w:ins w:id="2675" w:author="abahl02@student.ubc.ca" w:date="2023-07-19T12:17:00Z"/>
              </w:rPr>
            </w:pPr>
            <w:ins w:id="2676" w:author="abahl02@student.ubc.ca" w:date="2023-07-19T12:17:00Z">
              <w:r>
                <w:rPr>
                  <w:sz w:val="20"/>
                  <w:szCs w:val="20"/>
                </w:rPr>
                <w:t>ID93</w:t>
              </w:r>
            </w:ins>
          </w:p>
        </w:tc>
      </w:tr>
      <w:tr w:rsidR="002F65DC" w14:paraId="58EB34C4" w14:textId="77777777" w:rsidTr="00486063">
        <w:tblPrEx>
          <w:tblPrExChange w:id="2677" w:author="abahl02@student.ubc.ca" w:date="2023-07-19T12:41:00Z">
            <w:tblPrEx>
              <w:tblW w:w="6043" w:type="pct"/>
              <w:tblInd w:w="-995" w:type="dxa"/>
            </w:tblPrEx>
          </w:tblPrExChange>
        </w:tblPrEx>
        <w:trPr>
          <w:ins w:id="2678" w:author="abahl02@student.ubc.ca" w:date="2023-07-19T12:17:00Z"/>
          <w:trPrChange w:id="2679" w:author="abahl02@student.ubc.ca" w:date="2023-07-19T12:41:00Z">
            <w:trPr>
              <w:gridAfter w:val="0"/>
            </w:trPr>
          </w:trPrChange>
        </w:trPr>
        <w:tc>
          <w:tcPr>
            <w:tcW w:w="828" w:type="pct"/>
            <w:vMerge/>
            <w:vAlign w:val="bottom"/>
            <w:tcPrChange w:id="2680" w:author="abahl02@student.ubc.ca" w:date="2023-07-19T12:41:00Z">
              <w:tcPr>
                <w:tcW w:w="828" w:type="pct"/>
                <w:gridSpan w:val="2"/>
                <w:vMerge/>
                <w:vAlign w:val="bottom"/>
              </w:tcPr>
            </w:tcPrChange>
          </w:tcPr>
          <w:p w14:paraId="1197B463" w14:textId="5C9147E2" w:rsidR="002F65DC" w:rsidRDefault="002F65DC" w:rsidP="002F65DC">
            <w:pPr>
              <w:spacing w:line="360" w:lineRule="auto"/>
              <w:jc w:val="both"/>
              <w:rPr>
                <w:ins w:id="2681" w:author="abahl02@student.ubc.ca" w:date="2023-07-19T12:17:00Z"/>
              </w:rPr>
            </w:pPr>
          </w:p>
        </w:tc>
        <w:tc>
          <w:tcPr>
            <w:tcW w:w="649" w:type="pct"/>
            <w:vAlign w:val="bottom"/>
            <w:tcPrChange w:id="2682" w:author="abahl02@student.ubc.ca" w:date="2023-07-19T12:41:00Z">
              <w:tcPr>
                <w:tcW w:w="649" w:type="pct"/>
                <w:gridSpan w:val="2"/>
                <w:vAlign w:val="bottom"/>
              </w:tcPr>
            </w:tcPrChange>
          </w:tcPr>
          <w:p w14:paraId="03EFE341" w14:textId="77777777" w:rsidR="002F65DC" w:rsidRDefault="002F65DC" w:rsidP="002F65DC">
            <w:pPr>
              <w:spacing w:line="360" w:lineRule="auto"/>
              <w:jc w:val="both"/>
              <w:rPr>
                <w:ins w:id="2683" w:author="abahl02@student.ubc.ca" w:date="2023-07-19T12:17:00Z"/>
              </w:rPr>
            </w:pPr>
            <w:ins w:id="2684" w:author="abahl02@student.ubc.ca" w:date="2023-07-19T12:17:00Z">
              <w:r>
                <w:rPr>
                  <w:sz w:val="20"/>
                  <w:szCs w:val="20"/>
                </w:rPr>
                <w:t>function</w:t>
              </w:r>
            </w:ins>
          </w:p>
        </w:tc>
        <w:tc>
          <w:tcPr>
            <w:tcW w:w="1165" w:type="pct"/>
            <w:tcPrChange w:id="2685" w:author="abahl02@student.ubc.ca" w:date="2023-07-19T12:41:00Z">
              <w:tcPr>
                <w:tcW w:w="1165" w:type="pct"/>
                <w:gridSpan w:val="2"/>
                <w:vAlign w:val="bottom"/>
              </w:tcPr>
            </w:tcPrChange>
          </w:tcPr>
          <w:p w14:paraId="24EDEB50" w14:textId="7C9679C6" w:rsidR="002F65DC" w:rsidRDefault="002F65DC" w:rsidP="002F65DC">
            <w:pPr>
              <w:spacing w:line="360" w:lineRule="auto"/>
              <w:jc w:val="both"/>
              <w:rPr>
                <w:ins w:id="2686" w:author="abahl02@student.ubc.ca" w:date="2023-07-19T12:17:00Z"/>
              </w:rPr>
            </w:pPr>
            <w:ins w:id="2687" w:author="abahl02@student.ubc.ca" w:date="2023-07-19T12:41:00Z">
              <w:r w:rsidRPr="0041103B">
                <w:rPr>
                  <w:sz w:val="20"/>
                  <w:szCs w:val="20"/>
                </w:rPr>
                <w:t>Maintenance - excretion</w:t>
              </w:r>
            </w:ins>
          </w:p>
        </w:tc>
        <w:tc>
          <w:tcPr>
            <w:tcW w:w="1493" w:type="pct"/>
            <w:vAlign w:val="bottom"/>
            <w:tcPrChange w:id="2688" w:author="abahl02@student.ubc.ca" w:date="2023-07-19T12:41:00Z">
              <w:tcPr>
                <w:tcW w:w="1493" w:type="pct"/>
                <w:gridSpan w:val="2"/>
                <w:vAlign w:val="bottom"/>
              </w:tcPr>
            </w:tcPrChange>
          </w:tcPr>
          <w:p w14:paraId="56692677" w14:textId="4D16D3BF" w:rsidR="002F65DC" w:rsidRDefault="002F65DC" w:rsidP="002F65DC">
            <w:pPr>
              <w:spacing w:line="360" w:lineRule="auto"/>
              <w:jc w:val="both"/>
              <w:rPr>
                <w:ins w:id="2689" w:author="abahl02@student.ubc.ca" w:date="2023-07-19T12:17:00Z"/>
              </w:rPr>
            </w:pPr>
            <w:ins w:id="2690" w:author="abahl02@student.ubc.ca" w:date="2023-07-19T12:34:00Z">
              <w:r>
                <w:rPr>
                  <w:sz w:val="20"/>
                  <w:szCs w:val="20"/>
                </w:rPr>
                <w:t>Photoperiod</w:t>
              </w:r>
            </w:ins>
          </w:p>
        </w:tc>
        <w:tc>
          <w:tcPr>
            <w:tcW w:w="865" w:type="pct"/>
            <w:vAlign w:val="bottom"/>
            <w:tcPrChange w:id="2691" w:author="abahl02@student.ubc.ca" w:date="2023-07-19T12:41:00Z">
              <w:tcPr>
                <w:tcW w:w="865" w:type="pct"/>
                <w:gridSpan w:val="2"/>
                <w:vAlign w:val="bottom"/>
              </w:tcPr>
            </w:tcPrChange>
          </w:tcPr>
          <w:p w14:paraId="1AF58B3C" w14:textId="77777777" w:rsidR="002F65DC" w:rsidRDefault="002F65DC" w:rsidP="002F65DC">
            <w:pPr>
              <w:spacing w:line="360" w:lineRule="auto"/>
              <w:jc w:val="both"/>
              <w:rPr>
                <w:ins w:id="2692" w:author="abahl02@student.ubc.ca" w:date="2023-07-19T12:17:00Z"/>
              </w:rPr>
            </w:pPr>
            <w:ins w:id="2693" w:author="abahl02@student.ubc.ca" w:date="2023-07-19T12:17:00Z">
              <w:r>
                <w:rPr>
                  <w:sz w:val="20"/>
                  <w:szCs w:val="20"/>
                </w:rPr>
                <w:t>ID94</w:t>
              </w:r>
            </w:ins>
          </w:p>
        </w:tc>
      </w:tr>
      <w:tr w:rsidR="002F65DC" w14:paraId="273EA85A" w14:textId="77777777" w:rsidTr="00486063">
        <w:tblPrEx>
          <w:tblPrExChange w:id="2694" w:author="abahl02@student.ubc.ca" w:date="2023-07-19T12:41:00Z">
            <w:tblPrEx>
              <w:tblW w:w="6043" w:type="pct"/>
              <w:tblInd w:w="-995" w:type="dxa"/>
            </w:tblPrEx>
          </w:tblPrExChange>
        </w:tblPrEx>
        <w:trPr>
          <w:ins w:id="2695" w:author="abahl02@student.ubc.ca" w:date="2023-07-19T12:17:00Z"/>
          <w:trPrChange w:id="2696" w:author="abahl02@student.ubc.ca" w:date="2023-07-19T12:41:00Z">
            <w:trPr>
              <w:gridAfter w:val="0"/>
            </w:trPr>
          </w:trPrChange>
        </w:trPr>
        <w:tc>
          <w:tcPr>
            <w:tcW w:w="828" w:type="pct"/>
            <w:vMerge/>
            <w:vAlign w:val="bottom"/>
            <w:tcPrChange w:id="2697" w:author="abahl02@student.ubc.ca" w:date="2023-07-19T12:41:00Z">
              <w:tcPr>
                <w:tcW w:w="828" w:type="pct"/>
                <w:gridSpan w:val="2"/>
                <w:vMerge/>
                <w:vAlign w:val="bottom"/>
              </w:tcPr>
            </w:tcPrChange>
          </w:tcPr>
          <w:p w14:paraId="52543757" w14:textId="3BBB09AF" w:rsidR="002F65DC" w:rsidRDefault="002F65DC" w:rsidP="002F65DC">
            <w:pPr>
              <w:spacing w:line="360" w:lineRule="auto"/>
              <w:jc w:val="both"/>
              <w:rPr>
                <w:ins w:id="2698" w:author="abahl02@student.ubc.ca" w:date="2023-07-19T12:17:00Z"/>
              </w:rPr>
            </w:pPr>
          </w:p>
        </w:tc>
        <w:tc>
          <w:tcPr>
            <w:tcW w:w="649" w:type="pct"/>
            <w:vAlign w:val="bottom"/>
            <w:tcPrChange w:id="2699" w:author="abahl02@student.ubc.ca" w:date="2023-07-19T12:41:00Z">
              <w:tcPr>
                <w:tcW w:w="649" w:type="pct"/>
                <w:gridSpan w:val="2"/>
                <w:vAlign w:val="bottom"/>
              </w:tcPr>
            </w:tcPrChange>
          </w:tcPr>
          <w:p w14:paraId="03DBF347" w14:textId="77777777" w:rsidR="002F65DC" w:rsidRDefault="002F65DC" w:rsidP="002F65DC">
            <w:pPr>
              <w:spacing w:line="360" w:lineRule="auto"/>
              <w:jc w:val="both"/>
              <w:rPr>
                <w:ins w:id="2700" w:author="abahl02@student.ubc.ca" w:date="2023-07-19T12:17:00Z"/>
              </w:rPr>
            </w:pPr>
            <w:ins w:id="2701" w:author="abahl02@student.ubc.ca" w:date="2023-07-19T12:17:00Z">
              <w:r>
                <w:rPr>
                  <w:sz w:val="20"/>
                  <w:szCs w:val="20"/>
                </w:rPr>
                <w:t>function</w:t>
              </w:r>
            </w:ins>
          </w:p>
        </w:tc>
        <w:tc>
          <w:tcPr>
            <w:tcW w:w="1165" w:type="pct"/>
            <w:tcPrChange w:id="2702" w:author="abahl02@student.ubc.ca" w:date="2023-07-19T12:41:00Z">
              <w:tcPr>
                <w:tcW w:w="1165" w:type="pct"/>
                <w:gridSpan w:val="2"/>
                <w:vAlign w:val="bottom"/>
              </w:tcPr>
            </w:tcPrChange>
          </w:tcPr>
          <w:p w14:paraId="2810A923" w14:textId="7E2A3764" w:rsidR="002F65DC" w:rsidRDefault="002F65DC" w:rsidP="002F65DC">
            <w:pPr>
              <w:spacing w:line="360" w:lineRule="auto"/>
              <w:jc w:val="both"/>
              <w:rPr>
                <w:ins w:id="2703" w:author="abahl02@student.ubc.ca" w:date="2023-07-19T12:17:00Z"/>
              </w:rPr>
            </w:pPr>
            <w:ins w:id="2704" w:author="abahl02@student.ubc.ca" w:date="2023-07-19T12:41:00Z">
              <w:r w:rsidRPr="0041103B">
                <w:rPr>
                  <w:sz w:val="20"/>
                  <w:szCs w:val="20"/>
                </w:rPr>
                <w:t>Maintenance - excretion</w:t>
              </w:r>
            </w:ins>
          </w:p>
        </w:tc>
        <w:tc>
          <w:tcPr>
            <w:tcW w:w="1493" w:type="pct"/>
            <w:vAlign w:val="bottom"/>
            <w:tcPrChange w:id="2705" w:author="abahl02@student.ubc.ca" w:date="2023-07-19T12:41:00Z">
              <w:tcPr>
                <w:tcW w:w="1493" w:type="pct"/>
                <w:gridSpan w:val="2"/>
                <w:vAlign w:val="bottom"/>
              </w:tcPr>
            </w:tcPrChange>
          </w:tcPr>
          <w:p w14:paraId="22355BFD" w14:textId="6F08A027" w:rsidR="002F65DC" w:rsidRDefault="002F65DC" w:rsidP="002F65DC">
            <w:pPr>
              <w:spacing w:line="360" w:lineRule="auto"/>
              <w:jc w:val="both"/>
              <w:rPr>
                <w:ins w:id="2706" w:author="abahl02@student.ubc.ca" w:date="2023-07-19T12:17:00Z"/>
              </w:rPr>
            </w:pPr>
            <w:ins w:id="2707" w:author="abahl02@student.ubc.ca" w:date="2023-07-19T12:34:00Z">
              <w:r>
                <w:rPr>
                  <w:sz w:val="20"/>
                  <w:szCs w:val="20"/>
                </w:rPr>
                <w:t>Sea ice concentration</w:t>
              </w:r>
            </w:ins>
          </w:p>
        </w:tc>
        <w:tc>
          <w:tcPr>
            <w:tcW w:w="865" w:type="pct"/>
            <w:vAlign w:val="bottom"/>
            <w:tcPrChange w:id="2708" w:author="abahl02@student.ubc.ca" w:date="2023-07-19T12:41:00Z">
              <w:tcPr>
                <w:tcW w:w="865" w:type="pct"/>
                <w:gridSpan w:val="2"/>
                <w:vAlign w:val="bottom"/>
              </w:tcPr>
            </w:tcPrChange>
          </w:tcPr>
          <w:p w14:paraId="7416BC31" w14:textId="77777777" w:rsidR="002F65DC" w:rsidRDefault="002F65DC" w:rsidP="002F65DC">
            <w:pPr>
              <w:spacing w:line="360" w:lineRule="auto"/>
              <w:jc w:val="both"/>
              <w:rPr>
                <w:ins w:id="2709" w:author="abahl02@student.ubc.ca" w:date="2023-07-19T12:17:00Z"/>
              </w:rPr>
            </w:pPr>
            <w:ins w:id="2710" w:author="abahl02@student.ubc.ca" w:date="2023-07-19T12:17:00Z">
              <w:r>
                <w:rPr>
                  <w:sz w:val="20"/>
                  <w:szCs w:val="20"/>
                </w:rPr>
                <w:t>ID95</w:t>
              </w:r>
            </w:ins>
          </w:p>
        </w:tc>
      </w:tr>
      <w:tr w:rsidR="002F65DC" w14:paraId="11D66807" w14:textId="77777777" w:rsidTr="00486063">
        <w:tblPrEx>
          <w:tblPrExChange w:id="2711" w:author="abahl02@student.ubc.ca" w:date="2023-07-19T12:41:00Z">
            <w:tblPrEx>
              <w:tblW w:w="6043" w:type="pct"/>
              <w:tblInd w:w="-995" w:type="dxa"/>
            </w:tblPrEx>
          </w:tblPrExChange>
        </w:tblPrEx>
        <w:trPr>
          <w:ins w:id="2712" w:author="abahl02@student.ubc.ca" w:date="2023-07-19T12:17:00Z"/>
          <w:trPrChange w:id="2713" w:author="abahl02@student.ubc.ca" w:date="2023-07-19T12:41:00Z">
            <w:trPr>
              <w:gridAfter w:val="0"/>
            </w:trPr>
          </w:trPrChange>
        </w:trPr>
        <w:tc>
          <w:tcPr>
            <w:tcW w:w="828" w:type="pct"/>
            <w:vMerge/>
            <w:vAlign w:val="bottom"/>
            <w:tcPrChange w:id="2714" w:author="abahl02@student.ubc.ca" w:date="2023-07-19T12:41:00Z">
              <w:tcPr>
                <w:tcW w:w="828" w:type="pct"/>
                <w:gridSpan w:val="2"/>
                <w:vMerge/>
                <w:vAlign w:val="bottom"/>
              </w:tcPr>
            </w:tcPrChange>
          </w:tcPr>
          <w:p w14:paraId="29CD449C" w14:textId="4FB7C289" w:rsidR="002F65DC" w:rsidRDefault="002F65DC" w:rsidP="002F65DC">
            <w:pPr>
              <w:spacing w:line="360" w:lineRule="auto"/>
              <w:jc w:val="both"/>
              <w:rPr>
                <w:ins w:id="2715" w:author="abahl02@student.ubc.ca" w:date="2023-07-19T12:17:00Z"/>
              </w:rPr>
            </w:pPr>
          </w:p>
        </w:tc>
        <w:tc>
          <w:tcPr>
            <w:tcW w:w="649" w:type="pct"/>
            <w:vAlign w:val="bottom"/>
            <w:tcPrChange w:id="2716" w:author="abahl02@student.ubc.ca" w:date="2023-07-19T12:41:00Z">
              <w:tcPr>
                <w:tcW w:w="649" w:type="pct"/>
                <w:gridSpan w:val="2"/>
                <w:vAlign w:val="bottom"/>
              </w:tcPr>
            </w:tcPrChange>
          </w:tcPr>
          <w:p w14:paraId="42CDEC30" w14:textId="77777777" w:rsidR="002F65DC" w:rsidRDefault="002F65DC" w:rsidP="002F65DC">
            <w:pPr>
              <w:spacing w:line="360" w:lineRule="auto"/>
              <w:jc w:val="both"/>
              <w:rPr>
                <w:ins w:id="2717" w:author="abahl02@student.ubc.ca" w:date="2023-07-19T12:17:00Z"/>
              </w:rPr>
            </w:pPr>
            <w:ins w:id="2718" w:author="abahl02@student.ubc.ca" w:date="2023-07-19T12:17:00Z">
              <w:r>
                <w:rPr>
                  <w:sz w:val="20"/>
                  <w:szCs w:val="20"/>
                </w:rPr>
                <w:t>function</w:t>
              </w:r>
            </w:ins>
          </w:p>
        </w:tc>
        <w:tc>
          <w:tcPr>
            <w:tcW w:w="1165" w:type="pct"/>
            <w:tcPrChange w:id="2719" w:author="abahl02@student.ubc.ca" w:date="2023-07-19T12:41:00Z">
              <w:tcPr>
                <w:tcW w:w="1165" w:type="pct"/>
                <w:gridSpan w:val="2"/>
                <w:vAlign w:val="bottom"/>
              </w:tcPr>
            </w:tcPrChange>
          </w:tcPr>
          <w:p w14:paraId="70EACD45" w14:textId="5CC1E19B" w:rsidR="002F65DC" w:rsidRDefault="002F65DC" w:rsidP="002F65DC">
            <w:pPr>
              <w:spacing w:line="360" w:lineRule="auto"/>
              <w:jc w:val="both"/>
              <w:rPr>
                <w:ins w:id="2720" w:author="abahl02@student.ubc.ca" w:date="2023-07-19T12:17:00Z"/>
              </w:rPr>
            </w:pPr>
            <w:ins w:id="2721" w:author="abahl02@student.ubc.ca" w:date="2023-07-19T12:41:00Z">
              <w:r w:rsidRPr="0041103B">
                <w:rPr>
                  <w:sz w:val="20"/>
                  <w:szCs w:val="20"/>
                </w:rPr>
                <w:t>Maintenance - excretion</w:t>
              </w:r>
            </w:ins>
          </w:p>
        </w:tc>
        <w:tc>
          <w:tcPr>
            <w:tcW w:w="1493" w:type="pct"/>
            <w:vAlign w:val="bottom"/>
            <w:tcPrChange w:id="2722" w:author="abahl02@student.ubc.ca" w:date="2023-07-19T12:41:00Z">
              <w:tcPr>
                <w:tcW w:w="1493" w:type="pct"/>
                <w:gridSpan w:val="2"/>
                <w:vAlign w:val="bottom"/>
              </w:tcPr>
            </w:tcPrChange>
          </w:tcPr>
          <w:p w14:paraId="7AD1B61E" w14:textId="2803309B" w:rsidR="002F65DC" w:rsidRDefault="002F65DC" w:rsidP="002F65DC">
            <w:pPr>
              <w:spacing w:line="360" w:lineRule="auto"/>
              <w:jc w:val="both"/>
              <w:rPr>
                <w:ins w:id="2723" w:author="abahl02@student.ubc.ca" w:date="2023-07-19T12:17:00Z"/>
              </w:rPr>
            </w:pPr>
            <w:ins w:id="2724" w:author="abahl02@student.ubc.ca" w:date="2023-07-19T12:34:00Z">
              <w:r>
                <w:rPr>
                  <w:sz w:val="20"/>
                  <w:szCs w:val="20"/>
                </w:rPr>
                <w:t>Heterotrophic carbon</w:t>
              </w:r>
            </w:ins>
          </w:p>
        </w:tc>
        <w:tc>
          <w:tcPr>
            <w:tcW w:w="865" w:type="pct"/>
            <w:vAlign w:val="bottom"/>
            <w:tcPrChange w:id="2725" w:author="abahl02@student.ubc.ca" w:date="2023-07-19T12:41:00Z">
              <w:tcPr>
                <w:tcW w:w="865" w:type="pct"/>
                <w:gridSpan w:val="2"/>
                <w:vAlign w:val="bottom"/>
              </w:tcPr>
            </w:tcPrChange>
          </w:tcPr>
          <w:p w14:paraId="5A448606" w14:textId="77777777" w:rsidR="002F65DC" w:rsidRDefault="002F65DC" w:rsidP="002F65DC">
            <w:pPr>
              <w:spacing w:line="360" w:lineRule="auto"/>
              <w:jc w:val="both"/>
              <w:rPr>
                <w:ins w:id="2726" w:author="abahl02@student.ubc.ca" w:date="2023-07-19T12:17:00Z"/>
              </w:rPr>
            </w:pPr>
            <w:ins w:id="2727" w:author="abahl02@student.ubc.ca" w:date="2023-07-19T12:17:00Z">
              <w:r>
                <w:rPr>
                  <w:sz w:val="20"/>
                  <w:szCs w:val="20"/>
                </w:rPr>
                <w:t>ID96</w:t>
              </w:r>
            </w:ins>
          </w:p>
        </w:tc>
      </w:tr>
      <w:tr w:rsidR="0079172B" w14:paraId="5144CA60" w14:textId="77777777" w:rsidTr="001801EB">
        <w:trPr>
          <w:ins w:id="2728" w:author="abahl02@student.ubc.ca" w:date="2023-07-19T12:17:00Z"/>
        </w:trPr>
        <w:tc>
          <w:tcPr>
            <w:tcW w:w="828" w:type="pct"/>
            <w:vMerge/>
            <w:vAlign w:val="bottom"/>
          </w:tcPr>
          <w:p w14:paraId="696191D5" w14:textId="39A7EBA4" w:rsidR="0079172B" w:rsidRDefault="0079172B" w:rsidP="0079172B">
            <w:pPr>
              <w:spacing w:line="360" w:lineRule="auto"/>
              <w:jc w:val="both"/>
              <w:rPr>
                <w:ins w:id="2729" w:author="abahl02@student.ubc.ca" w:date="2023-07-19T12:17:00Z"/>
              </w:rPr>
            </w:pPr>
          </w:p>
        </w:tc>
        <w:tc>
          <w:tcPr>
            <w:tcW w:w="649" w:type="pct"/>
            <w:vAlign w:val="bottom"/>
          </w:tcPr>
          <w:p w14:paraId="5F24888C" w14:textId="74ADD01A" w:rsidR="0079172B" w:rsidRDefault="0079172B" w:rsidP="0079172B">
            <w:pPr>
              <w:spacing w:line="360" w:lineRule="auto"/>
              <w:jc w:val="both"/>
              <w:rPr>
                <w:ins w:id="2730" w:author="abahl02@student.ubc.ca" w:date="2023-07-19T12:17:00Z"/>
              </w:rPr>
            </w:pPr>
            <w:ins w:id="2731" w:author="abahl02@student.ubc.ca" w:date="2023-07-19T12:17:00Z">
              <w:r>
                <w:rPr>
                  <w:sz w:val="20"/>
                  <w:szCs w:val="20"/>
                </w:rPr>
                <w:t>S</w:t>
              </w:r>
              <w:r>
                <w:rPr>
                  <w:sz w:val="20"/>
                  <w:szCs w:val="20"/>
                </w:rPr>
                <w:t>tate</w:t>
              </w:r>
            </w:ins>
            <w:ins w:id="2732" w:author="abahl02@student.ubc.ca" w:date="2023-07-19T12:31:00Z">
              <w:r>
                <w:rPr>
                  <w:sz w:val="20"/>
                  <w:szCs w:val="20"/>
                </w:rPr>
                <w:t xml:space="preserve"> </w:t>
              </w:r>
            </w:ins>
            <w:ins w:id="2733" w:author="abahl02@student.ubc.ca" w:date="2023-07-19T12:17:00Z">
              <w:r>
                <w:rPr>
                  <w:sz w:val="20"/>
                  <w:szCs w:val="20"/>
                </w:rPr>
                <w:t>var</w:t>
              </w:r>
            </w:ins>
          </w:p>
        </w:tc>
        <w:tc>
          <w:tcPr>
            <w:tcW w:w="1165" w:type="pct"/>
            <w:vAlign w:val="bottom"/>
          </w:tcPr>
          <w:p w14:paraId="1797397B" w14:textId="0F18D05B" w:rsidR="0079172B" w:rsidRDefault="0079172B" w:rsidP="0079172B">
            <w:pPr>
              <w:spacing w:line="360" w:lineRule="auto"/>
              <w:jc w:val="both"/>
              <w:rPr>
                <w:ins w:id="2734" w:author="abahl02@student.ubc.ca" w:date="2023-07-19T12:17:00Z"/>
              </w:rPr>
            </w:pPr>
            <w:ins w:id="2735" w:author="abahl02@student.ubc.ca" w:date="2023-07-19T12:33:00Z">
              <w:r>
                <w:rPr>
                  <w:sz w:val="20"/>
                  <w:szCs w:val="20"/>
                </w:rPr>
                <w:t>Tissue, reserves, carbs</w:t>
              </w:r>
            </w:ins>
          </w:p>
        </w:tc>
        <w:tc>
          <w:tcPr>
            <w:tcW w:w="1493" w:type="pct"/>
            <w:vAlign w:val="bottom"/>
          </w:tcPr>
          <w:p w14:paraId="1F84D643" w14:textId="77777777" w:rsidR="0079172B" w:rsidRDefault="0079172B" w:rsidP="0079172B">
            <w:pPr>
              <w:spacing w:line="360" w:lineRule="auto"/>
              <w:jc w:val="both"/>
              <w:rPr>
                <w:ins w:id="2736" w:author="abahl02@student.ubc.ca" w:date="2023-07-19T12:17:00Z"/>
              </w:rPr>
            </w:pPr>
            <w:ins w:id="2737" w:author="abahl02@student.ubc.ca" w:date="2023-07-19T12:17:00Z">
              <w:r>
                <w:rPr>
                  <w:sz w:val="20"/>
                  <w:szCs w:val="20"/>
                </w:rPr>
                <w:t>NA</w:t>
              </w:r>
            </w:ins>
          </w:p>
        </w:tc>
        <w:tc>
          <w:tcPr>
            <w:tcW w:w="865" w:type="pct"/>
            <w:vAlign w:val="bottom"/>
          </w:tcPr>
          <w:p w14:paraId="461C931E" w14:textId="77777777" w:rsidR="0079172B" w:rsidRDefault="0079172B" w:rsidP="0079172B">
            <w:pPr>
              <w:spacing w:line="360" w:lineRule="auto"/>
              <w:jc w:val="both"/>
              <w:rPr>
                <w:ins w:id="2738" w:author="abahl02@student.ubc.ca" w:date="2023-07-19T12:17:00Z"/>
              </w:rPr>
            </w:pPr>
            <w:ins w:id="2739" w:author="abahl02@student.ubc.ca" w:date="2023-07-19T12:17:00Z">
              <w:r>
                <w:rPr>
                  <w:sz w:val="20"/>
                  <w:szCs w:val="20"/>
                </w:rPr>
                <w:t>ID97</w:t>
              </w:r>
            </w:ins>
          </w:p>
        </w:tc>
      </w:tr>
      <w:tr w:rsidR="0079172B" w14:paraId="7606E7A2" w14:textId="77777777" w:rsidTr="001801EB">
        <w:trPr>
          <w:ins w:id="2740" w:author="abahl02@student.ubc.ca" w:date="2023-07-19T12:17:00Z"/>
        </w:trPr>
        <w:tc>
          <w:tcPr>
            <w:tcW w:w="828" w:type="pct"/>
            <w:vMerge/>
            <w:vAlign w:val="bottom"/>
          </w:tcPr>
          <w:p w14:paraId="5714B4F7" w14:textId="53D9E692" w:rsidR="0079172B" w:rsidRDefault="0079172B" w:rsidP="0079172B">
            <w:pPr>
              <w:spacing w:line="360" w:lineRule="auto"/>
              <w:jc w:val="both"/>
              <w:rPr>
                <w:ins w:id="2741" w:author="abahl02@student.ubc.ca" w:date="2023-07-19T12:17:00Z"/>
              </w:rPr>
            </w:pPr>
          </w:p>
        </w:tc>
        <w:tc>
          <w:tcPr>
            <w:tcW w:w="649" w:type="pct"/>
            <w:vAlign w:val="bottom"/>
          </w:tcPr>
          <w:p w14:paraId="506F5DBE" w14:textId="162A15A0" w:rsidR="0079172B" w:rsidRDefault="0079172B" w:rsidP="0079172B">
            <w:pPr>
              <w:spacing w:line="360" w:lineRule="auto"/>
              <w:jc w:val="both"/>
              <w:rPr>
                <w:ins w:id="2742" w:author="abahl02@student.ubc.ca" w:date="2023-07-19T12:17:00Z"/>
              </w:rPr>
            </w:pPr>
            <w:ins w:id="2743" w:author="abahl02@student.ubc.ca" w:date="2023-07-19T12:31:00Z">
              <w:r>
                <w:rPr>
                  <w:sz w:val="20"/>
                  <w:szCs w:val="20"/>
                </w:rPr>
                <w:t>S</w:t>
              </w:r>
              <w:r>
                <w:rPr>
                  <w:sz w:val="20"/>
                  <w:szCs w:val="20"/>
                </w:rPr>
                <w:t>tate</w:t>
              </w:r>
              <w:r>
                <w:rPr>
                  <w:sz w:val="20"/>
                  <w:szCs w:val="20"/>
                </w:rPr>
                <w:t xml:space="preserve"> </w:t>
              </w:r>
              <w:r>
                <w:rPr>
                  <w:sz w:val="20"/>
                  <w:szCs w:val="20"/>
                </w:rPr>
                <w:t>var</w:t>
              </w:r>
            </w:ins>
          </w:p>
        </w:tc>
        <w:tc>
          <w:tcPr>
            <w:tcW w:w="1165" w:type="pct"/>
            <w:vAlign w:val="bottom"/>
          </w:tcPr>
          <w:p w14:paraId="5B6C1F15" w14:textId="398A5B8B" w:rsidR="0079172B" w:rsidRDefault="0079172B" w:rsidP="0079172B">
            <w:pPr>
              <w:spacing w:line="360" w:lineRule="auto"/>
              <w:jc w:val="both"/>
              <w:rPr>
                <w:ins w:id="2744" w:author="abahl02@student.ubc.ca" w:date="2023-07-19T12:17:00Z"/>
              </w:rPr>
            </w:pPr>
            <w:ins w:id="2745" w:author="abahl02@student.ubc.ca" w:date="2023-07-19T12:33:00Z">
              <w:r>
                <w:rPr>
                  <w:sz w:val="20"/>
                  <w:szCs w:val="20"/>
                </w:rPr>
                <w:t>Tissue, reserves, proteins</w:t>
              </w:r>
            </w:ins>
          </w:p>
        </w:tc>
        <w:tc>
          <w:tcPr>
            <w:tcW w:w="1493" w:type="pct"/>
            <w:vAlign w:val="bottom"/>
          </w:tcPr>
          <w:p w14:paraId="5DF15965" w14:textId="77777777" w:rsidR="0079172B" w:rsidRDefault="0079172B" w:rsidP="0079172B">
            <w:pPr>
              <w:spacing w:line="360" w:lineRule="auto"/>
              <w:jc w:val="both"/>
              <w:rPr>
                <w:ins w:id="2746" w:author="abahl02@student.ubc.ca" w:date="2023-07-19T12:17:00Z"/>
              </w:rPr>
            </w:pPr>
            <w:ins w:id="2747" w:author="abahl02@student.ubc.ca" w:date="2023-07-19T12:17:00Z">
              <w:r>
                <w:rPr>
                  <w:sz w:val="20"/>
                  <w:szCs w:val="20"/>
                </w:rPr>
                <w:t>NA</w:t>
              </w:r>
            </w:ins>
          </w:p>
        </w:tc>
        <w:tc>
          <w:tcPr>
            <w:tcW w:w="865" w:type="pct"/>
            <w:vAlign w:val="bottom"/>
          </w:tcPr>
          <w:p w14:paraId="0EFF5FB2" w14:textId="77777777" w:rsidR="0079172B" w:rsidRDefault="0079172B" w:rsidP="0079172B">
            <w:pPr>
              <w:spacing w:line="360" w:lineRule="auto"/>
              <w:jc w:val="both"/>
              <w:rPr>
                <w:ins w:id="2748" w:author="abahl02@student.ubc.ca" w:date="2023-07-19T12:17:00Z"/>
              </w:rPr>
            </w:pPr>
            <w:ins w:id="2749" w:author="abahl02@student.ubc.ca" w:date="2023-07-19T12:17:00Z">
              <w:r>
                <w:rPr>
                  <w:sz w:val="20"/>
                  <w:szCs w:val="20"/>
                </w:rPr>
                <w:t>ID98</w:t>
              </w:r>
            </w:ins>
          </w:p>
        </w:tc>
      </w:tr>
      <w:tr w:rsidR="0079172B" w14:paraId="21502B34" w14:textId="77777777" w:rsidTr="001801EB">
        <w:trPr>
          <w:ins w:id="2750" w:author="abahl02@student.ubc.ca" w:date="2023-07-19T12:17:00Z"/>
        </w:trPr>
        <w:tc>
          <w:tcPr>
            <w:tcW w:w="828" w:type="pct"/>
            <w:vMerge/>
            <w:vAlign w:val="bottom"/>
          </w:tcPr>
          <w:p w14:paraId="01F125FF" w14:textId="078BB97E" w:rsidR="0079172B" w:rsidRDefault="0079172B" w:rsidP="0079172B">
            <w:pPr>
              <w:spacing w:line="360" w:lineRule="auto"/>
              <w:jc w:val="both"/>
              <w:rPr>
                <w:ins w:id="2751" w:author="abahl02@student.ubc.ca" w:date="2023-07-19T12:17:00Z"/>
              </w:rPr>
            </w:pPr>
          </w:p>
        </w:tc>
        <w:tc>
          <w:tcPr>
            <w:tcW w:w="649" w:type="pct"/>
            <w:vAlign w:val="bottom"/>
          </w:tcPr>
          <w:p w14:paraId="1B4B49BB" w14:textId="0B79C996" w:rsidR="0079172B" w:rsidRDefault="0079172B" w:rsidP="0079172B">
            <w:pPr>
              <w:spacing w:line="360" w:lineRule="auto"/>
              <w:jc w:val="both"/>
              <w:rPr>
                <w:ins w:id="2752" w:author="abahl02@student.ubc.ca" w:date="2023-07-19T12:17:00Z"/>
              </w:rPr>
            </w:pPr>
            <w:ins w:id="2753" w:author="abahl02@student.ubc.ca" w:date="2023-07-19T12:31:00Z">
              <w:r>
                <w:rPr>
                  <w:sz w:val="20"/>
                  <w:szCs w:val="20"/>
                </w:rPr>
                <w:t>S</w:t>
              </w:r>
              <w:r>
                <w:rPr>
                  <w:sz w:val="20"/>
                  <w:szCs w:val="20"/>
                </w:rPr>
                <w:t>tate</w:t>
              </w:r>
              <w:r>
                <w:rPr>
                  <w:sz w:val="20"/>
                  <w:szCs w:val="20"/>
                </w:rPr>
                <w:t xml:space="preserve"> </w:t>
              </w:r>
              <w:r>
                <w:rPr>
                  <w:sz w:val="20"/>
                  <w:szCs w:val="20"/>
                </w:rPr>
                <w:t>var</w:t>
              </w:r>
            </w:ins>
          </w:p>
        </w:tc>
        <w:tc>
          <w:tcPr>
            <w:tcW w:w="1165" w:type="pct"/>
            <w:vAlign w:val="bottom"/>
          </w:tcPr>
          <w:p w14:paraId="32585737" w14:textId="2E9596EF" w:rsidR="0079172B" w:rsidRDefault="0079172B" w:rsidP="0079172B">
            <w:pPr>
              <w:spacing w:line="360" w:lineRule="auto"/>
              <w:jc w:val="both"/>
              <w:rPr>
                <w:ins w:id="2754" w:author="abahl02@student.ubc.ca" w:date="2023-07-19T12:17:00Z"/>
              </w:rPr>
            </w:pPr>
            <w:ins w:id="2755" w:author="abahl02@student.ubc.ca" w:date="2023-07-19T12:33:00Z">
              <w:r>
                <w:rPr>
                  <w:sz w:val="20"/>
                  <w:szCs w:val="20"/>
                </w:rPr>
                <w:t>Tissue, reserves, lipids</w:t>
              </w:r>
            </w:ins>
          </w:p>
        </w:tc>
        <w:tc>
          <w:tcPr>
            <w:tcW w:w="1493" w:type="pct"/>
            <w:vAlign w:val="bottom"/>
          </w:tcPr>
          <w:p w14:paraId="0216A004" w14:textId="77777777" w:rsidR="0079172B" w:rsidRDefault="0079172B" w:rsidP="0079172B">
            <w:pPr>
              <w:spacing w:line="360" w:lineRule="auto"/>
              <w:jc w:val="both"/>
              <w:rPr>
                <w:ins w:id="2756" w:author="abahl02@student.ubc.ca" w:date="2023-07-19T12:17:00Z"/>
              </w:rPr>
            </w:pPr>
            <w:ins w:id="2757" w:author="abahl02@student.ubc.ca" w:date="2023-07-19T12:17:00Z">
              <w:r>
                <w:rPr>
                  <w:sz w:val="20"/>
                  <w:szCs w:val="20"/>
                </w:rPr>
                <w:t>NA</w:t>
              </w:r>
            </w:ins>
          </w:p>
        </w:tc>
        <w:tc>
          <w:tcPr>
            <w:tcW w:w="865" w:type="pct"/>
            <w:vAlign w:val="bottom"/>
          </w:tcPr>
          <w:p w14:paraId="3905746C" w14:textId="77777777" w:rsidR="0079172B" w:rsidRDefault="0079172B" w:rsidP="0079172B">
            <w:pPr>
              <w:spacing w:line="360" w:lineRule="auto"/>
              <w:jc w:val="both"/>
              <w:rPr>
                <w:ins w:id="2758" w:author="abahl02@student.ubc.ca" w:date="2023-07-19T12:17:00Z"/>
              </w:rPr>
            </w:pPr>
            <w:ins w:id="2759" w:author="abahl02@student.ubc.ca" w:date="2023-07-19T12:17:00Z">
              <w:r>
                <w:rPr>
                  <w:sz w:val="20"/>
                  <w:szCs w:val="20"/>
                </w:rPr>
                <w:t>ID99</w:t>
              </w:r>
            </w:ins>
          </w:p>
        </w:tc>
      </w:tr>
    </w:tbl>
    <w:p w14:paraId="2E632A3E" w14:textId="3FCE9CA9" w:rsidR="0079172B" w:rsidRDefault="0079172B" w:rsidP="0079172B">
      <w:pPr>
        <w:spacing w:line="360" w:lineRule="auto"/>
        <w:jc w:val="both"/>
        <w:rPr>
          <w:ins w:id="2760" w:author="abahl02@student.ubc.ca" w:date="2023-07-19T12:30:00Z"/>
        </w:rPr>
      </w:pPr>
      <w:ins w:id="2761" w:author="abahl02@student.ubc.ca" w:date="2023-07-19T12:30:00Z">
        <w:r>
          <w:t>Table S</w:t>
        </w:r>
        <w:r>
          <w:t>1</w:t>
        </w:r>
        <w:r>
          <w:t xml:space="preserve">. </w:t>
        </w:r>
      </w:ins>
    </w:p>
    <w:p w14:paraId="5CE89EF8" w14:textId="77777777" w:rsidR="006A263D" w:rsidRDefault="006A263D" w:rsidP="00D654BE">
      <w:pPr>
        <w:spacing w:line="360" w:lineRule="auto"/>
        <w:jc w:val="both"/>
        <w:rPr>
          <w:ins w:id="2762" w:author="abahl02@student.ubc.ca" w:date="2023-07-19T12:25:00Z"/>
        </w:rPr>
      </w:pPr>
    </w:p>
    <w:p w14:paraId="1286469E" w14:textId="77777777" w:rsidR="00422C3E" w:rsidRDefault="00422C3E" w:rsidP="00D654BE">
      <w:pPr>
        <w:spacing w:line="360" w:lineRule="auto"/>
        <w:jc w:val="both"/>
        <w:rPr>
          <w:ins w:id="2763" w:author="abahl02@student.ubc.ca" w:date="2023-07-19T12:25:00Z"/>
        </w:rPr>
      </w:pPr>
    </w:p>
    <w:p w14:paraId="442ABFC6" w14:textId="77777777" w:rsidR="00422C3E" w:rsidRDefault="00422C3E" w:rsidP="00D654BE">
      <w:pPr>
        <w:spacing w:line="360" w:lineRule="auto"/>
        <w:jc w:val="both"/>
        <w:rPr>
          <w:ins w:id="2764" w:author="abahl02@student.ubc.ca" w:date="2023-07-19T12:25:00Z"/>
        </w:rPr>
      </w:pPr>
    </w:p>
    <w:p w14:paraId="5C7AFB6E" w14:textId="77777777" w:rsidR="00422C3E" w:rsidRDefault="00422C3E" w:rsidP="00D654BE">
      <w:pPr>
        <w:spacing w:line="360" w:lineRule="auto"/>
        <w:jc w:val="both"/>
        <w:rPr>
          <w:ins w:id="2765" w:author="abahl02@student.ubc.ca" w:date="2023-07-19T12:25:00Z"/>
        </w:rPr>
      </w:pPr>
    </w:p>
    <w:p w14:paraId="7EA5633E" w14:textId="77777777" w:rsidR="00422C3E" w:rsidRDefault="00422C3E" w:rsidP="00D654BE">
      <w:pPr>
        <w:spacing w:line="360" w:lineRule="auto"/>
        <w:jc w:val="both"/>
        <w:rPr>
          <w:ins w:id="2766" w:author="abahl02@student.ubc.ca" w:date="2023-07-19T12:25:00Z"/>
        </w:rPr>
      </w:pPr>
    </w:p>
    <w:tbl>
      <w:tblPr>
        <w:tblStyle w:val="TableGrid"/>
        <w:tblW w:w="6087" w:type="pct"/>
        <w:tblInd w:w="-995" w:type="dxa"/>
        <w:tblLayout w:type="fixed"/>
        <w:tblLook w:val="04A0" w:firstRow="1" w:lastRow="0" w:firstColumn="1" w:lastColumn="0" w:noHBand="0" w:noVBand="1"/>
        <w:tblPrChange w:id="2767" w:author="abahl02@student.ubc.ca" w:date="2023-07-19T12:30:00Z">
          <w:tblPr>
            <w:tblStyle w:val="TableGrid"/>
            <w:tblW w:w="5258" w:type="pct"/>
            <w:tblInd w:w="-995" w:type="dxa"/>
            <w:tblLayout w:type="fixed"/>
            <w:tblLook w:val="04A0" w:firstRow="1" w:lastRow="0" w:firstColumn="1" w:lastColumn="0" w:noHBand="0" w:noVBand="1"/>
          </w:tblPr>
        </w:tblPrChange>
      </w:tblPr>
      <w:tblGrid>
        <w:gridCol w:w="3779"/>
        <w:gridCol w:w="4322"/>
        <w:gridCol w:w="2879"/>
        <w:tblGridChange w:id="2768">
          <w:tblGrid>
            <w:gridCol w:w="2540"/>
            <w:gridCol w:w="3255"/>
            <w:gridCol w:w="1885"/>
          </w:tblGrid>
        </w:tblGridChange>
      </w:tblGrid>
      <w:tr w:rsidR="0079172B" w14:paraId="63F9A1AD" w14:textId="77777777" w:rsidTr="0079172B">
        <w:trPr>
          <w:ins w:id="2769" w:author="abahl02@student.ubc.ca" w:date="2023-07-19T12:25:00Z"/>
        </w:trPr>
        <w:tc>
          <w:tcPr>
            <w:tcW w:w="1721" w:type="pct"/>
            <w:vAlign w:val="bottom"/>
            <w:tcPrChange w:id="2770" w:author="abahl02@student.ubc.ca" w:date="2023-07-19T12:30:00Z">
              <w:tcPr>
                <w:tcW w:w="1339" w:type="pct"/>
                <w:vAlign w:val="bottom"/>
              </w:tcPr>
            </w:tcPrChange>
          </w:tcPr>
          <w:p w14:paraId="3EBF8367" w14:textId="2928918D" w:rsidR="0079172B" w:rsidRPr="00422C3E" w:rsidRDefault="0079172B" w:rsidP="00422C3E">
            <w:pPr>
              <w:spacing w:line="360" w:lineRule="auto"/>
              <w:jc w:val="center"/>
              <w:rPr>
                <w:ins w:id="2771" w:author="abahl02@student.ubc.ca" w:date="2023-07-19T12:25:00Z"/>
                <w:b/>
                <w:bCs/>
                <w:sz w:val="20"/>
                <w:szCs w:val="20"/>
                <w:rPrChange w:id="2772" w:author="abahl02@student.ubc.ca" w:date="2023-07-19T12:26:00Z">
                  <w:rPr>
                    <w:ins w:id="2773" w:author="abahl02@student.ubc.ca" w:date="2023-07-19T12:25:00Z"/>
                  </w:rPr>
                </w:rPrChange>
              </w:rPr>
              <w:pPrChange w:id="2774" w:author="abahl02@student.ubc.ca" w:date="2023-07-19T12:25:00Z">
                <w:pPr>
                  <w:spacing w:line="360" w:lineRule="auto"/>
                  <w:jc w:val="both"/>
                </w:pPr>
              </w:pPrChange>
            </w:pPr>
            <w:ins w:id="2775" w:author="abahl02@student.ubc.ca" w:date="2023-07-19T12:26:00Z">
              <w:r>
                <w:rPr>
                  <w:b/>
                  <w:bCs/>
                  <w:sz w:val="20"/>
                  <w:szCs w:val="20"/>
                </w:rPr>
                <w:t>Life stage</w:t>
              </w:r>
            </w:ins>
          </w:p>
        </w:tc>
        <w:tc>
          <w:tcPr>
            <w:tcW w:w="1968" w:type="pct"/>
            <w:vAlign w:val="bottom"/>
            <w:tcPrChange w:id="2776" w:author="abahl02@student.ubc.ca" w:date="2023-07-19T12:30:00Z">
              <w:tcPr>
                <w:tcW w:w="1716" w:type="pct"/>
                <w:vAlign w:val="bottom"/>
              </w:tcPr>
            </w:tcPrChange>
          </w:tcPr>
          <w:p w14:paraId="5420DF95" w14:textId="2917D371" w:rsidR="0079172B" w:rsidRPr="00422C3E" w:rsidRDefault="0079172B" w:rsidP="00422C3E">
            <w:pPr>
              <w:spacing w:line="360" w:lineRule="auto"/>
              <w:jc w:val="center"/>
              <w:rPr>
                <w:ins w:id="2777" w:author="abahl02@student.ubc.ca" w:date="2023-07-19T12:25:00Z"/>
                <w:b/>
                <w:bCs/>
                <w:sz w:val="20"/>
                <w:szCs w:val="20"/>
                <w:rPrChange w:id="2778" w:author="abahl02@student.ubc.ca" w:date="2023-07-19T12:26:00Z">
                  <w:rPr>
                    <w:ins w:id="2779" w:author="abahl02@student.ubc.ca" w:date="2023-07-19T12:25:00Z"/>
                    <w:sz w:val="20"/>
                    <w:szCs w:val="20"/>
                  </w:rPr>
                </w:rPrChange>
              </w:rPr>
              <w:pPrChange w:id="2780" w:author="abahl02@student.ubc.ca" w:date="2023-07-19T12:25:00Z">
                <w:pPr>
                  <w:spacing w:line="360" w:lineRule="auto"/>
                  <w:jc w:val="both"/>
                </w:pPr>
              </w:pPrChange>
            </w:pPr>
            <w:ins w:id="2781" w:author="abahl02@student.ubc.ca" w:date="2023-07-19T12:27:00Z">
              <w:r>
                <w:rPr>
                  <w:b/>
                  <w:bCs/>
                  <w:sz w:val="20"/>
                  <w:szCs w:val="20"/>
                </w:rPr>
                <w:t>Process</w:t>
              </w:r>
            </w:ins>
          </w:p>
        </w:tc>
        <w:tc>
          <w:tcPr>
            <w:tcW w:w="1311" w:type="pct"/>
            <w:vAlign w:val="bottom"/>
            <w:tcPrChange w:id="2782" w:author="abahl02@student.ubc.ca" w:date="2023-07-19T12:30:00Z">
              <w:tcPr>
                <w:tcW w:w="994" w:type="pct"/>
                <w:vAlign w:val="bottom"/>
              </w:tcPr>
            </w:tcPrChange>
          </w:tcPr>
          <w:p w14:paraId="0C2E36D1" w14:textId="468A0398" w:rsidR="0079172B" w:rsidRPr="00422C3E" w:rsidRDefault="0079172B" w:rsidP="00422C3E">
            <w:pPr>
              <w:spacing w:line="360" w:lineRule="auto"/>
              <w:jc w:val="center"/>
              <w:rPr>
                <w:ins w:id="2783" w:author="abahl02@student.ubc.ca" w:date="2023-07-19T12:25:00Z"/>
                <w:b/>
                <w:bCs/>
                <w:sz w:val="20"/>
                <w:szCs w:val="20"/>
                <w:rPrChange w:id="2784" w:author="abahl02@student.ubc.ca" w:date="2023-07-19T12:26:00Z">
                  <w:rPr>
                    <w:ins w:id="2785" w:author="abahl02@student.ubc.ca" w:date="2023-07-19T12:25:00Z"/>
                    <w:sz w:val="20"/>
                    <w:szCs w:val="20"/>
                  </w:rPr>
                </w:rPrChange>
              </w:rPr>
              <w:pPrChange w:id="2786" w:author="abahl02@student.ubc.ca" w:date="2023-07-19T12:25:00Z">
                <w:pPr>
                  <w:spacing w:line="360" w:lineRule="auto"/>
                  <w:jc w:val="both"/>
                </w:pPr>
              </w:pPrChange>
            </w:pPr>
            <w:ins w:id="2787" w:author="abahl02@student.ubc.ca" w:date="2023-07-19T12:25:00Z">
              <w:r w:rsidRPr="00422C3E">
                <w:rPr>
                  <w:b/>
                  <w:bCs/>
                  <w:sz w:val="20"/>
                  <w:szCs w:val="20"/>
                </w:rPr>
                <w:t>ID</w:t>
              </w:r>
            </w:ins>
          </w:p>
        </w:tc>
      </w:tr>
      <w:tr w:rsidR="0079172B" w14:paraId="7B0E23B6" w14:textId="77777777" w:rsidTr="0079172B">
        <w:trPr>
          <w:ins w:id="2788" w:author="abahl02@student.ubc.ca" w:date="2023-07-19T12:25:00Z"/>
        </w:trPr>
        <w:tc>
          <w:tcPr>
            <w:tcW w:w="1721" w:type="pct"/>
            <w:vMerge w:val="restart"/>
            <w:vAlign w:val="center"/>
            <w:tcPrChange w:id="2789" w:author="abahl02@student.ubc.ca" w:date="2023-07-19T12:30:00Z">
              <w:tcPr>
                <w:tcW w:w="1339" w:type="pct"/>
                <w:vMerge w:val="restart"/>
                <w:vAlign w:val="bottom"/>
              </w:tcPr>
            </w:tcPrChange>
          </w:tcPr>
          <w:p w14:paraId="209C3269" w14:textId="1F526500" w:rsidR="0079172B" w:rsidRPr="0079172B" w:rsidRDefault="0079172B" w:rsidP="0079172B">
            <w:pPr>
              <w:spacing w:line="360" w:lineRule="auto"/>
              <w:rPr>
                <w:ins w:id="2790" w:author="abahl02@student.ubc.ca" w:date="2023-07-19T12:25:00Z"/>
                <w:sz w:val="20"/>
                <w:szCs w:val="20"/>
                <w:rPrChange w:id="2791" w:author="abahl02@student.ubc.ca" w:date="2023-07-19T12:30:00Z">
                  <w:rPr>
                    <w:ins w:id="2792" w:author="abahl02@student.ubc.ca" w:date="2023-07-19T12:25:00Z"/>
                  </w:rPr>
                </w:rPrChange>
              </w:rPr>
              <w:pPrChange w:id="2793" w:author="abahl02@student.ubc.ca" w:date="2023-07-19T12:30:00Z">
                <w:pPr>
                  <w:spacing w:line="360" w:lineRule="auto"/>
                  <w:jc w:val="both"/>
                </w:pPr>
              </w:pPrChange>
            </w:pPr>
            <w:ins w:id="2794" w:author="abahl02@student.ubc.ca" w:date="2023-07-19T12:26:00Z">
              <w:r w:rsidRPr="0079172B">
                <w:rPr>
                  <w:sz w:val="20"/>
                  <w:szCs w:val="20"/>
                  <w:rPrChange w:id="2795" w:author="abahl02@student.ubc.ca" w:date="2023-07-19T12:30:00Z">
                    <w:rPr/>
                  </w:rPrChange>
                </w:rPr>
                <w:t>Larvae</w:t>
              </w:r>
            </w:ins>
          </w:p>
        </w:tc>
        <w:tc>
          <w:tcPr>
            <w:tcW w:w="1968" w:type="pct"/>
            <w:vAlign w:val="bottom"/>
            <w:tcPrChange w:id="2796" w:author="abahl02@student.ubc.ca" w:date="2023-07-19T12:30:00Z">
              <w:tcPr>
                <w:tcW w:w="1716" w:type="pct"/>
                <w:vAlign w:val="bottom"/>
              </w:tcPr>
            </w:tcPrChange>
          </w:tcPr>
          <w:p w14:paraId="2346BA84" w14:textId="713FE2B5" w:rsidR="0079172B" w:rsidRDefault="0079172B" w:rsidP="00C11743">
            <w:pPr>
              <w:spacing w:line="360" w:lineRule="auto"/>
              <w:jc w:val="both"/>
              <w:rPr>
                <w:ins w:id="2797" w:author="abahl02@student.ubc.ca" w:date="2023-07-19T12:25:00Z"/>
              </w:rPr>
            </w:pPr>
            <w:ins w:id="2798" w:author="abahl02@student.ubc.ca" w:date="2023-07-19T12:28:00Z">
              <w:r>
                <w:rPr>
                  <w:sz w:val="20"/>
                  <w:szCs w:val="20"/>
                </w:rPr>
                <w:t>S</w:t>
              </w:r>
            </w:ins>
            <w:ins w:id="2799" w:author="abahl02@student.ubc.ca" w:date="2023-07-19T12:25:00Z">
              <w:r>
                <w:rPr>
                  <w:sz w:val="20"/>
                  <w:szCs w:val="20"/>
                </w:rPr>
                <w:t>tarvation</w:t>
              </w:r>
            </w:ins>
          </w:p>
        </w:tc>
        <w:tc>
          <w:tcPr>
            <w:tcW w:w="1311" w:type="pct"/>
            <w:vAlign w:val="bottom"/>
            <w:tcPrChange w:id="2800" w:author="abahl02@student.ubc.ca" w:date="2023-07-19T12:30:00Z">
              <w:tcPr>
                <w:tcW w:w="994" w:type="pct"/>
                <w:vAlign w:val="bottom"/>
              </w:tcPr>
            </w:tcPrChange>
          </w:tcPr>
          <w:p w14:paraId="6B6E21A8" w14:textId="77777777" w:rsidR="0079172B" w:rsidRDefault="0079172B" w:rsidP="00C11743">
            <w:pPr>
              <w:spacing w:line="360" w:lineRule="auto"/>
              <w:jc w:val="both"/>
              <w:rPr>
                <w:ins w:id="2801" w:author="abahl02@student.ubc.ca" w:date="2023-07-19T12:25:00Z"/>
              </w:rPr>
            </w:pPr>
            <w:ins w:id="2802" w:author="abahl02@student.ubc.ca" w:date="2023-07-19T12:25:00Z">
              <w:r>
                <w:rPr>
                  <w:sz w:val="20"/>
                  <w:szCs w:val="20"/>
                </w:rPr>
                <w:t>ID100</w:t>
              </w:r>
            </w:ins>
          </w:p>
        </w:tc>
      </w:tr>
      <w:tr w:rsidR="0079172B" w14:paraId="2645720A" w14:textId="77777777" w:rsidTr="0079172B">
        <w:trPr>
          <w:ins w:id="2803" w:author="abahl02@student.ubc.ca" w:date="2023-07-19T12:25:00Z"/>
        </w:trPr>
        <w:tc>
          <w:tcPr>
            <w:tcW w:w="1721" w:type="pct"/>
            <w:vMerge/>
            <w:vAlign w:val="center"/>
            <w:tcPrChange w:id="2804" w:author="abahl02@student.ubc.ca" w:date="2023-07-19T12:30:00Z">
              <w:tcPr>
                <w:tcW w:w="1339" w:type="pct"/>
                <w:vMerge/>
                <w:vAlign w:val="bottom"/>
              </w:tcPr>
            </w:tcPrChange>
          </w:tcPr>
          <w:p w14:paraId="4EFA8D00" w14:textId="77777777" w:rsidR="0079172B" w:rsidRPr="0079172B" w:rsidRDefault="0079172B" w:rsidP="0079172B">
            <w:pPr>
              <w:spacing w:line="360" w:lineRule="auto"/>
              <w:rPr>
                <w:ins w:id="2805" w:author="abahl02@student.ubc.ca" w:date="2023-07-19T12:25:00Z"/>
                <w:sz w:val="20"/>
                <w:szCs w:val="20"/>
                <w:rPrChange w:id="2806" w:author="abahl02@student.ubc.ca" w:date="2023-07-19T12:30:00Z">
                  <w:rPr>
                    <w:ins w:id="2807" w:author="abahl02@student.ubc.ca" w:date="2023-07-19T12:25:00Z"/>
                  </w:rPr>
                </w:rPrChange>
              </w:rPr>
              <w:pPrChange w:id="2808" w:author="abahl02@student.ubc.ca" w:date="2023-07-19T12:30:00Z">
                <w:pPr>
                  <w:spacing w:line="360" w:lineRule="auto"/>
                  <w:jc w:val="both"/>
                </w:pPr>
              </w:pPrChange>
            </w:pPr>
          </w:p>
        </w:tc>
        <w:tc>
          <w:tcPr>
            <w:tcW w:w="1968" w:type="pct"/>
            <w:vAlign w:val="bottom"/>
            <w:tcPrChange w:id="2809" w:author="abahl02@student.ubc.ca" w:date="2023-07-19T12:30:00Z">
              <w:tcPr>
                <w:tcW w:w="1716" w:type="pct"/>
                <w:vAlign w:val="bottom"/>
              </w:tcPr>
            </w:tcPrChange>
          </w:tcPr>
          <w:p w14:paraId="7D002678" w14:textId="0D828C2A" w:rsidR="0079172B" w:rsidRDefault="0079172B" w:rsidP="00C11743">
            <w:pPr>
              <w:spacing w:line="360" w:lineRule="auto"/>
              <w:jc w:val="both"/>
              <w:rPr>
                <w:ins w:id="2810" w:author="abahl02@student.ubc.ca" w:date="2023-07-19T12:25:00Z"/>
              </w:rPr>
            </w:pPr>
            <w:ins w:id="2811" w:author="abahl02@student.ubc.ca" w:date="2023-07-19T12:28:00Z">
              <w:r>
                <w:rPr>
                  <w:sz w:val="20"/>
                  <w:szCs w:val="20"/>
                </w:rPr>
                <w:t>F</w:t>
              </w:r>
            </w:ins>
            <w:ins w:id="2812" w:author="abahl02@student.ubc.ca" w:date="2023-07-19T12:25:00Z">
              <w:r>
                <w:rPr>
                  <w:sz w:val="20"/>
                  <w:szCs w:val="20"/>
                </w:rPr>
                <w:t>isheries</w:t>
              </w:r>
            </w:ins>
          </w:p>
        </w:tc>
        <w:tc>
          <w:tcPr>
            <w:tcW w:w="1311" w:type="pct"/>
            <w:vAlign w:val="bottom"/>
            <w:tcPrChange w:id="2813" w:author="abahl02@student.ubc.ca" w:date="2023-07-19T12:30:00Z">
              <w:tcPr>
                <w:tcW w:w="994" w:type="pct"/>
                <w:vAlign w:val="bottom"/>
              </w:tcPr>
            </w:tcPrChange>
          </w:tcPr>
          <w:p w14:paraId="09D0B1E6" w14:textId="77777777" w:rsidR="0079172B" w:rsidRDefault="0079172B" w:rsidP="00C11743">
            <w:pPr>
              <w:spacing w:line="360" w:lineRule="auto"/>
              <w:jc w:val="both"/>
              <w:rPr>
                <w:ins w:id="2814" w:author="abahl02@student.ubc.ca" w:date="2023-07-19T12:25:00Z"/>
              </w:rPr>
            </w:pPr>
            <w:ins w:id="2815" w:author="abahl02@student.ubc.ca" w:date="2023-07-19T12:25:00Z">
              <w:r>
                <w:rPr>
                  <w:sz w:val="20"/>
                  <w:szCs w:val="20"/>
                </w:rPr>
                <w:t>ID101</w:t>
              </w:r>
            </w:ins>
          </w:p>
        </w:tc>
      </w:tr>
      <w:tr w:rsidR="0079172B" w14:paraId="1FCE34AC" w14:textId="77777777" w:rsidTr="0079172B">
        <w:trPr>
          <w:ins w:id="2816" w:author="abahl02@student.ubc.ca" w:date="2023-07-19T12:25:00Z"/>
        </w:trPr>
        <w:tc>
          <w:tcPr>
            <w:tcW w:w="1721" w:type="pct"/>
            <w:vMerge/>
            <w:vAlign w:val="center"/>
            <w:tcPrChange w:id="2817" w:author="abahl02@student.ubc.ca" w:date="2023-07-19T12:30:00Z">
              <w:tcPr>
                <w:tcW w:w="1339" w:type="pct"/>
                <w:vMerge/>
                <w:vAlign w:val="bottom"/>
              </w:tcPr>
            </w:tcPrChange>
          </w:tcPr>
          <w:p w14:paraId="220DC38A" w14:textId="77777777" w:rsidR="0079172B" w:rsidRPr="0079172B" w:rsidRDefault="0079172B" w:rsidP="0079172B">
            <w:pPr>
              <w:spacing w:line="360" w:lineRule="auto"/>
              <w:rPr>
                <w:ins w:id="2818" w:author="abahl02@student.ubc.ca" w:date="2023-07-19T12:25:00Z"/>
                <w:sz w:val="20"/>
                <w:szCs w:val="20"/>
                <w:rPrChange w:id="2819" w:author="abahl02@student.ubc.ca" w:date="2023-07-19T12:30:00Z">
                  <w:rPr>
                    <w:ins w:id="2820" w:author="abahl02@student.ubc.ca" w:date="2023-07-19T12:25:00Z"/>
                  </w:rPr>
                </w:rPrChange>
              </w:rPr>
              <w:pPrChange w:id="2821" w:author="abahl02@student.ubc.ca" w:date="2023-07-19T12:30:00Z">
                <w:pPr>
                  <w:spacing w:line="360" w:lineRule="auto"/>
                  <w:jc w:val="both"/>
                </w:pPr>
              </w:pPrChange>
            </w:pPr>
          </w:p>
        </w:tc>
        <w:tc>
          <w:tcPr>
            <w:tcW w:w="1968" w:type="pct"/>
            <w:vAlign w:val="bottom"/>
            <w:tcPrChange w:id="2822" w:author="abahl02@student.ubc.ca" w:date="2023-07-19T12:30:00Z">
              <w:tcPr>
                <w:tcW w:w="1716" w:type="pct"/>
                <w:vAlign w:val="bottom"/>
              </w:tcPr>
            </w:tcPrChange>
          </w:tcPr>
          <w:p w14:paraId="051337B7" w14:textId="2098E5E5" w:rsidR="0079172B" w:rsidRDefault="0079172B" w:rsidP="00C11743">
            <w:pPr>
              <w:spacing w:line="360" w:lineRule="auto"/>
              <w:jc w:val="both"/>
              <w:rPr>
                <w:ins w:id="2823" w:author="abahl02@student.ubc.ca" w:date="2023-07-19T12:25:00Z"/>
              </w:rPr>
            </w:pPr>
            <w:ins w:id="2824" w:author="abahl02@student.ubc.ca" w:date="2023-07-19T12:28:00Z">
              <w:r>
                <w:rPr>
                  <w:sz w:val="20"/>
                  <w:szCs w:val="20"/>
                </w:rPr>
                <w:t>P</w:t>
              </w:r>
            </w:ins>
            <w:ins w:id="2825" w:author="abahl02@student.ubc.ca" w:date="2023-07-19T12:25:00Z">
              <w:r>
                <w:rPr>
                  <w:sz w:val="20"/>
                  <w:szCs w:val="20"/>
                </w:rPr>
                <w:t>redation</w:t>
              </w:r>
            </w:ins>
          </w:p>
        </w:tc>
        <w:tc>
          <w:tcPr>
            <w:tcW w:w="1311" w:type="pct"/>
            <w:vAlign w:val="bottom"/>
            <w:tcPrChange w:id="2826" w:author="abahl02@student.ubc.ca" w:date="2023-07-19T12:30:00Z">
              <w:tcPr>
                <w:tcW w:w="994" w:type="pct"/>
                <w:vAlign w:val="bottom"/>
              </w:tcPr>
            </w:tcPrChange>
          </w:tcPr>
          <w:p w14:paraId="4D4D0BE5" w14:textId="77777777" w:rsidR="0079172B" w:rsidRDefault="0079172B" w:rsidP="00C11743">
            <w:pPr>
              <w:spacing w:line="360" w:lineRule="auto"/>
              <w:jc w:val="both"/>
              <w:rPr>
                <w:ins w:id="2827" w:author="abahl02@student.ubc.ca" w:date="2023-07-19T12:25:00Z"/>
              </w:rPr>
            </w:pPr>
            <w:ins w:id="2828" w:author="abahl02@student.ubc.ca" w:date="2023-07-19T12:25:00Z">
              <w:r>
                <w:rPr>
                  <w:sz w:val="20"/>
                  <w:szCs w:val="20"/>
                </w:rPr>
                <w:t>ID102</w:t>
              </w:r>
            </w:ins>
          </w:p>
        </w:tc>
      </w:tr>
      <w:tr w:rsidR="0079172B" w14:paraId="44C638F6" w14:textId="77777777" w:rsidTr="0079172B">
        <w:trPr>
          <w:ins w:id="2829" w:author="abahl02@student.ubc.ca" w:date="2023-07-19T12:25:00Z"/>
        </w:trPr>
        <w:tc>
          <w:tcPr>
            <w:tcW w:w="1721" w:type="pct"/>
            <w:vMerge/>
            <w:vAlign w:val="center"/>
            <w:tcPrChange w:id="2830" w:author="abahl02@student.ubc.ca" w:date="2023-07-19T12:30:00Z">
              <w:tcPr>
                <w:tcW w:w="1339" w:type="pct"/>
                <w:vMerge/>
                <w:vAlign w:val="bottom"/>
              </w:tcPr>
            </w:tcPrChange>
          </w:tcPr>
          <w:p w14:paraId="5EF6CA8C" w14:textId="77777777" w:rsidR="0079172B" w:rsidRPr="0079172B" w:rsidRDefault="0079172B" w:rsidP="0079172B">
            <w:pPr>
              <w:spacing w:line="360" w:lineRule="auto"/>
              <w:rPr>
                <w:ins w:id="2831" w:author="abahl02@student.ubc.ca" w:date="2023-07-19T12:25:00Z"/>
                <w:sz w:val="20"/>
                <w:szCs w:val="20"/>
                <w:rPrChange w:id="2832" w:author="abahl02@student.ubc.ca" w:date="2023-07-19T12:30:00Z">
                  <w:rPr>
                    <w:ins w:id="2833" w:author="abahl02@student.ubc.ca" w:date="2023-07-19T12:25:00Z"/>
                  </w:rPr>
                </w:rPrChange>
              </w:rPr>
              <w:pPrChange w:id="2834" w:author="abahl02@student.ubc.ca" w:date="2023-07-19T12:30:00Z">
                <w:pPr>
                  <w:spacing w:line="360" w:lineRule="auto"/>
                  <w:jc w:val="both"/>
                </w:pPr>
              </w:pPrChange>
            </w:pPr>
          </w:p>
        </w:tc>
        <w:tc>
          <w:tcPr>
            <w:tcW w:w="1968" w:type="pct"/>
            <w:vAlign w:val="bottom"/>
            <w:tcPrChange w:id="2835" w:author="abahl02@student.ubc.ca" w:date="2023-07-19T12:30:00Z">
              <w:tcPr>
                <w:tcW w:w="1716" w:type="pct"/>
                <w:vAlign w:val="bottom"/>
              </w:tcPr>
            </w:tcPrChange>
          </w:tcPr>
          <w:p w14:paraId="3CC54DA1" w14:textId="0B7EE6BF" w:rsidR="0079172B" w:rsidRDefault="0079172B" w:rsidP="00C11743">
            <w:pPr>
              <w:spacing w:line="360" w:lineRule="auto"/>
              <w:jc w:val="both"/>
              <w:rPr>
                <w:ins w:id="2836" w:author="abahl02@student.ubc.ca" w:date="2023-07-19T12:25:00Z"/>
              </w:rPr>
            </w:pPr>
            <w:ins w:id="2837" w:author="abahl02@student.ubc.ca" w:date="2023-07-19T12:28:00Z">
              <w:r>
                <w:rPr>
                  <w:sz w:val="20"/>
                  <w:szCs w:val="20"/>
                </w:rPr>
                <w:t>P</w:t>
              </w:r>
            </w:ins>
            <w:ins w:id="2838" w:author="abahl02@student.ubc.ca" w:date="2023-07-19T12:25:00Z">
              <w:r>
                <w:rPr>
                  <w:sz w:val="20"/>
                  <w:szCs w:val="20"/>
                </w:rPr>
                <w:t>arasitism</w:t>
              </w:r>
            </w:ins>
          </w:p>
        </w:tc>
        <w:tc>
          <w:tcPr>
            <w:tcW w:w="1311" w:type="pct"/>
            <w:vAlign w:val="bottom"/>
            <w:tcPrChange w:id="2839" w:author="abahl02@student.ubc.ca" w:date="2023-07-19T12:30:00Z">
              <w:tcPr>
                <w:tcW w:w="994" w:type="pct"/>
                <w:vAlign w:val="bottom"/>
              </w:tcPr>
            </w:tcPrChange>
          </w:tcPr>
          <w:p w14:paraId="783FDB1F" w14:textId="77777777" w:rsidR="0079172B" w:rsidRDefault="0079172B" w:rsidP="00C11743">
            <w:pPr>
              <w:spacing w:line="360" w:lineRule="auto"/>
              <w:jc w:val="both"/>
              <w:rPr>
                <w:ins w:id="2840" w:author="abahl02@student.ubc.ca" w:date="2023-07-19T12:25:00Z"/>
              </w:rPr>
            </w:pPr>
            <w:ins w:id="2841" w:author="abahl02@student.ubc.ca" w:date="2023-07-19T12:25:00Z">
              <w:r>
                <w:rPr>
                  <w:sz w:val="20"/>
                  <w:szCs w:val="20"/>
                </w:rPr>
                <w:t>ID103</w:t>
              </w:r>
            </w:ins>
          </w:p>
        </w:tc>
      </w:tr>
      <w:tr w:rsidR="0079172B" w14:paraId="132B8DEF" w14:textId="77777777" w:rsidTr="0079172B">
        <w:trPr>
          <w:ins w:id="2842" w:author="abahl02@student.ubc.ca" w:date="2023-07-19T12:25:00Z"/>
        </w:trPr>
        <w:tc>
          <w:tcPr>
            <w:tcW w:w="1721" w:type="pct"/>
            <w:vMerge/>
            <w:vAlign w:val="center"/>
            <w:tcPrChange w:id="2843" w:author="abahl02@student.ubc.ca" w:date="2023-07-19T12:30:00Z">
              <w:tcPr>
                <w:tcW w:w="1339" w:type="pct"/>
                <w:vMerge/>
                <w:vAlign w:val="bottom"/>
              </w:tcPr>
            </w:tcPrChange>
          </w:tcPr>
          <w:p w14:paraId="0D476FFC" w14:textId="77777777" w:rsidR="0079172B" w:rsidRPr="0079172B" w:rsidRDefault="0079172B" w:rsidP="0079172B">
            <w:pPr>
              <w:spacing w:line="360" w:lineRule="auto"/>
              <w:rPr>
                <w:ins w:id="2844" w:author="abahl02@student.ubc.ca" w:date="2023-07-19T12:25:00Z"/>
                <w:sz w:val="20"/>
                <w:szCs w:val="20"/>
                <w:rPrChange w:id="2845" w:author="abahl02@student.ubc.ca" w:date="2023-07-19T12:30:00Z">
                  <w:rPr>
                    <w:ins w:id="2846" w:author="abahl02@student.ubc.ca" w:date="2023-07-19T12:25:00Z"/>
                  </w:rPr>
                </w:rPrChange>
              </w:rPr>
              <w:pPrChange w:id="2847" w:author="abahl02@student.ubc.ca" w:date="2023-07-19T12:30:00Z">
                <w:pPr>
                  <w:spacing w:line="360" w:lineRule="auto"/>
                  <w:jc w:val="both"/>
                </w:pPr>
              </w:pPrChange>
            </w:pPr>
          </w:p>
        </w:tc>
        <w:tc>
          <w:tcPr>
            <w:tcW w:w="1968" w:type="pct"/>
            <w:vAlign w:val="bottom"/>
            <w:tcPrChange w:id="2848" w:author="abahl02@student.ubc.ca" w:date="2023-07-19T12:30:00Z">
              <w:tcPr>
                <w:tcW w:w="1716" w:type="pct"/>
                <w:vAlign w:val="bottom"/>
              </w:tcPr>
            </w:tcPrChange>
          </w:tcPr>
          <w:p w14:paraId="089FCF45" w14:textId="04DABFF6" w:rsidR="0079172B" w:rsidRDefault="0079172B" w:rsidP="00C11743">
            <w:pPr>
              <w:spacing w:line="360" w:lineRule="auto"/>
              <w:jc w:val="both"/>
              <w:rPr>
                <w:ins w:id="2849" w:author="abahl02@student.ubc.ca" w:date="2023-07-19T12:25:00Z"/>
              </w:rPr>
            </w:pPr>
            <w:ins w:id="2850" w:author="abahl02@student.ubc.ca" w:date="2023-07-19T12:28:00Z">
              <w:r>
                <w:rPr>
                  <w:sz w:val="20"/>
                  <w:szCs w:val="20"/>
                </w:rPr>
                <w:t>T</w:t>
              </w:r>
            </w:ins>
            <w:ins w:id="2851" w:author="abahl02@student.ubc.ca" w:date="2023-07-19T12:25:00Z">
              <w:r>
                <w:rPr>
                  <w:sz w:val="20"/>
                  <w:szCs w:val="20"/>
                </w:rPr>
                <w:t>emperature</w:t>
              </w:r>
            </w:ins>
          </w:p>
        </w:tc>
        <w:tc>
          <w:tcPr>
            <w:tcW w:w="1311" w:type="pct"/>
            <w:vAlign w:val="bottom"/>
            <w:tcPrChange w:id="2852" w:author="abahl02@student.ubc.ca" w:date="2023-07-19T12:30:00Z">
              <w:tcPr>
                <w:tcW w:w="994" w:type="pct"/>
                <w:vAlign w:val="bottom"/>
              </w:tcPr>
            </w:tcPrChange>
          </w:tcPr>
          <w:p w14:paraId="75DF50CC" w14:textId="77777777" w:rsidR="0079172B" w:rsidRDefault="0079172B" w:rsidP="00C11743">
            <w:pPr>
              <w:spacing w:line="360" w:lineRule="auto"/>
              <w:jc w:val="both"/>
              <w:rPr>
                <w:ins w:id="2853" w:author="abahl02@student.ubc.ca" w:date="2023-07-19T12:25:00Z"/>
              </w:rPr>
            </w:pPr>
            <w:ins w:id="2854" w:author="abahl02@student.ubc.ca" w:date="2023-07-19T12:25:00Z">
              <w:r>
                <w:rPr>
                  <w:sz w:val="20"/>
                  <w:szCs w:val="20"/>
                </w:rPr>
                <w:t>ID104</w:t>
              </w:r>
            </w:ins>
          </w:p>
        </w:tc>
      </w:tr>
      <w:tr w:rsidR="0079172B" w14:paraId="14E0FAF5" w14:textId="77777777" w:rsidTr="0079172B">
        <w:trPr>
          <w:ins w:id="2855" w:author="abahl02@student.ubc.ca" w:date="2023-07-19T12:25:00Z"/>
        </w:trPr>
        <w:tc>
          <w:tcPr>
            <w:tcW w:w="1721" w:type="pct"/>
            <w:vMerge/>
            <w:vAlign w:val="center"/>
            <w:tcPrChange w:id="2856" w:author="abahl02@student.ubc.ca" w:date="2023-07-19T12:30:00Z">
              <w:tcPr>
                <w:tcW w:w="1339" w:type="pct"/>
                <w:vMerge/>
                <w:vAlign w:val="bottom"/>
              </w:tcPr>
            </w:tcPrChange>
          </w:tcPr>
          <w:p w14:paraId="41F719E7" w14:textId="77777777" w:rsidR="0079172B" w:rsidRPr="0079172B" w:rsidRDefault="0079172B" w:rsidP="0079172B">
            <w:pPr>
              <w:spacing w:line="360" w:lineRule="auto"/>
              <w:rPr>
                <w:ins w:id="2857" w:author="abahl02@student.ubc.ca" w:date="2023-07-19T12:25:00Z"/>
                <w:sz w:val="20"/>
                <w:szCs w:val="20"/>
                <w:rPrChange w:id="2858" w:author="abahl02@student.ubc.ca" w:date="2023-07-19T12:30:00Z">
                  <w:rPr>
                    <w:ins w:id="2859" w:author="abahl02@student.ubc.ca" w:date="2023-07-19T12:25:00Z"/>
                  </w:rPr>
                </w:rPrChange>
              </w:rPr>
              <w:pPrChange w:id="2860" w:author="abahl02@student.ubc.ca" w:date="2023-07-19T12:30:00Z">
                <w:pPr>
                  <w:spacing w:line="360" w:lineRule="auto"/>
                  <w:jc w:val="both"/>
                </w:pPr>
              </w:pPrChange>
            </w:pPr>
          </w:p>
        </w:tc>
        <w:tc>
          <w:tcPr>
            <w:tcW w:w="1968" w:type="pct"/>
            <w:vAlign w:val="bottom"/>
            <w:tcPrChange w:id="2861" w:author="abahl02@student.ubc.ca" w:date="2023-07-19T12:30:00Z">
              <w:tcPr>
                <w:tcW w:w="1716" w:type="pct"/>
                <w:vAlign w:val="bottom"/>
              </w:tcPr>
            </w:tcPrChange>
          </w:tcPr>
          <w:p w14:paraId="3FA97DD9" w14:textId="135AC0B3" w:rsidR="0079172B" w:rsidRDefault="0079172B" w:rsidP="00C11743">
            <w:pPr>
              <w:spacing w:line="360" w:lineRule="auto"/>
              <w:jc w:val="both"/>
              <w:rPr>
                <w:ins w:id="2862" w:author="abahl02@student.ubc.ca" w:date="2023-07-19T12:25:00Z"/>
              </w:rPr>
            </w:pPr>
            <w:ins w:id="2863" w:author="abahl02@student.ubc.ca" w:date="2023-07-19T12:25:00Z">
              <w:r>
                <w:rPr>
                  <w:sz w:val="20"/>
                  <w:szCs w:val="20"/>
                </w:rPr>
                <w:t>N</w:t>
              </w:r>
              <w:r>
                <w:rPr>
                  <w:sz w:val="20"/>
                  <w:szCs w:val="20"/>
                </w:rPr>
                <w:t>atural</w:t>
              </w:r>
            </w:ins>
            <w:ins w:id="2864" w:author="abahl02@student.ubc.ca" w:date="2023-07-19T12:27:00Z">
              <w:r>
                <w:rPr>
                  <w:sz w:val="20"/>
                  <w:szCs w:val="20"/>
                </w:rPr>
                <w:t xml:space="preserve"> </w:t>
              </w:r>
            </w:ins>
            <w:ins w:id="2865" w:author="abahl02@student.ubc.ca" w:date="2023-07-19T12:25:00Z">
              <w:r>
                <w:rPr>
                  <w:sz w:val="20"/>
                  <w:szCs w:val="20"/>
                </w:rPr>
                <w:t>mortality</w:t>
              </w:r>
            </w:ins>
          </w:p>
        </w:tc>
        <w:tc>
          <w:tcPr>
            <w:tcW w:w="1311" w:type="pct"/>
            <w:vAlign w:val="bottom"/>
            <w:tcPrChange w:id="2866" w:author="abahl02@student.ubc.ca" w:date="2023-07-19T12:30:00Z">
              <w:tcPr>
                <w:tcW w:w="994" w:type="pct"/>
                <w:vAlign w:val="bottom"/>
              </w:tcPr>
            </w:tcPrChange>
          </w:tcPr>
          <w:p w14:paraId="644DB9E2" w14:textId="77777777" w:rsidR="0079172B" w:rsidRDefault="0079172B" w:rsidP="00C11743">
            <w:pPr>
              <w:spacing w:line="360" w:lineRule="auto"/>
              <w:jc w:val="both"/>
              <w:rPr>
                <w:ins w:id="2867" w:author="abahl02@student.ubc.ca" w:date="2023-07-19T12:25:00Z"/>
              </w:rPr>
            </w:pPr>
            <w:ins w:id="2868" w:author="abahl02@student.ubc.ca" w:date="2023-07-19T12:25:00Z">
              <w:r>
                <w:rPr>
                  <w:sz w:val="20"/>
                  <w:szCs w:val="20"/>
                </w:rPr>
                <w:t>ID105</w:t>
              </w:r>
            </w:ins>
          </w:p>
        </w:tc>
      </w:tr>
      <w:tr w:rsidR="0079172B" w14:paraId="03B11869" w14:textId="77777777" w:rsidTr="0079172B">
        <w:trPr>
          <w:ins w:id="2869" w:author="abahl02@student.ubc.ca" w:date="2023-07-19T12:25:00Z"/>
        </w:trPr>
        <w:tc>
          <w:tcPr>
            <w:tcW w:w="1721" w:type="pct"/>
            <w:vMerge/>
            <w:vAlign w:val="center"/>
            <w:tcPrChange w:id="2870" w:author="abahl02@student.ubc.ca" w:date="2023-07-19T12:30:00Z">
              <w:tcPr>
                <w:tcW w:w="1339" w:type="pct"/>
                <w:vMerge/>
                <w:vAlign w:val="bottom"/>
              </w:tcPr>
            </w:tcPrChange>
          </w:tcPr>
          <w:p w14:paraId="770FBA39" w14:textId="77777777" w:rsidR="0079172B" w:rsidRPr="0079172B" w:rsidRDefault="0079172B" w:rsidP="0079172B">
            <w:pPr>
              <w:spacing w:line="360" w:lineRule="auto"/>
              <w:rPr>
                <w:ins w:id="2871" w:author="abahl02@student.ubc.ca" w:date="2023-07-19T12:25:00Z"/>
                <w:sz w:val="20"/>
                <w:szCs w:val="20"/>
                <w:rPrChange w:id="2872" w:author="abahl02@student.ubc.ca" w:date="2023-07-19T12:30:00Z">
                  <w:rPr>
                    <w:ins w:id="2873" w:author="abahl02@student.ubc.ca" w:date="2023-07-19T12:25:00Z"/>
                  </w:rPr>
                </w:rPrChange>
              </w:rPr>
              <w:pPrChange w:id="2874" w:author="abahl02@student.ubc.ca" w:date="2023-07-19T12:30:00Z">
                <w:pPr>
                  <w:spacing w:line="360" w:lineRule="auto"/>
                  <w:jc w:val="both"/>
                </w:pPr>
              </w:pPrChange>
            </w:pPr>
          </w:p>
        </w:tc>
        <w:tc>
          <w:tcPr>
            <w:tcW w:w="1968" w:type="pct"/>
            <w:vAlign w:val="bottom"/>
            <w:tcPrChange w:id="2875" w:author="abahl02@student.ubc.ca" w:date="2023-07-19T12:30:00Z">
              <w:tcPr>
                <w:tcW w:w="1716" w:type="pct"/>
                <w:vAlign w:val="bottom"/>
              </w:tcPr>
            </w:tcPrChange>
          </w:tcPr>
          <w:p w14:paraId="31680875" w14:textId="41286F00" w:rsidR="0079172B" w:rsidRDefault="0079172B" w:rsidP="00C11743">
            <w:pPr>
              <w:spacing w:line="360" w:lineRule="auto"/>
              <w:jc w:val="both"/>
              <w:rPr>
                <w:ins w:id="2876" w:author="abahl02@student.ubc.ca" w:date="2023-07-19T12:25:00Z"/>
              </w:rPr>
            </w:pPr>
            <w:ins w:id="2877" w:author="abahl02@student.ubc.ca" w:date="2023-07-19T12:25:00Z">
              <w:r>
                <w:rPr>
                  <w:sz w:val="20"/>
                  <w:szCs w:val="20"/>
                </w:rPr>
                <w:t>O</w:t>
              </w:r>
              <w:r>
                <w:rPr>
                  <w:sz w:val="20"/>
                  <w:szCs w:val="20"/>
                </w:rPr>
                <w:t>ther</w:t>
              </w:r>
            </w:ins>
            <w:ins w:id="2878" w:author="abahl02@student.ubc.ca" w:date="2023-07-19T12:27:00Z">
              <w:r>
                <w:rPr>
                  <w:sz w:val="20"/>
                  <w:szCs w:val="20"/>
                </w:rPr>
                <w:t xml:space="preserve"> </w:t>
              </w:r>
            </w:ins>
            <w:ins w:id="2879" w:author="abahl02@student.ubc.ca" w:date="2023-07-19T12:25:00Z">
              <w:r>
                <w:rPr>
                  <w:sz w:val="20"/>
                  <w:szCs w:val="20"/>
                </w:rPr>
                <w:t>mortality</w:t>
              </w:r>
            </w:ins>
          </w:p>
        </w:tc>
        <w:tc>
          <w:tcPr>
            <w:tcW w:w="1311" w:type="pct"/>
            <w:vAlign w:val="bottom"/>
            <w:tcPrChange w:id="2880" w:author="abahl02@student.ubc.ca" w:date="2023-07-19T12:30:00Z">
              <w:tcPr>
                <w:tcW w:w="994" w:type="pct"/>
                <w:vAlign w:val="bottom"/>
              </w:tcPr>
            </w:tcPrChange>
          </w:tcPr>
          <w:p w14:paraId="7F192BC5" w14:textId="77777777" w:rsidR="0079172B" w:rsidRDefault="0079172B" w:rsidP="00C11743">
            <w:pPr>
              <w:spacing w:line="360" w:lineRule="auto"/>
              <w:jc w:val="both"/>
              <w:rPr>
                <w:ins w:id="2881" w:author="abahl02@student.ubc.ca" w:date="2023-07-19T12:25:00Z"/>
              </w:rPr>
            </w:pPr>
            <w:ins w:id="2882" w:author="abahl02@student.ubc.ca" w:date="2023-07-19T12:25:00Z">
              <w:r>
                <w:rPr>
                  <w:sz w:val="20"/>
                  <w:szCs w:val="20"/>
                </w:rPr>
                <w:t>ID106</w:t>
              </w:r>
            </w:ins>
          </w:p>
        </w:tc>
      </w:tr>
      <w:tr w:rsidR="0079172B" w14:paraId="48C55BD0" w14:textId="77777777" w:rsidTr="0079172B">
        <w:trPr>
          <w:ins w:id="2883" w:author="abahl02@student.ubc.ca" w:date="2023-07-19T12:25:00Z"/>
        </w:trPr>
        <w:tc>
          <w:tcPr>
            <w:tcW w:w="1721" w:type="pct"/>
            <w:vMerge w:val="restart"/>
            <w:vAlign w:val="center"/>
            <w:tcPrChange w:id="2884" w:author="abahl02@student.ubc.ca" w:date="2023-07-19T12:30:00Z">
              <w:tcPr>
                <w:tcW w:w="1339" w:type="pct"/>
                <w:vMerge w:val="restart"/>
                <w:vAlign w:val="bottom"/>
              </w:tcPr>
            </w:tcPrChange>
          </w:tcPr>
          <w:p w14:paraId="1418FDC7" w14:textId="5331A543" w:rsidR="0079172B" w:rsidRPr="0079172B" w:rsidRDefault="0079172B" w:rsidP="0079172B">
            <w:pPr>
              <w:spacing w:line="360" w:lineRule="auto"/>
              <w:rPr>
                <w:ins w:id="2885" w:author="abahl02@student.ubc.ca" w:date="2023-07-19T12:25:00Z"/>
                <w:sz w:val="20"/>
                <w:szCs w:val="20"/>
                <w:rPrChange w:id="2886" w:author="abahl02@student.ubc.ca" w:date="2023-07-19T12:30:00Z">
                  <w:rPr>
                    <w:ins w:id="2887" w:author="abahl02@student.ubc.ca" w:date="2023-07-19T12:25:00Z"/>
                  </w:rPr>
                </w:rPrChange>
              </w:rPr>
              <w:pPrChange w:id="2888" w:author="abahl02@student.ubc.ca" w:date="2023-07-19T12:30:00Z">
                <w:pPr>
                  <w:spacing w:line="360" w:lineRule="auto"/>
                  <w:jc w:val="both"/>
                </w:pPr>
              </w:pPrChange>
            </w:pPr>
            <w:ins w:id="2889" w:author="abahl02@student.ubc.ca" w:date="2023-07-19T12:27:00Z">
              <w:r w:rsidRPr="0079172B">
                <w:rPr>
                  <w:sz w:val="20"/>
                  <w:szCs w:val="20"/>
                  <w:rPrChange w:id="2890" w:author="abahl02@student.ubc.ca" w:date="2023-07-19T12:30:00Z">
                    <w:rPr/>
                  </w:rPrChange>
                </w:rPr>
                <w:t>Embryo</w:t>
              </w:r>
            </w:ins>
          </w:p>
        </w:tc>
        <w:tc>
          <w:tcPr>
            <w:tcW w:w="1968" w:type="pct"/>
            <w:vAlign w:val="bottom"/>
            <w:tcPrChange w:id="2891" w:author="abahl02@student.ubc.ca" w:date="2023-07-19T12:30:00Z">
              <w:tcPr>
                <w:tcW w:w="1716" w:type="pct"/>
                <w:vAlign w:val="bottom"/>
              </w:tcPr>
            </w:tcPrChange>
          </w:tcPr>
          <w:p w14:paraId="1DCC670E" w14:textId="52A54832" w:rsidR="0079172B" w:rsidRDefault="0079172B" w:rsidP="00C11743">
            <w:pPr>
              <w:spacing w:line="360" w:lineRule="auto"/>
              <w:jc w:val="both"/>
              <w:rPr>
                <w:ins w:id="2892" w:author="abahl02@student.ubc.ca" w:date="2023-07-19T12:25:00Z"/>
              </w:rPr>
            </w:pPr>
            <w:ins w:id="2893" w:author="abahl02@student.ubc.ca" w:date="2023-07-19T12:28:00Z">
              <w:r>
                <w:rPr>
                  <w:sz w:val="20"/>
                  <w:szCs w:val="20"/>
                </w:rPr>
                <w:t>S</w:t>
              </w:r>
            </w:ins>
            <w:ins w:id="2894" w:author="abahl02@student.ubc.ca" w:date="2023-07-19T12:25:00Z">
              <w:r>
                <w:rPr>
                  <w:sz w:val="20"/>
                  <w:szCs w:val="20"/>
                </w:rPr>
                <w:t>tarvation</w:t>
              </w:r>
            </w:ins>
          </w:p>
        </w:tc>
        <w:tc>
          <w:tcPr>
            <w:tcW w:w="1311" w:type="pct"/>
            <w:vAlign w:val="bottom"/>
            <w:tcPrChange w:id="2895" w:author="abahl02@student.ubc.ca" w:date="2023-07-19T12:30:00Z">
              <w:tcPr>
                <w:tcW w:w="994" w:type="pct"/>
                <w:vAlign w:val="bottom"/>
              </w:tcPr>
            </w:tcPrChange>
          </w:tcPr>
          <w:p w14:paraId="459A3A8F" w14:textId="77777777" w:rsidR="0079172B" w:rsidRDefault="0079172B" w:rsidP="00C11743">
            <w:pPr>
              <w:spacing w:line="360" w:lineRule="auto"/>
              <w:jc w:val="both"/>
              <w:rPr>
                <w:ins w:id="2896" w:author="abahl02@student.ubc.ca" w:date="2023-07-19T12:25:00Z"/>
              </w:rPr>
            </w:pPr>
            <w:ins w:id="2897" w:author="abahl02@student.ubc.ca" w:date="2023-07-19T12:25:00Z">
              <w:r>
                <w:rPr>
                  <w:sz w:val="20"/>
                  <w:szCs w:val="20"/>
                </w:rPr>
                <w:t>ID107</w:t>
              </w:r>
            </w:ins>
          </w:p>
        </w:tc>
      </w:tr>
      <w:tr w:rsidR="0079172B" w14:paraId="392F3125" w14:textId="77777777" w:rsidTr="0079172B">
        <w:trPr>
          <w:ins w:id="2898" w:author="abahl02@student.ubc.ca" w:date="2023-07-19T12:25:00Z"/>
        </w:trPr>
        <w:tc>
          <w:tcPr>
            <w:tcW w:w="1721" w:type="pct"/>
            <w:vMerge/>
            <w:vAlign w:val="center"/>
            <w:tcPrChange w:id="2899" w:author="abahl02@student.ubc.ca" w:date="2023-07-19T12:30:00Z">
              <w:tcPr>
                <w:tcW w:w="1339" w:type="pct"/>
                <w:vMerge/>
                <w:vAlign w:val="bottom"/>
              </w:tcPr>
            </w:tcPrChange>
          </w:tcPr>
          <w:p w14:paraId="42B84205" w14:textId="77777777" w:rsidR="0079172B" w:rsidRPr="0079172B" w:rsidRDefault="0079172B" w:rsidP="0079172B">
            <w:pPr>
              <w:spacing w:line="360" w:lineRule="auto"/>
              <w:rPr>
                <w:ins w:id="2900" w:author="abahl02@student.ubc.ca" w:date="2023-07-19T12:25:00Z"/>
                <w:sz w:val="20"/>
                <w:szCs w:val="20"/>
                <w:rPrChange w:id="2901" w:author="abahl02@student.ubc.ca" w:date="2023-07-19T12:30:00Z">
                  <w:rPr>
                    <w:ins w:id="2902" w:author="abahl02@student.ubc.ca" w:date="2023-07-19T12:25:00Z"/>
                  </w:rPr>
                </w:rPrChange>
              </w:rPr>
              <w:pPrChange w:id="2903" w:author="abahl02@student.ubc.ca" w:date="2023-07-19T12:30:00Z">
                <w:pPr>
                  <w:spacing w:line="360" w:lineRule="auto"/>
                  <w:jc w:val="both"/>
                </w:pPr>
              </w:pPrChange>
            </w:pPr>
          </w:p>
        </w:tc>
        <w:tc>
          <w:tcPr>
            <w:tcW w:w="1968" w:type="pct"/>
            <w:vAlign w:val="bottom"/>
            <w:tcPrChange w:id="2904" w:author="abahl02@student.ubc.ca" w:date="2023-07-19T12:30:00Z">
              <w:tcPr>
                <w:tcW w:w="1716" w:type="pct"/>
                <w:vAlign w:val="bottom"/>
              </w:tcPr>
            </w:tcPrChange>
          </w:tcPr>
          <w:p w14:paraId="31C99993" w14:textId="46AE9598" w:rsidR="0079172B" w:rsidRDefault="0079172B" w:rsidP="00C11743">
            <w:pPr>
              <w:spacing w:line="360" w:lineRule="auto"/>
              <w:jc w:val="both"/>
              <w:rPr>
                <w:ins w:id="2905" w:author="abahl02@student.ubc.ca" w:date="2023-07-19T12:25:00Z"/>
              </w:rPr>
            </w:pPr>
            <w:ins w:id="2906" w:author="abahl02@student.ubc.ca" w:date="2023-07-19T12:28:00Z">
              <w:r>
                <w:rPr>
                  <w:sz w:val="20"/>
                  <w:szCs w:val="20"/>
                </w:rPr>
                <w:t>F</w:t>
              </w:r>
            </w:ins>
            <w:ins w:id="2907" w:author="abahl02@student.ubc.ca" w:date="2023-07-19T12:25:00Z">
              <w:r>
                <w:rPr>
                  <w:sz w:val="20"/>
                  <w:szCs w:val="20"/>
                </w:rPr>
                <w:t>isheries</w:t>
              </w:r>
            </w:ins>
          </w:p>
        </w:tc>
        <w:tc>
          <w:tcPr>
            <w:tcW w:w="1311" w:type="pct"/>
            <w:vAlign w:val="bottom"/>
            <w:tcPrChange w:id="2908" w:author="abahl02@student.ubc.ca" w:date="2023-07-19T12:30:00Z">
              <w:tcPr>
                <w:tcW w:w="994" w:type="pct"/>
                <w:vAlign w:val="bottom"/>
              </w:tcPr>
            </w:tcPrChange>
          </w:tcPr>
          <w:p w14:paraId="1E157B7D" w14:textId="77777777" w:rsidR="0079172B" w:rsidRDefault="0079172B" w:rsidP="00C11743">
            <w:pPr>
              <w:spacing w:line="360" w:lineRule="auto"/>
              <w:jc w:val="both"/>
              <w:rPr>
                <w:ins w:id="2909" w:author="abahl02@student.ubc.ca" w:date="2023-07-19T12:25:00Z"/>
              </w:rPr>
            </w:pPr>
            <w:ins w:id="2910" w:author="abahl02@student.ubc.ca" w:date="2023-07-19T12:25:00Z">
              <w:r>
                <w:rPr>
                  <w:sz w:val="20"/>
                  <w:szCs w:val="20"/>
                </w:rPr>
                <w:t>ID108</w:t>
              </w:r>
            </w:ins>
          </w:p>
        </w:tc>
      </w:tr>
      <w:tr w:rsidR="0079172B" w14:paraId="72BFB4FF" w14:textId="77777777" w:rsidTr="0079172B">
        <w:trPr>
          <w:ins w:id="2911" w:author="abahl02@student.ubc.ca" w:date="2023-07-19T12:25:00Z"/>
        </w:trPr>
        <w:tc>
          <w:tcPr>
            <w:tcW w:w="1721" w:type="pct"/>
            <w:vMerge/>
            <w:vAlign w:val="center"/>
            <w:tcPrChange w:id="2912" w:author="abahl02@student.ubc.ca" w:date="2023-07-19T12:30:00Z">
              <w:tcPr>
                <w:tcW w:w="1339" w:type="pct"/>
                <w:vMerge/>
                <w:vAlign w:val="bottom"/>
              </w:tcPr>
            </w:tcPrChange>
          </w:tcPr>
          <w:p w14:paraId="5927AD25" w14:textId="77777777" w:rsidR="0079172B" w:rsidRPr="0079172B" w:rsidRDefault="0079172B" w:rsidP="0079172B">
            <w:pPr>
              <w:spacing w:line="360" w:lineRule="auto"/>
              <w:rPr>
                <w:ins w:id="2913" w:author="abahl02@student.ubc.ca" w:date="2023-07-19T12:25:00Z"/>
                <w:sz w:val="20"/>
                <w:szCs w:val="20"/>
                <w:rPrChange w:id="2914" w:author="abahl02@student.ubc.ca" w:date="2023-07-19T12:30:00Z">
                  <w:rPr>
                    <w:ins w:id="2915" w:author="abahl02@student.ubc.ca" w:date="2023-07-19T12:25:00Z"/>
                  </w:rPr>
                </w:rPrChange>
              </w:rPr>
              <w:pPrChange w:id="2916" w:author="abahl02@student.ubc.ca" w:date="2023-07-19T12:30:00Z">
                <w:pPr>
                  <w:spacing w:line="360" w:lineRule="auto"/>
                  <w:jc w:val="both"/>
                </w:pPr>
              </w:pPrChange>
            </w:pPr>
          </w:p>
        </w:tc>
        <w:tc>
          <w:tcPr>
            <w:tcW w:w="1968" w:type="pct"/>
            <w:vAlign w:val="bottom"/>
            <w:tcPrChange w:id="2917" w:author="abahl02@student.ubc.ca" w:date="2023-07-19T12:30:00Z">
              <w:tcPr>
                <w:tcW w:w="1716" w:type="pct"/>
                <w:vAlign w:val="bottom"/>
              </w:tcPr>
            </w:tcPrChange>
          </w:tcPr>
          <w:p w14:paraId="622A3FED" w14:textId="7B699962" w:rsidR="0079172B" w:rsidRDefault="0079172B" w:rsidP="00C11743">
            <w:pPr>
              <w:spacing w:line="360" w:lineRule="auto"/>
              <w:jc w:val="both"/>
              <w:rPr>
                <w:ins w:id="2918" w:author="abahl02@student.ubc.ca" w:date="2023-07-19T12:25:00Z"/>
              </w:rPr>
            </w:pPr>
            <w:ins w:id="2919" w:author="abahl02@student.ubc.ca" w:date="2023-07-19T12:28:00Z">
              <w:r>
                <w:rPr>
                  <w:sz w:val="20"/>
                  <w:szCs w:val="20"/>
                </w:rPr>
                <w:t>P</w:t>
              </w:r>
            </w:ins>
            <w:ins w:id="2920" w:author="abahl02@student.ubc.ca" w:date="2023-07-19T12:25:00Z">
              <w:r>
                <w:rPr>
                  <w:sz w:val="20"/>
                  <w:szCs w:val="20"/>
                </w:rPr>
                <w:t>redation</w:t>
              </w:r>
            </w:ins>
          </w:p>
        </w:tc>
        <w:tc>
          <w:tcPr>
            <w:tcW w:w="1311" w:type="pct"/>
            <w:vAlign w:val="bottom"/>
            <w:tcPrChange w:id="2921" w:author="abahl02@student.ubc.ca" w:date="2023-07-19T12:30:00Z">
              <w:tcPr>
                <w:tcW w:w="994" w:type="pct"/>
                <w:vAlign w:val="bottom"/>
              </w:tcPr>
            </w:tcPrChange>
          </w:tcPr>
          <w:p w14:paraId="09E35EFD" w14:textId="77777777" w:rsidR="0079172B" w:rsidRDefault="0079172B" w:rsidP="00C11743">
            <w:pPr>
              <w:spacing w:line="360" w:lineRule="auto"/>
              <w:jc w:val="both"/>
              <w:rPr>
                <w:ins w:id="2922" w:author="abahl02@student.ubc.ca" w:date="2023-07-19T12:25:00Z"/>
              </w:rPr>
            </w:pPr>
            <w:ins w:id="2923" w:author="abahl02@student.ubc.ca" w:date="2023-07-19T12:25:00Z">
              <w:r>
                <w:rPr>
                  <w:sz w:val="20"/>
                  <w:szCs w:val="20"/>
                </w:rPr>
                <w:t>ID109</w:t>
              </w:r>
            </w:ins>
          </w:p>
        </w:tc>
      </w:tr>
      <w:tr w:rsidR="0079172B" w14:paraId="56E0964B" w14:textId="77777777" w:rsidTr="0079172B">
        <w:trPr>
          <w:ins w:id="2924" w:author="abahl02@student.ubc.ca" w:date="2023-07-19T12:25:00Z"/>
        </w:trPr>
        <w:tc>
          <w:tcPr>
            <w:tcW w:w="1721" w:type="pct"/>
            <w:vMerge/>
            <w:vAlign w:val="center"/>
            <w:tcPrChange w:id="2925" w:author="abahl02@student.ubc.ca" w:date="2023-07-19T12:30:00Z">
              <w:tcPr>
                <w:tcW w:w="1339" w:type="pct"/>
                <w:vMerge/>
                <w:vAlign w:val="bottom"/>
              </w:tcPr>
            </w:tcPrChange>
          </w:tcPr>
          <w:p w14:paraId="19F3FD59" w14:textId="77777777" w:rsidR="0079172B" w:rsidRPr="0079172B" w:rsidRDefault="0079172B" w:rsidP="0079172B">
            <w:pPr>
              <w:spacing w:line="360" w:lineRule="auto"/>
              <w:rPr>
                <w:ins w:id="2926" w:author="abahl02@student.ubc.ca" w:date="2023-07-19T12:25:00Z"/>
                <w:sz w:val="20"/>
                <w:szCs w:val="20"/>
                <w:rPrChange w:id="2927" w:author="abahl02@student.ubc.ca" w:date="2023-07-19T12:30:00Z">
                  <w:rPr>
                    <w:ins w:id="2928" w:author="abahl02@student.ubc.ca" w:date="2023-07-19T12:25:00Z"/>
                  </w:rPr>
                </w:rPrChange>
              </w:rPr>
              <w:pPrChange w:id="2929" w:author="abahl02@student.ubc.ca" w:date="2023-07-19T12:30:00Z">
                <w:pPr>
                  <w:spacing w:line="360" w:lineRule="auto"/>
                  <w:jc w:val="both"/>
                </w:pPr>
              </w:pPrChange>
            </w:pPr>
          </w:p>
        </w:tc>
        <w:tc>
          <w:tcPr>
            <w:tcW w:w="1968" w:type="pct"/>
            <w:vAlign w:val="bottom"/>
            <w:tcPrChange w:id="2930" w:author="abahl02@student.ubc.ca" w:date="2023-07-19T12:30:00Z">
              <w:tcPr>
                <w:tcW w:w="1716" w:type="pct"/>
                <w:vAlign w:val="bottom"/>
              </w:tcPr>
            </w:tcPrChange>
          </w:tcPr>
          <w:p w14:paraId="404AF475" w14:textId="57FB326C" w:rsidR="0079172B" w:rsidRDefault="0079172B" w:rsidP="00C11743">
            <w:pPr>
              <w:spacing w:line="360" w:lineRule="auto"/>
              <w:jc w:val="both"/>
              <w:rPr>
                <w:ins w:id="2931" w:author="abahl02@student.ubc.ca" w:date="2023-07-19T12:25:00Z"/>
              </w:rPr>
            </w:pPr>
            <w:ins w:id="2932" w:author="abahl02@student.ubc.ca" w:date="2023-07-19T12:28:00Z">
              <w:r>
                <w:rPr>
                  <w:sz w:val="20"/>
                  <w:szCs w:val="20"/>
                </w:rPr>
                <w:t>P</w:t>
              </w:r>
            </w:ins>
            <w:ins w:id="2933" w:author="abahl02@student.ubc.ca" w:date="2023-07-19T12:25:00Z">
              <w:r>
                <w:rPr>
                  <w:sz w:val="20"/>
                  <w:szCs w:val="20"/>
                </w:rPr>
                <w:t>arasitism</w:t>
              </w:r>
            </w:ins>
          </w:p>
        </w:tc>
        <w:tc>
          <w:tcPr>
            <w:tcW w:w="1311" w:type="pct"/>
            <w:vAlign w:val="bottom"/>
            <w:tcPrChange w:id="2934" w:author="abahl02@student.ubc.ca" w:date="2023-07-19T12:30:00Z">
              <w:tcPr>
                <w:tcW w:w="994" w:type="pct"/>
                <w:vAlign w:val="bottom"/>
              </w:tcPr>
            </w:tcPrChange>
          </w:tcPr>
          <w:p w14:paraId="16911508" w14:textId="77777777" w:rsidR="0079172B" w:rsidRDefault="0079172B" w:rsidP="00C11743">
            <w:pPr>
              <w:spacing w:line="360" w:lineRule="auto"/>
              <w:jc w:val="both"/>
              <w:rPr>
                <w:ins w:id="2935" w:author="abahl02@student.ubc.ca" w:date="2023-07-19T12:25:00Z"/>
              </w:rPr>
            </w:pPr>
            <w:ins w:id="2936" w:author="abahl02@student.ubc.ca" w:date="2023-07-19T12:25:00Z">
              <w:r>
                <w:rPr>
                  <w:sz w:val="20"/>
                  <w:szCs w:val="20"/>
                </w:rPr>
                <w:t>ID110</w:t>
              </w:r>
            </w:ins>
          </w:p>
        </w:tc>
      </w:tr>
      <w:tr w:rsidR="0079172B" w14:paraId="756D5C9A" w14:textId="77777777" w:rsidTr="0079172B">
        <w:trPr>
          <w:ins w:id="2937" w:author="abahl02@student.ubc.ca" w:date="2023-07-19T12:25:00Z"/>
        </w:trPr>
        <w:tc>
          <w:tcPr>
            <w:tcW w:w="1721" w:type="pct"/>
            <w:vMerge/>
            <w:vAlign w:val="center"/>
            <w:tcPrChange w:id="2938" w:author="abahl02@student.ubc.ca" w:date="2023-07-19T12:30:00Z">
              <w:tcPr>
                <w:tcW w:w="1339" w:type="pct"/>
                <w:vMerge/>
                <w:vAlign w:val="bottom"/>
              </w:tcPr>
            </w:tcPrChange>
          </w:tcPr>
          <w:p w14:paraId="306CC8DE" w14:textId="77777777" w:rsidR="0079172B" w:rsidRPr="0079172B" w:rsidRDefault="0079172B" w:rsidP="0079172B">
            <w:pPr>
              <w:spacing w:line="360" w:lineRule="auto"/>
              <w:rPr>
                <w:ins w:id="2939" w:author="abahl02@student.ubc.ca" w:date="2023-07-19T12:25:00Z"/>
                <w:sz w:val="20"/>
                <w:szCs w:val="20"/>
                <w:rPrChange w:id="2940" w:author="abahl02@student.ubc.ca" w:date="2023-07-19T12:30:00Z">
                  <w:rPr>
                    <w:ins w:id="2941" w:author="abahl02@student.ubc.ca" w:date="2023-07-19T12:25:00Z"/>
                  </w:rPr>
                </w:rPrChange>
              </w:rPr>
              <w:pPrChange w:id="2942" w:author="abahl02@student.ubc.ca" w:date="2023-07-19T12:30:00Z">
                <w:pPr>
                  <w:spacing w:line="360" w:lineRule="auto"/>
                  <w:jc w:val="both"/>
                </w:pPr>
              </w:pPrChange>
            </w:pPr>
          </w:p>
        </w:tc>
        <w:tc>
          <w:tcPr>
            <w:tcW w:w="1968" w:type="pct"/>
            <w:vAlign w:val="bottom"/>
            <w:tcPrChange w:id="2943" w:author="abahl02@student.ubc.ca" w:date="2023-07-19T12:30:00Z">
              <w:tcPr>
                <w:tcW w:w="1716" w:type="pct"/>
                <w:vAlign w:val="bottom"/>
              </w:tcPr>
            </w:tcPrChange>
          </w:tcPr>
          <w:p w14:paraId="5862B9C0" w14:textId="37CBD26A" w:rsidR="0079172B" w:rsidRDefault="0079172B" w:rsidP="00C11743">
            <w:pPr>
              <w:spacing w:line="360" w:lineRule="auto"/>
              <w:jc w:val="both"/>
              <w:rPr>
                <w:ins w:id="2944" w:author="abahl02@student.ubc.ca" w:date="2023-07-19T12:25:00Z"/>
              </w:rPr>
            </w:pPr>
            <w:ins w:id="2945" w:author="abahl02@student.ubc.ca" w:date="2023-07-19T12:28:00Z">
              <w:r>
                <w:rPr>
                  <w:sz w:val="20"/>
                  <w:szCs w:val="20"/>
                </w:rPr>
                <w:t>T</w:t>
              </w:r>
            </w:ins>
            <w:ins w:id="2946" w:author="abahl02@student.ubc.ca" w:date="2023-07-19T12:25:00Z">
              <w:r>
                <w:rPr>
                  <w:sz w:val="20"/>
                  <w:szCs w:val="20"/>
                </w:rPr>
                <w:t>emperature</w:t>
              </w:r>
            </w:ins>
          </w:p>
        </w:tc>
        <w:tc>
          <w:tcPr>
            <w:tcW w:w="1311" w:type="pct"/>
            <w:vAlign w:val="bottom"/>
            <w:tcPrChange w:id="2947" w:author="abahl02@student.ubc.ca" w:date="2023-07-19T12:30:00Z">
              <w:tcPr>
                <w:tcW w:w="994" w:type="pct"/>
                <w:vAlign w:val="bottom"/>
              </w:tcPr>
            </w:tcPrChange>
          </w:tcPr>
          <w:p w14:paraId="5E7CD111" w14:textId="77777777" w:rsidR="0079172B" w:rsidRDefault="0079172B" w:rsidP="00C11743">
            <w:pPr>
              <w:spacing w:line="360" w:lineRule="auto"/>
              <w:jc w:val="both"/>
              <w:rPr>
                <w:ins w:id="2948" w:author="abahl02@student.ubc.ca" w:date="2023-07-19T12:25:00Z"/>
              </w:rPr>
            </w:pPr>
            <w:ins w:id="2949" w:author="abahl02@student.ubc.ca" w:date="2023-07-19T12:25:00Z">
              <w:r>
                <w:rPr>
                  <w:sz w:val="20"/>
                  <w:szCs w:val="20"/>
                </w:rPr>
                <w:t>ID111</w:t>
              </w:r>
            </w:ins>
          </w:p>
        </w:tc>
      </w:tr>
      <w:tr w:rsidR="0079172B" w14:paraId="62F57658" w14:textId="77777777" w:rsidTr="0079172B">
        <w:trPr>
          <w:ins w:id="2950" w:author="abahl02@student.ubc.ca" w:date="2023-07-19T12:25:00Z"/>
        </w:trPr>
        <w:tc>
          <w:tcPr>
            <w:tcW w:w="1721" w:type="pct"/>
            <w:vMerge/>
            <w:vAlign w:val="center"/>
            <w:tcPrChange w:id="2951" w:author="abahl02@student.ubc.ca" w:date="2023-07-19T12:30:00Z">
              <w:tcPr>
                <w:tcW w:w="1339" w:type="pct"/>
                <w:vMerge/>
                <w:vAlign w:val="bottom"/>
              </w:tcPr>
            </w:tcPrChange>
          </w:tcPr>
          <w:p w14:paraId="4CA4D473" w14:textId="77777777" w:rsidR="0079172B" w:rsidRPr="0079172B" w:rsidRDefault="0079172B" w:rsidP="0079172B">
            <w:pPr>
              <w:spacing w:line="360" w:lineRule="auto"/>
              <w:rPr>
                <w:ins w:id="2952" w:author="abahl02@student.ubc.ca" w:date="2023-07-19T12:25:00Z"/>
                <w:sz w:val="20"/>
                <w:szCs w:val="20"/>
                <w:rPrChange w:id="2953" w:author="abahl02@student.ubc.ca" w:date="2023-07-19T12:30:00Z">
                  <w:rPr>
                    <w:ins w:id="2954" w:author="abahl02@student.ubc.ca" w:date="2023-07-19T12:25:00Z"/>
                  </w:rPr>
                </w:rPrChange>
              </w:rPr>
              <w:pPrChange w:id="2955" w:author="abahl02@student.ubc.ca" w:date="2023-07-19T12:30:00Z">
                <w:pPr>
                  <w:spacing w:line="360" w:lineRule="auto"/>
                  <w:jc w:val="both"/>
                </w:pPr>
              </w:pPrChange>
            </w:pPr>
          </w:p>
        </w:tc>
        <w:tc>
          <w:tcPr>
            <w:tcW w:w="1968" w:type="pct"/>
            <w:vAlign w:val="bottom"/>
            <w:tcPrChange w:id="2956" w:author="abahl02@student.ubc.ca" w:date="2023-07-19T12:30:00Z">
              <w:tcPr>
                <w:tcW w:w="1716" w:type="pct"/>
                <w:vAlign w:val="bottom"/>
              </w:tcPr>
            </w:tcPrChange>
          </w:tcPr>
          <w:p w14:paraId="6A7713D8" w14:textId="3260AB19" w:rsidR="0079172B" w:rsidRDefault="0079172B" w:rsidP="00C11743">
            <w:pPr>
              <w:spacing w:line="360" w:lineRule="auto"/>
              <w:jc w:val="both"/>
              <w:rPr>
                <w:ins w:id="2957" w:author="abahl02@student.ubc.ca" w:date="2023-07-19T12:25:00Z"/>
              </w:rPr>
            </w:pPr>
            <w:ins w:id="2958" w:author="abahl02@student.ubc.ca" w:date="2023-07-19T12:28:00Z">
              <w:r>
                <w:rPr>
                  <w:sz w:val="20"/>
                  <w:szCs w:val="20"/>
                </w:rPr>
                <w:t>N</w:t>
              </w:r>
              <w:r>
                <w:rPr>
                  <w:sz w:val="20"/>
                  <w:szCs w:val="20"/>
                </w:rPr>
                <w:t>atural</w:t>
              </w:r>
              <w:r>
                <w:rPr>
                  <w:sz w:val="20"/>
                  <w:szCs w:val="20"/>
                </w:rPr>
                <w:t xml:space="preserve"> </w:t>
              </w:r>
              <w:r>
                <w:rPr>
                  <w:sz w:val="20"/>
                  <w:szCs w:val="20"/>
                </w:rPr>
                <w:t>mortality</w:t>
              </w:r>
            </w:ins>
          </w:p>
        </w:tc>
        <w:tc>
          <w:tcPr>
            <w:tcW w:w="1311" w:type="pct"/>
            <w:vAlign w:val="bottom"/>
            <w:tcPrChange w:id="2959" w:author="abahl02@student.ubc.ca" w:date="2023-07-19T12:30:00Z">
              <w:tcPr>
                <w:tcW w:w="994" w:type="pct"/>
                <w:vAlign w:val="bottom"/>
              </w:tcPr>
            </w:tcPrChange>
          </w:tcPr>
          <w:p w14:paraId="75413E07" w14:textId="77777777" w:rsidR="0079172B" w:rsidRDefault="0079172B" w:rsidP="00C11743">
            <w:pPr>
              <w:spacing w:line="360" w:lineRule="auto"/>
              <w:jc w:val="both"/>
              <w:rPr>
                <w:ins w:id="2960" w:author="abahl02@student.ubc.ca" w:date="2023-07-19T12:25:00Z"/>
              </w:rPr>
            </w:pPr>
            <w:ins w:id="2961" w:author="abahl02@student.ubc.ca" w:date="2023-07-19T12:25:00Z">
              <w:r>
                <w:rPr>
                  <w:sz w:val="20"/>
                  <w:szCs w:val="20"/>
                </w:rPr>
                <w:t>ID112</w:t>
              </w:r>
            </w:ins>
          </w:p>
        </w:tc>
      </w:tr>
      <w:tr w:rsidR="0079172B" w14:paraId="1D24B2C4" w14:textId="77777777" w:rsidTr="0079172B">
        <w:trPr>
          <w:ins w:id="2962" w:author="abahl02@student.ubc.ca" w:date="2023-07-19T12:25:00Z"/>
        </w:trPr>
        <w:tc>
          <w:tcPr>
            <w:tcW w:w="1721" w:type="pct"/>
            <w:vMerge/>
            <w:vAlign w:val="center"/>
            <w:tcPrChange w:id="2963" w:author="abahl02@student.ubc.ca" w:date="2023-07-19T12:30:00Z">
              <w:tcPr>
                <w:tcW w:w="1339" w:type="pct"/>
                <w:vMerge/>
                <w:vAlign w:val="bottom"/>
              </w:tcPr>
            </w:tcPrChange>
          </w:tcPr>
          <w:p w14:paraId="251094A2" w14:textId="77777777" w:rsidR="0079172B" w:rsidRPr="0079172B" w:rsidRDefault="0079172B" w:rsidP="0079172B">
            <w:pPr>
              <w:spacing w:line="360" w:lineRule="auto"/>
              <w:rPr>
                <w:ins w:id="2964" w:author="abahl02@student.ubc.ca" w:date="2023-07-19T12:25:00Z"/>
                <w:sz w:val="20"/>
                <w:szCs w:val="20"/>
                <w:rPrChange w:id="2965" w:author="abahl02@student.ubc.ca" w:date="2023-07-19T12:30:00Z">
                  <w:rPr>
                    <w:ins w:id="2966" w:author="abahl02@student.ubc.ca" w:date="2023-07-19T12:25:00Z"/>
                  </w:rPr>
                </w:rPrChange>
              </w:rPr>
              <w:pPrChange w:id="2967" w:author="abahl02@student.ubc.ca" w:date="2023-07-19T12:30:00Z">
                <w:pPr>
                  <w:spacing w:line="360" w:lineRule="auto"/>
                  <w:jc w:val="both"/>
                </w:pPr>
              </w:pPrChange>
            </w:pPr>
          </w:p>
        </w:tc>
        <w:tc>
          <w:tcPr>
            <w:tcW w:w="1968" w:type="pct"/>
            <w:vAlign w:val="bottom"/>
            <w:tcPrChange w:id="2968" w:author="abahl02@student.ubc.ca" w:date="2023-07-19T12:30:00Z">
              <w:tcPr>
                <w:tcW w:w="1716" w:type="pct"/>
                <w:vAlign w:val="bottom"/>
              </w:tcPr>
            </w:tcPrChange>
          </w:tcPr>
          <w:p w14:paraId="0822DC87" w14:textId="45DF052C" w:rsidR="0079172B" w:rsidRDefault="0079172B" w:rsidP="00C11743">
            <w:pPr>
              <w:spacing w:line="360" w:lineRule="auto"/>
              <w:jc w:val="both"/>
              <w:rPr>
                <w:ins w:id="2969" w:author="abahl02@student.ubc.ca" w:date="2023-07-19T12:25:00Z"/>
              </w:rPr>
            </w:pPr>
            <w:ins w:id="2970" w:author="abahl02@student.ubc.ca" w:date="2023-07-19T12:28:00Z">
              <w:r>
                <w:rPr>
                  <w:sz w:val="20"/>
                  <w:szCs w:val="20"/>
                </w:rPr>
                <w:t>O</w:t>
              </w:r>
              <w:r>
                <w:rPr>
                  <w:sz w:val="20"/>
                  <w:szCs w:val="20"/>
                </w:rPr>
                <w:t>ther</w:t>
              </w:r>
              <w:r>
                <w:rPr>
                  <w:sz w:val="20"/>
                  <w:szCs w:val="20"/>
                </w:rPr>
                <w:t xml:space="preserve"> </w:t>
              </w:r>
              <w:r>
                <w:rPr>
                  <w:sz w:val="20"/>
                  <w:szCs w:val="20"/>
                </w:rPr>
                <w:t>mortality</w:t>
              </w:r>
            </w:ins>
          </w:p>
        </w:tc>
        <w:tc>
          <w:tcPr>
            <w:tcW w:w="1311" w:type="pct"/>
            <w:vAlign w:val="bottom"/>
            <w:tcPrChange w:id="2971" w:author="abahl02@student.ubc.ca" w:date="2023-07-19T12:30:00Z">
              <w:tcPr>
                <w:tcW w:w="994" w:type="pct"/>
                <w:vAlign w:val="bottom"/>
              </w:tcPr>
            </w:tcPrChange>
          </w:tcPr>
          <w:p w14:paraId="3C72DA12" w14:textId="77777777" w:rsidR="0079172B" w:rsidRDefault="0079172B" w:rsidP="00C11743">
            <w:pPr>
              <w:spacing w:line="360" w:lineRule="auto"/>
              <w:jc w:val="both"/>
              <w:rPr>
                <w:ins w:id="2972" w:author="abahl02@student.ubc.ca" w:date="2023-07-19T12:25:00Z"/>
              </w:rPr>
            </w:pPr>
            <w:ins w:id="2973" w:author="abahl02@student.ubc.ca" w:date="2023-07-19T12:25:00Z">
              <w:r>
                <w:rPr>
                  <w:sz w:val="20"/>
                  <w:szCs w:val="20"/>
                </w:rPr>
                <w:t>ID113</w:t>
              </w:r>
            </w:ins>
          </w:p>
        </w:tc>
      </w:tr>
      <w:tr w:rsidR="0079172B" w14:paraId="115F9014" w14:textId="77777777" w:rsidTr="0079172B">
        <w:trPr>
          <w:ins w:id="2974" w:author="abahl02@student.ubc.ca" w:date="2023-07-19T12:25:00Z"/>
        </w:trPr>
        <w:tc>
          <w:tcPr>
            <w:tcW w:w="1721" w:type="pct"/>
            <w:vMerge w:val="restart"/>
            <w:vAlign w:val="center"/>
            <w:tcPrChange w:id="2975" w:author="abahl02@student.ubc.ca" w:date="2023-07-19T12:30:00Z">
              <w:tcPr>
                <w:tcW w:w="1339" w:type="pct"/>
                <w:vMerge w:val="restart"/>
                <w:vAlign w:val="bottom"/>
              </w:tcPr>
            </w:tcPrChange>
          </w:tcPr>
          <w:p w14:paraId="135F2C12" w14:textId="06A0D3AF" w:rsidR="0079172B" w:rsidRPr="0079172B" w:rsidRDefault="0079172B" w:rsidP="0079172B">
            <w:pPr>
              <w:spacing w:line="360" w:lineRule="auto"/>
              <w:rPr>
                <w:ins w:id="2976" w:author="abahl02@student.ubc.ca" w:date="2023-07-19T12:25:00Z"/>
                <w:sz w:val="20"/>
                <w:szCs w:val="20"/>
                <w:rPrChange w:id="2977" w:author="abahl02@student.ubc.ca" w:date="2023-07-19T12:30:00Z">
                  <w:rPr>
                    <w:ins w:id="2978" w:author="abahl02@student.ubc.ca" w:date="2023-07-19T12:25:00Z"/>
                  </w:rPr>
                </w:rPrChange>
              </w:rPr>
              <w:pPrChange w:id="2979" w:author="abahl02@student.ubc.ca" w:date="2023-07-19T12:30:00Z">
                <w:pPr>
                  <w:spacing w:line="360" w:lineRule="auto"/>
                  <w:jc w:val="both"/>
                </w:pPr>
              </w:pPrChange>
            </w:pPr>
            <w:ins w:id="2980" w:author="abahl02@student.ubc.ca" w:date="2023-07-19T12:28:00Z">
              <w:r w:rsidRPr="0079172B">
                <w:rPr>
                  <w:sz w:val="20"/>
                  <w:szCs w:val="20"/>
                  <w:rPrChange w:id="2981" w:author="abahl02@student.ubc.ca" w:date="2023-07-19T12:30:00Z">
                    <w:rPr/>
                  </w:rPrChange>
                </w:rPr>
                <w:t>Adult</w:t>
              </w:r>
            </w:ins>
          </w:p>
        </w:tc>
        <w:tc>
          <w:tcPr>
            <w:tcW w:w="1968" w:type="pct"/>
            <w:vAlign w:val="bottom"/>
            <w:tcPrChange w:id="2982" w:author="abahl02@student.ubc.ca" w:date="2023-07-19T12:30:00Z">
              <w:tcPr>
                <w:tcW w:w="1716" w:type="pct"/>
                <w:vAlign w:val="bottom"/>
              </w:tcPr>
            </w:tcPrChange>
          </w:tcPr>
          <w:p w14:paraId="452A5CB2" w14:textId="3D1F5874" w:rsidR="0079172B" w:rsidRDefault="0079172B" w:rsidP="00422C3E">
            <w:pPr>
              <w:spacing w:line="360" w:lineRule="auto"/>
              <w:jc w:val="both"/>
              <w:rPr>
                <w:ins w:id="2983" w:author="abahl02@student.ubc.ca" w:date="2023-07-19T12:25:00Z"/>
              </w:rPr>
            </w:pPr>
            <w:ins w:id="2984" w:author="abahl02@student.ubc.ca" w:date="2023-07-19T12:29:00Z">
              <w:r>
                <w:rPr>
                  <w:sz w:val="20"/>
                  <w:szCs w:val="20"/>
                </w:rPr>
                <w:t>Starvation</w:t>
              </w:r>
            </w:ins>
          </w:p>
        </w:tc>
        <w:tc>
          <w:tcPr>
            <w:tcW w:w="1311" w:type="pct"/>
            <w:vAlign w:val="bottom"/>
            <w:tcPrChange w:id="2985" w:author="abahl02@student.ubc.ca" w:date="2023-07-19T12:30:00Z">
              <w:tcPr>
                <w:tcW w:w="994" w:type="pct"/>
                <w:vAlign w:val="bottom"/>
              </w:tcPr>
            </w:tcPrChange>
          </w:tcPr>
          <w:p w14:paraId="05330550" w14:textId="77777777" w:rsidR="0079172B" w:rsidRDefault="0079172B" w:rsidP="00422C3E">
            <w:pPr>
              <w:spacing w:line="360" w:lineRule="auto"/>
              <w:jc w:val="both"/>
              <w:rPr>
                <w:ins w:id="2986" w:author="abahl02@student.ubc.ca" w:date="2023-07-19T12:25:00Z"/>
              </w:rPr>
            </w:pPr>
            <w:ins w:id="2987" w:author="abahl02@student.ubc.ca" w:date="2023-07-19T12:25:00Z">
              <w:r>
                <w:rPr>
                  <w:sz w:val="20"/>
                  <w:szCs w:val="20"/>
                </w:rPr>
                <w:t>ID114</w:t>
              </w:r>
            </w:ins>
          </w:p>
        </w:tc>
      </w:tr>
      <w:tr w:rsidR="0079172B" w14:paraId="01D26CB1" w14:textId="77777777" w:rsidTr="0079172B">
        <w:trPr>
          <w:ins w:id="2988" w:author="abahl02@student.ubc.ca" w:date="2023-07-19T12:25:00Z"/>
        </w:trPr>
        <w:tc>
          <w:tcPr>
            <w:tcW w:w="1721" w:type="pct"/>
            <w:vMerge/>
            <w:vAlign w:val="bottom"/>
            <w:tcPrChange w:id="2989" w:author="abahl02@student.ubc.ca" w:date="2023-07-19T12:30:00Z">
              <w:tcPr>
                <w:tcW w:w="1339" w:type="pct"/>
                <w:vMerge/>
                <w:vAlign w:val="bottom"/>
              </w:tcPr>
            </w:tcPrChange>
          </w:tcPr>
          <w:p w14:paraId="06D15AA3" w14:textId="77777777" w:rsidR="0079172B" w:rsidRDefault="0079172B" w:rsidP="00422C3E">
            <w:pPr>
              <w:spacing w:line="360" w:lineRule="auto"/>
              <w:jc w:val="both"/>
              <w:rPr>
                <w:ins w:id="2990" w:author="abahl02@student.ubc.ca" w:date="2023-07-19T12:25:00Z"/>
              </w:rPr>
            </w:pPr>
          </w:p>
        </w:tc>
        <w:tc>
          <w:tcPr>
            <w:tcW w:w="1968" w:type="pct"/>
            <w:vAlign w:val="bottom"/>
            <w:tcPrChange w:id="2991" w:author="abahl02@student.ubc.ca" w:date="2023-07-19T12:30:00Z">
              <w:tcPr>
                <w:tcW w:w="1716" w:type="pct"/>
                <w:vAlign w:val="bottom"/>
              </w:tcPr>
            </w:tcPrChange>
          </w:tcPr>
          <w:p w14:paraId="288ECBF3" w14:textId="381CFD0B" w:rsidR="0079172B" w:rsidRDefault="0079172B" w:rsidP="00422C3E">
            <w:pPr>
              <w:spacing w:line="360" w:lineRule="auto"/>
              <w:jc w:val="both"/>
              <w:rPr>
                <w:ins w:id="2992" w:author="abahl02@student.ubc.ca" w:date="2023-07-19T12:25:00Z"/>
              </w:rPr>
            </w:pPr>
            <w:ins w:id="2993" w:author="abahl02@student.ubc.ca" w:date="2023-07-19T12:29:00Z">
              <w:r>
                <w:rPr>
                  <w:sz w:val="20"/>
                  <w:szCs w:val="20"/>
                </w:rPr>
                <w:t>Fisheries</w:t>
              </w:r>
            </w:ins>
          </w:p>
        </w:tc>
        <w:tc>
          <w:tcPr>
            <w:tcW w:w="1311" w:type="pct"/>
            <w:vAlign w:val="bottom"/>
            <w:tcPrChange w:id="2994" w:author="abahl02@student.ubc.ca" w:date="2023-07-19T12:30:00Z">
              <w:tcPr>
                <w:tcW w:w="994" w:type="pct"/>
                <w:vAlign w:val="bottom"/>
              </w:tcPr>
            </w:tcPrChange>
          </w:tcPr>
          <w:p w14:paraId="0932ED9E" w14:textId="77777777" w:rsidR="0079172B" w:rsidRDefault="0079172B" w:rsidP="00422C3E">
            <w:pPr>
              <w:spacing w:line="360" w:lineRule="auto"/>
              <w:jc w:val="both"/>
              <w:rPr>
                <w:ins w:id="2995" w:author="abahl02@student.ubc.ca" w:date="2023-07-19T12:25:00Z"/>
              </w:rPr>
            </w:pPr>
            <w:ins w:id="2996" w:author="abahl02@student.ubc.ca" w:date="2023-07-19T12:25:00Z">
              <w:r>
                <w:rPr>
                  <w:sz w:val="20"/>
                  <w:szCs w:val="20"/>
                </w:rPr>
                <w:t>ID115</w:t>
              </w:r>
            </w:ins>
          </w:p>
        </w:tc>
      </w:tr>
      <w:tr w:rsidR="0079172B" w14:paraId="67F0DAFB" w14:textId="77777777" w:rsidTr="0079172B">
        <w:trPr>
          <w:ins w:id="2997" w:author="abahl02@student.ubc.ca" w:date="2023-07-19T12:25:00Z"/>
        </w:trPr>
        <w:tc>
          <w:tcPr>
            <w:tcW w:w="1721" w:type="pct"/>
            <w:vMerge/>
            <w:vAlign w:val="bottom"/>
            <w:tcPrChange w:id="2998" w:author="abahl02@student.ubc.ca" w:date="2023-07-19T12:30:00Z">
              <w:tcPr>
                <w:tcW w:w="1339" w:type="pct"/>
                <w:vMerge/>
                <w:vAlign w:val="bottom"/>
              </w:tcPr>
            </w:tcPrChange>
          </w:tcPr>
          <w:p w14:paraId="7DA99048" w14:textId="77777777" w:rsidR="0079172B" w:rsidRDefault="0079172B" w:rsidP="00422C3E">
            <w:pPr>
              <w:spacing w:line="360" w:lineRule="auto"/>
              <w:jc w:val="both"/>
              <w:rPr>
                <w:ins w:id="2999" w:author="abahl02@student.ubc.ca" w:date="2023-07-19T12:25:00Z"/>
              </w:rPr>
            </w:pPr>
          </w:p>
        </w:tc>
        <w:tc>
          <w:tcPr>
            <w:tcW w:w="1968" w:type="pct"/>
            <w:vAlign w:val="bottom"/>
            <w:tcPrChange w:id="3000" w:author="abahl02@student.ubc.ca" w:date="2023-07-19T12:30:00Z">
              <w:tcPr>
                <w:tcW w:w="1716" w:type="pct"/>
                <w:vAlign w:val="bottom"/>
              </w:tcPr>
            </w:tcPrChange>
          </w:tcPr>
          <w:p w14:paraId="6D111C6B" w14:textId="4C3049EF" w:rsidR="0079172B" w:rsidRDefault="0079172B" w:rsidP="00422C3E">
            <w:pPr>
              <w:spacing w:line="360" w:lineRule="auto"/>
              <w:jc w:val="both"/>
              <w:rPr>
                <w:ins w:id="3001" w:author="abahl02@student.ubc.ca" w:date="2023-07-19T12:25:00Z"/>
              </w:rPr>
            </w:pPr>
            <w:ins w:id="3002" w:author="abahl02@student.ubc.ca" w:date="2023-07-19T12:29:00Z">
              <w:r>
                <w:rPr>
                  <w:sz w:val="20"/>
                  <w:szCs w:val="20"/>
                </w:rPr>
                <w:t>Predation</w:t>
              </w:r>
            </w:ins>
          </w:p>
        </w:tc>
        <w:tc>
          <w:tcPr>
            <w:tcW w:w="1311" w:type="pct"/>
            <w:vAlign w:val="bottom"/>
            <w:tcPrChange w:id="3003" w:author="abahl02@student.ubc.ca" w:date="2023-07-19T12:30:00Z">
              <w:tcPr>
                <w:tcW w:w="994" w:type="pct"/>
                <w:vAlign w:val="bottom"/>
              </w:tcPr>
            </w:tcPrChange>
          </w:tcPr>
          <w:p w14:paraId="447C19A6" w14:textId="77777777" w:rsidR="0079172B" w:rsidRDefault="0079172B" w:rsidP="00422C3E">
            <w:pPr>
              <w:spacing w:line="360" w:lineRule="auto"/>
              <w:jc w:val="both"/>
              <w:rPr>
                <w:ins w:id="3004" w:author="abahl02@student.ubc.ca" w:date="2023-07-19T12:25:00Z"/>
              </w:rPr>
            </w:pPr>
            <w:ins w:id="3005" w:author="abahl02@student.ubc.ca" w:date="2023-07-19T12:25:00Z">
              <w:r>
                <w:rPr>
                  <w:sz w:val="20"/>
                  <w:szCs w:val="20"/>
                </w:rPr>
                <w:t>ID116</w:t>
              </w:r>
            </w:ins>
          </w:p>
        </w:tc>
      </w:tr>
      <w:tr w:rsidR="0079172B" w14:paraId="0BACF9A7" w14:textId="77777777" w:rsidTr="0079172B">
        <w:trPr>
          <w:ins w:id="3006" w:author="abahl02@student.ubc.ca" w:date="2023-07-19T12:25:00Z"/>
        </w:trPr>
        <w:tc>
          <w:tcPr>
            <w:tcW w:w="1721" w:type="pct"/>
            <w:vMerge/>
            <w:vAlign w:val="bottom"/>
            <w:tcPrChange w:id="3007" w:author="abahl02@student.ubc.ca" w:date="2023-07-19T12:30:00Z">
              <w:tcPr>
                <w:tcW w:w="1339" w:type="pct"/>
                <w:vMerge/>
                <w:vAlign w:val="bottom"/>
              </w:tcPr>
            </w:tcPrChange>
          </w:tcPr>
          <w:p w14:paraId="004EAF5D" w14:textId="77777777" w:rsidR="0079172B" w:rsidRDefault="0079172B" w:rsidP="00422C3E">
            <w:pPr>
              <w:spacing w:line="360" w:lineRule="auto"/>
              <w:jc w:val="both"/>
              <w:rPr>
                <w:ins w:id="3008" w:author="abahl02@student.ubc.ca" w:date="2023-07-19T12:25:00Z"/>
              </w:rPr>
            </w:pPr>
          </w:p>
        </w:tc>
        <w:tc>
          <w:tcPr>
            <w:tcW w:w="1968" w:type="pct"/>
            <w:vAlign w:val="bottom"/>
            <w:tcPrChange w:id="3009" w:author="abahl02@student.ubc.ca" w:date="2023-07-19T12:30:00Z">
              <w:tcPr>
                <w:tcW w:w="1716" w:type="pct"/>
                <w:vAlign w:val="bottom"/>
              </w:tcPr>
            </w:tcPrChange>
          </w:tcPr>
          <w:p w14:paraId="65AA3B34" w14:textId="25D287EE" w:rsidR="0079172B" w:rsidRDefault="0079172B" w:rsidP="00422C3E">
            <w:pPr>
              <w:spacing w:line="360" w:lineRule="auto"/>
              <w:jc w:val="both"/>
              <w:rPr>
                <w:ins w:id="3010" w:author="abahl02@student.ubc.ca" w:date="2023-07-19T12:25:00Z"/>
              </w:rPr>
            </w:pPr>
            <w:ins w:id="3011" w:author="abahl02@student.ubc.ca" w:date="2023-07-19T12:29:00Z">
              <w:r>
                <w:rPr>
                  <w:sz w:val="20"/>
                  <w:szCs w:val="20"/>
                </w:rPr>
                <w:t>Parasitism</w:t>
              </w:r>
            </w:ins>
          </w:p>
        </w:tc>
        <w:tc>
          <w:tcPr>
            <w:tcW w:w="1311" w:type="pct"/>
            <w:vAlign w:val="bottom"/>
            <w:tcPrChange w:id="3012" w:author="abahl02@student.ubc.ca" w:date="2023-07-19T12:30:00Z">
              <w:tcPr>
                <w:tcW w:w="994" w:type="pct"/>
                <w:vAlign w:val="bottom"/>
              </w:tcPr>
            </w:tcPrChange>
          </w:tcPr>
          <w:p w14:paraId="4EAE317A" w14:textId="77777777" w:rsidR="0079172B" w:rsidRDefault="0079172B" w:rsidP="00422C3E">
            <w:pPr>
              <w:spacing w:line="360" w:lineRule="auto"/>
              <w:jc w:val="both"/>
              <w:rPr>
                <w:ins w:id="3013" w:author="abahl02@student.ubc.ca" w:date="2023-07-19T12:25:00Z"/>
              </w:rPr>
            </w:pPr>
            <w:ins w:id="3014" w:author="abahl02@student.ubc.ca" w:date="2023-07-19T12:25:00Z">
              <w:r>
                <w:rPr>
                  <w:sz w:val="20"/>
                  <w:szCs w:val="20"/>
                </w:rPr>
                <w:t>ID117</w:t>
              </w:r>
            </w:ins>
          </w:p>
        </w:tc>
      </w:tr>
      <w:tr w:rsidR="0079172B" w14:paraId="0DADC8E0" w14:textId="77777777" w:rsidTr="0079172B">
        <w:trPr>
          <w:ins w:id="3015" w:author="abahl02@student.ubc.ca" w:date="2023-07-19T12:25:00Z"/>
        </w:trPr>
        <w:tc>
          <w:tcPr>
            <w:tcW w:w="1721" w:type="pct"/>
            <w:vMerge/>
            <w:vAlign w:val="bottom"/>
            <w:tcPrChange w:id="3016" w:author="abahl02@student.ubc.ca" w:date="2023-07-19T12:30:00Z">
              <w:tcPr>
                <w:tcW w:w="1339" w:type="pct"/>
                <w:vMerge/>
                <w:vAlign w:val="bottom"/>
              </w:tcPr>
            </w:tcPrChange>
          </w:tcPr>
          <w:p w14:paraId="03ECCBCB" w14:textId="77777777" w:rsidR="0079172B" w:rsidRDefault="0079172B" w:rsidP="00422C3E">
            <w:pPr>
              <w:spacing w:line="360" w:lineRule="auto"/>
              <w:jc w:val="both"/>
              <w:rPr>
                <w:ins w:id="3017" w:author="abahl02@student.ubc.ca" w:date="2023-07-19T12:25:00Z"/>
              </w:rPr>
            </w:pPr>
          </w:p>
        </w:tc>
        <w:tc>
          <w:tcPr>
            <w:tcW w:w="1968" w:type="pct"/>
            <w:vAlign w:val="bottom"/>
            <w:tcPrChange w:id="3018" w:author="abahl02@student.ubc.ca" w:date="2023-07-19T12:30:00Z">
              <w:tcPr>
                <w:tcW w:w="1716" w:type="pct"/>
                <w:vAlign w:val="bottom"/>
              </w:tcPr>
            </w:tcPrChange>
          </w:tcPr>
          <w:p w14:paraId="2E52D5D5" w14:textId="043C7D35" w:rsidR="0079172B" w:rsidRDefault="0079172B" w:rsidP="00422C3E">
            <w:pPr>
              <w:spacing w:line="360" w:lineRule="auto"/>
              <w:jc w:val="both"/>
              <w:rPr>
                <w:ins w:id="3019" w:author="abahl02@student.ubc.ca" w:date="2023-07-19T12:25:00Z"/>
              </w:rPr>
            </w:pPr>
            <w:ins w:id="3020" w:author="abahl02@student.ubc.ca" w:date="2023-07-19T12:29:00Z">
              <w:r>
                <w:rPr>
                  <w:sz w:val="20"/>
                  <w:szCs w:val="20"/>
                </w:rPr>
                <w:t>Temperature</w:t>
              </w:r>
            </w:ins>
          </w:p>
        </w:tc>
        <w:tc>
          <w:tcPr>
            <w:tcW w:w="1311" w:type="pct"/>
            <w:vAlign w:val="bottom"/>
            <w:tcPrChange w:id="3021" w:author="abahl02@student.ubc.ca" w:date="2023-07-19T12:30:00Z">
              <w:tcPr>
                <w:tcW w:w="994" w:type="pct"/>
                <w:vAlign w:val="bottom"/>
              </w:tcPr>
            </w:tcPrChange>
          </w:tcPr>
          <w:p w14:paraId="3AE210DD" w14:textId="77777777" w:rsidR="0079172B" w:rsidRDefault="0079172B" w:rsidP="00422C3E">
            <w:pPr>
              <w:spacing w:line="360" w:lineRule="auto"/>
              <w:jc w:val="both"/>
              <w:rPr>
                <w:ins w:id="3022" w:author="abahl02@student.ubc.ca" w:date="2023-07-19T12:25:00Z"/>
              </w:rPr>
            </w:pPr>
            <w:ins w:id="3023" w:author="abahl02@student.ubc.ca" w:date="2023-07-19T12:25:00Z">
              <w:r>
                <w:rPr>
                  <w:sz w:val="20"/>
                  <w:szCs w:val="20"/>
                </w:rPr>
                <w:t>ID118</w:t>
              </w:r>
            </w:ins>
          </w:p>
        </w:tc>
      </w:tr>
      <w:tr w:rsidR="0079172B" w14:paraId="7BD7F4C8" w14:textId="77777777" w:rsidTr="0079172B">
        <w:trPr>
          <w:ins w:id="3024" w:author="abahl02@student.ubc.ca" w:date="2023-07-19T12:25:00Z"/>
        </w:trPr>
        <w:tc>
          <w:tcPr>
            <w:tcW w:w="1721" w:type="pct"/>
            <w:vMerge/>
            <w:vAlign w:val="bottom"/>
            <w:tcPrChange w:id="3025" w:author="abahl02@student.ubc.ca" w:date="2023-07-19T12:30:00Z">
              <w:tcPr>
                <w:tcW w:w="1339" w:type="pct"/>
                <w:vMerge/>
                <w:vAlign w:val="bottom"/>
              </w:tcPr>
            </w:tcPrChange>
          </w:tcPr>
          <w:p w14:paraId="72464640" w14:textId="77777777" w:rsidR="0079172B" w:rsidRDefault="0079172B" w:rsidP="00422C3E">
            <w:pPr>
              <w:spacing w:line="360" w:lineRule="auto"/>
              <w:jc w:val="both"/>
              <w:rPr>
                <w:ins w:id="3026" w:author="abahl02@student.ubc.ca" w:date="2023-07-19T12:25:00Z"/>
              </w:rPr>
            </w:pPr>
          </w:p>
        </w:tc>
        <w:tc>
          <w:tcPr>
            <w:tcW w:w="1968" w:type="pct"/>
            <w:vAlign w:val="bottom"/>
            <w:tcPrChange w:id="3027" w:author="abahl02@student.ubc.ca" w:date="2023-07-19T12:30:00Z">
              <w:tcPr>
                <w:tcW w:w="1716" w:type="pct"/>
                <w:vAlign w:val="bottom"/>
              </w:tcPr>
            </w:tcPrChange>
          </w:tcPr>
          <w:p w14:paraId="0D01FA84" w14:textId="3ED3671C" w:rsidR="0079172B" w:rsidRDefault="0079172B" w:rsidP="00422C3E">
            <w:pPr>
              <w:spacing w:line="360" w:lineRule="auto"/>
              <w:jc w:val="both"/>
              <w:rPr>
                <w:ins w:id="3028" w:author="abahl02@student.ubc.ca" w:date="2023-07-19T12:25:00Z"/>
              </w:rPr>
            </w:pPr>
            <w:ins w:id="3029" w:author="abahl02@student.ubc.ca" w:date="2023-07-19T12:29:00Z">
              <w:r>
                <w:rPr>
                  <w:sz w:val="20"/>
                  <w:szCs w:val="20"/>
                </w:rPr>
                <w:t>Natural mortality</w:t>
              </w:r>
            </w:ins>
          </w:p>
        </w:tc>
        <w:tc>
          <w:tcPr>
            <w:tcW w:w="1311" w:type="pct"/>
            <w:vAlign w:val="bottom"/>
            <w:tcPrChange w:id="3030" w:author="abahl02@student.ubc.ca" w:date="2023-07-19T12:30:00Z">
              <w:tcPr>
                <w:tcW w:w="994" w:type="pct"/>
                <w:vAlign w:val="bottom"/>
              </w:tcPr>
            </w:tcPrChange>
          </w:tcPr>
          <w:p w14:paraId="1FF457C5" w14:textId="77777777" w:rsidR="0079172B" w:rsidRDefault="0079172B" w:rsidP="00422C3E">
            <w:pPr>
              <w:spacing w:line="360" w:lineRule="auto"/>
              <w:jc w:val="both"/>
              <w:rPr>
                <w:ins w:id="3031" w:author="abahl02@student.ubc.ca" w:date="2023-07-19T12:25:00Z"/>
              </w:rPr>
            </w:pPr>
            <w:ins w:id="3032" w:author="abahl02@student.ubc.ca" w:date="2023-07-19T12:25:00Z">
              <w:r>
                <w:rPr>
                  <w:sz w:val="20"/>
                  <w:szCs w:val="20"/>
                </w:rPr>
                <w:t>ID119</w:t>
              </w:r>
            </w:ins>
          </w:p>
        </w:tc>
      </w:tr>
      <w:tr w:rsidR="0079172B" w14:paraId="2EF38830" w14:textId="77777777" w:rsidTr="0079172B">
        <w:trPr>
          <w:ins w:id="3033" w:author="abahl02@student.ubc.ca" w:date="2023-07-19T12:25:00Z"/>
        </w:trPr>
        <w:tc>
          <w:tcPr>
            <w:tcW w:w="1721" w:type="pct"/>
            <w:vMerge/>
            <w:vAlign w:val="bottom"/>
            <w:tcPrChange w:id="3034" w:author="abahl02@student.ubc.ca" w:date="2023-07-19T12:30:00Z">
              <w:tcPr>
                <w:tcW w:w="1339" w:type="pct"/>
                <w:vMerge/>
                <w:vAlign w:val="bottom"/>
              </w:tcPr>
            </w:tcPrChange>
          </w:tcPr>
          <w:p w14:paraId="4965C04B" w14:textId="77777777" w:rsidR="0079172B" w:rsidRDefault="0079172B" w:rsidP="00422C3E">
            <w:pPr>
              <w:spacing w:line="360" w:lineRule="auto"/>
              <w:jc w:val="both"/>
              <w:rPr>
                <w:ins w:id="3035" w:author="abahl02@student.ubc.ca" w:date="2023-07-19T12:25:00Z"/>
              </w:rPr>
            </w:pPr>
          </w:p>
        </w:tc>
        <w:tc>
          <w:tcPr>
            <w:tcW w:w="1968" w:type="pct"/>
            <w:vAlign w:val="bottom"/>
            <w:tcPrChange w:id="3036" w:author="abahl02@student.ubc.ca" w:date="2023-07-19T12:30:00Z">
              <w:tcPr>
                <w:tcW w:w="1716" w:type="pct"/>
                <w:vAlign w:val="bottom"/>
              </w:tcPr>
            </w:tcPrChange>
          </w:tcPr>
          <w:p w14:paraId="5F8EE6D2" w14:textId="363614F9" w:rsidR="0079172B" w:rsidRDefault="0079172B" w:rsidP="00422C3E">
            <w:pPr>
              <w:spacing w:line="360" w:lineRule="auto"/>
              <w:jc w:val="both"/>
              <w:rPr>
                <w:ins w:id="3037" w:author="abahl02@student.ubc.ca" w:date="2023-07-19T12:25:00Z"/>
              </w:rPr>
            </w:pPr>
            <w:ins w:id="3038" w:author="abahl02@student.ubc.ca" w:date="2023-07-19T12:29:00Z">
              <w:r>
                <w:rPr>
                  <w:sz w:val="20"/>
                  <w:szCs w:val="20"/>
                </w:rPr>
                <w:t>Other mortality</w:t>
              </w:r>
            </w:ins>
          </w:p>
        </w:tc>
        <w:tc>
          <w:tcPr>
            <w:tcW w:w="1311" w:type="pct"/>
            <w:vAlign w:val="bottom"/>
            <w:tcPrChange w:id="3039" w:author="abahl02@student.ubc.ca" w:date="2023-07-19T12:30:00Z">
              <w:tcPr>
                <w:tcW w:w="994" w:type="pct"/>
                <w:vAlign w:val="bottom"/>
              </w:tcPr>
            </w:tcPrChange>
          </w:tcPr>
          <w:p w14:paraId="0839DD82" w14:textId="77777777" w:rsidR="0079172B" w:rsidRDefault="0079172B" w:rsidP="00422C3E">
            <w:pPr>
              <w:spacing w:line="360" w:lineRule="auto"/>
              <w:jc w:val="both"/>
              <w:rPr>
                <w:ins w:id="3040" w:author="abahl02@student.ubc.ca" w:date="2023-07-19T12:25:00Z"/>
              </w:rPr>
            </w:pPr>
            <w:ins w:id="3041" w:author="abahl02@student.ubc.ca" w:date="2023-07-19T12:25:00Z">
              <w:r>
                <w:rPr>
                  <w:sz w:val="20"/>
                  <w:szCs w:val="20"/>
                </w:rPr>
                <w:t>ID120</w:t>
              </w:r>
            </w:ins>
          </w:p>
        </w:tc>
      </w:tr>
    </w:tbl>
    <w:p w14:paraId="2629E599" w14:textId="46B1AE94" w:rsidR="00422C3E" w:rsidRDefault="0079172B" w:rsidP="00D654BE">
      <w:pPr>
        <w:spacing w:line="360" w:lineRule="auto"/>
        <w:jc w:val="both"/>
      </w:pPr>
      <w:ins w:id="3042" w:author="abahl02@student.ubc.ca" w:date="2023-07-19T12:30:00Z">
        <w:r>
          <w:t xml:space="preserve">Table S2. </w:t>
        </w:r>
      </w:ins>
    </w:p>
    <w:sectPr w:rsidR="00422C3E">
      <w:headerReference w:type="default" r:id="rId12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D B" w:date="2023-04-14T10:40:00Z" w:initials="">
    <w:p w14:paraId="64E0ACAD" w14:textId="77777777" w:rsidR="00C46B4C" w:rsidRDefault="00000000">
      <w:pPr>
        <w:widowControl w:val="0"/>
        <w:pBdr>
          <w:top w:val="nil"/>
          <w:left w:val="nil"/>
          <w:bottom w:val="nil"/>
          <w:right w:val="nil"/>
          <w:between w:val="nil"/>
        </w:pBdr>
        <w:spacing w:line="240" w:lineRule="auto"/>
        <w:rPr>
          <w:color w:val="000000"/>
        </w:rPr>
      </w:pPr>
      <w:r>
        <w:rPr>
          <w:color w:val="000000"/>
        </w:rPr>
        <w:t>maybe this can be removed, also need to be careful in wording to not confuse with MPAs.</w:t>
      </w:r>
    </w:p>
  </w:comment>
  <w:comment w:id="10" w:author="abahl02@student.ubc.ca" w:date="2023-07-18T09:45:00Z" w:initials="MOU">
    <w:p w14:paraId="58EEB5C6" w14:textId="77777777" w:rsidR="00CA3183" w:rsidRDefault="00CA3183" w:rsidP="00755790">
      <w:r>
        <w:rPr>
          <w:rStyle w:val="CommentReference"/>
        </w:rPr>
        <w:annotationRef/>
      </w:r>
      <w:r>
        <w:rPr>
          <w:color w:val="000000"/>
          <w:sz w:val="20"/>
          <w:szCs w:val="20"/>
        </w:rPr>
        <w:t>Agreed. Removed!</w:t>
      </w:r>
    </w:p>
  </w:comment>
  <w:comment w:id="390" w:author="abahl02@student.ubc.ca" w:date="2023-07-18T12:20:00Z" w:initials="a">
    <w:p w14:paraId="0B421625" w14:textId="77777777" w:rsidR="00522EE2" w:rsidRDefault="00522EE2" w:rsidP="00AC28F5">
      <w:r>
        <w:rPr>
          <w:rStyle w:val="CommentReference"/>
        </w:rPr>
        <w:annotationRef/>
      </w:r>
      <w:r>
        <w:rPr>
          <w:color w:val="000000"/>
          <w:sz w:val="20"/>
          <w:szCs w:val="20"/>
        </w:rPr>
        <w:t>Unsure what to do about this. While we ended up removing “build-up of body reserves” in the conceptual models, we did still review the literature that included in this info. I wonder if we can slide this under overwintering.</w:t>
      </w:r>
    </w:p>
  </w:comment>
  <w:comment w:id="395" w:author="Dominik Bahlburg" w:date="2023-07-12T14:31:00Z" w:initials="DB">
    <w:p w14:paraId="649D1385" w14:textId="67277A6B" w:rsidR="00E27C41" w:rsidRDefault="00E27C41">
      <w:pPr>
        <w:pStyle w:val="CommentText"/>
      </w:pPr>
      <w:r>
        <w:rPr>
          <w:rStyle w:val="CommentReference"/>
        </w:rPr>
        <w:annotationRef/>
      </w:r>
      <w:r>
        <w:t>Lol what about this? We somehow did not touch autumn body reserves at all in the later models and analysis? Just remove it? Only 8 papers could be directly assigned to this, so maybe it is okay to leave it out?</w:t>
      </w:r>
    </w:p>
  </w:comment>
  <w:comment w:id="396" w:author="abahl02@student.ubc.ca" w:date="2023-07-16T10:10:00Z" w:initials="MOU">
    <w:p w14:paraId="7640A605" w14:textId="77777777" w:rsidR="001F0515" w:rsidRDefault="001F0515" w:rsidP="004C4D51">
      <w:r>
        <w:rPr>
          <w:rStyle w:val="CommentReference"/>
        </w:rPr>
        <w:annotationRef/>
      </w:r>
      <w:r>
        <w:rPr>
          <w:color w:val="000000"/>
          <w:sz w:val="20"/>
          <w:szCs w:val="20"/>
        </w:rPr>
        <w:t>I agree, lets just drop it.</w:t>
      </w:r>
    </w:p>
  </w:comment>
  <w:comment w:id="397" w:author="abahl02@student.ubc.ca" w:date="2023-07-16T10:21:00Z" w:initials="MOU">
    <w:p w14:paraId="64A16711" w14:textId="77777777" w:rsidR="00B14914" w:rsidRDefault="00B14914" w:rsidP="006055EE">
      <w:r>
        <w:rPr>
          <w:rStyle w:val="CommentReference"/>
        </w:rPr>
        <w:annotationRef/>
      </w:r>
      <w:r>
        <w:rPr>
          <w:color w:val="000000"/>
          <w:sz w:val="20"/>
          <w:szCs w:val="20"/>
        </w:rPr>
        <w:t>But can you remake the figure now? :)</w:t>
      </w:r>
    </w:p>
    <w:p w14:paraId="64272424" w14:textId="77777777" w:rsidR="00B14914" w:rsidRDefault="00B14914" w:rsidP="006055EE"/>
  </w:comment>
  <w:comment w:id="801" w:author="Dominik Bahlburg" w:date="2023-06-27T19:30:00Z" w:initials="DB">
    <w:p w14:paraId="414B547F" w14:textId="4062B789" w:rsidR="0008113B" w:rsidRDefault="0008113B">
      <w:pPr>
        <w:pStyle w:val="CommentText"/>
      </w:pPr>
      <w:r>
        <w:rPr>
          <w:rStyle w:val="CommentReference"/>
        </w:rPr>
        <w:annotationRef/>
      </w:r>
      <w:r>
        <w:t>Potentially create table for this?</w:t>
      </w:r>
    </w:p>
  </w:comment>
  <w:comment w:id="802" w:author="abahl02@student.ubc.ca" w:date="2023-07-19T12:45:00Z" w:initials="MOU">
    <w:p w14:paraId="23E927FF" w14:textId="77777777" w:rsidR="00D74E10" w:rsidRDefault="00D74E10" w:rsidP="000F6A59">
      <w:r>
        <w:rPr>
          <w:rStyle w:val="CommentReference"/>
        </w:rPr>
        <w:annotationRef/>
      </w:r>
      <w:r>
        <w:rPr>
          <w:color w:val="000000"/>
          <w:sz w:val="20"/>
          <w:szCs w:val="20"/>
        </w:rPr>
        <w:t>I created a table for the parameter IDs and a separate one for mortality - see supplementary at bottom of doc - but I don’t think a table on categories is necessary.</w:t>
      </w:r>
    </w:p>
  </w:comment>
  <w:comment w:id="896" w:author="Dominik Bahlburg" w:date="2023-07-12T15:41:00Z" w:initials="DB">
    <w:p w14:paraId="618EE3CB" w14:textId="2E8D168F" w:rsidR="00851218" w:rsidRDefault="00851218" w:rsidP="00851218">
      <w:pPr>
        <w:pStyle w:val="CommentText"/>
      </w:pPr>
      <w:r>
        <w:rPr>
          <w:rStyle w:val="CommentReference"/>
        </w:rPr>
        <w:annotationRef/>
      </w:r>
      <w:r>
        <w:t>@Dave: What about the 27 studies that are missing in this plot (the sum of the the displayed studies + 10 circumpolar studies is 196)</w:t>
      </w:r>
    </w:p>
  </w:comment>
  <w:comment w:id="897" w:author="Dominik Bahlburg" w:date="2023-06-27T19:46:00Z" w:initials="DB">
    <w:p w14:paraId="41C5BB03" w14:textId="77777777" w:rsidR="00851218" w:rsidRDefault="00851218" w:rsidP="00851218">
      <w:pPr>
        <w:pStyle w:val="CommentText"/>
      </w:pPr>
      <w:r>
        <w:rPr>
          <w:rStyle w:val="CommentReference"/>
        </w:rPr>
        <w:annotationRef/>
      </w:r>
      <w:r>
        <w:t>Cropped krill distribution, which is not relevant here. But add seasonal distribution of datapoints as a right panel</w:t>
      </w:r>
    </w:p>
  </w:comment>
  <w:comment w:id="988" w:author="Alexis bahl" w:date="2023-05-12T15:43:00Z" w:initials="">
    <w:p w14:paraId="245CC512" w14:textId="77777777" w:rsidR="00C46B4C" w:rsidRDefault="00000000">
      <w:pPr>
        <w:widowControl w:val="0"/>
        <w:pBdr>
          <w:top w:val="nil"/>
          <w:left w:val="nil"/>
          <w:bottom w:val="nil"/>
          <w:right w:val="nil"/>
          <w:between w:val="nil"/>
        </w:pBdr>
        <w:spacing w:line="240" w:lineRule="auto"/>
        <w:rPr>
          <w:color w:val="000000"/>
        </w:rPr>
      </w:pPr>
      <w:r>
        <w:rPr>
          <w:color w:val="000000"/>
        </w:rPr>
        <w:t>Move models to methods and focus results on what the lit review data tells us</w:t>
      </w:r>
    </w:p>
  </w:comment>
  <w:comment w:id="1007" w:author="Dominik Bahlburg" w:date="2023-07-14T11:40:00Z" w:initials="DB">
    <w:p w14:paraId="48AD9993" w14:textId="1A9901FF" w:rsidR="003971AA" w:rsidRDefault="003971AA">
      <w:pPr>
        <w:pStyle w:val="CommentText"/>
      </w:pPr>
      <w:r>
        <w:rPr>
          <w:rStyle w:val="CommentReference"/>
        </w:rPr>
        <w:annotationRef/>
      </w:r>
      <w:r>
        <w:t xml:space="preserve">Update citation </w:t>
      </w:r>
      <w:r w:rsidR="0030431E">
        <w:t xml:space="preserve">from preprint to published study </w:t>
      </w:r>
      <w:r>
        <w:t>when paper is accepted</w:t>
      </w:r>
    </w:p>
  </w:comment>
  <w:comment w:id="1008" w:author="Dominik Bahlburg" w:date="2023-07-14T10:35:00Z" w:initials="DB">
    <w:p w14:paraId="32E60044" w14:textId="6CCEF657" w:rsidR="00C768DD" w:rsidRDefault="00C768DD">
      <w:pPr>
        <w:pStyle w:val="CommentText"/>
      </w:pPr>
      <w:r>
        <w:rPr>
          <w:rStyle w:val="CommentReference"/>
        </w:rPr>
        <w:annotationRef/>
      </w:r>
      <w:r>
        <w:t>Do we piss off empiricists with this? :D</w:t>
      </w:r>
    </w:p>
  </w:comment>
  <w:comment w:id="1010" w:author="Dominik Bahlburg" w:date="2023-07-14T11:28:00Z" w:initials="DB">
    <w:p w14:paraId="1068853F" w14:textId="208C9E7F" w:rsidR="00926F44" w:rsidRDefault="00926F44">
      <w:pPr>
        <w:pStyle w:val="CommentText"/>
      </w:pPr>
      <w:r>
        <w:rPr>
          <w:rStyle w:val="CommentReference"/>
        </w:rPr>
        <w:annotationRef/>
      </w:r>
      <w:r>
        <w:t>Is the balance right such that neither modelers or empiricists will be pissed off?</w:t>
      </w:r>
    </w:p>
  </w:comment>
  <w:comment w:id="1012" w:author="Dominik Bahlburg" w:date="2023-07-14T13:35:00Z" w:initials="DB">
    <w:p w14:paraId="7371B28B" w14:textId="41824724" w:rsidR="00151139" w:rsidRDefault="00151139">
      <w:pPr>
        <w:pStyle w:val="CommentText"/>
      </w:pPr>
      <w:r>
        <w:rPr>
          <w:rStyle w:val="CommentReference"/>
        </w:rPr>
        <w:annotationRef/>
      </w:r>
      <w:r>
        <w:t>Update citation from preprint to published version when manuscript is accepted</w:t>
      </w:r>
    </w:p>
  </w:comment>
  <w:comment w:id="1013" w:author="Dominik Bahlburg" w:date="2023-07-14T14:46:00Z" w:initials="DB">
    <w:p w14:paraId="5168BF36" w14:textId="047D48B4" w:rsidR="002F7E1C" w:rsidRDefault="002F7E1C">
      <w:pPr>
        <w:pStyle w:val="CommentText"/>
      </w:pPr>
      <w:r>
        <w:rPr>
          <w:rStyle w:val="CommentReference"/>
        </w:rPr>
        <w:annotationRef/>
      </w:r>
      <w:r>
        <w:t>Too bold/demanding?</w:t>
      </w:r>
    </w:p>
  </w:comment>
  <w:comment w:id="1016" w:author="Dominik Bahlburg" w:date="2023-07-14T17:05:00Z" w:initials="DB">
    <w:p w14:paraId="6105ECF9" w14:textId="37B37E1A" w:rsidR="00FB6E3E" w:rsidRDefault="00FB6E3E">
      <w:pPr>
        <w:pStyle w:val="CommentText"/>
      </w:pPr>
      <w:r>
        <w:rPr>
          <w:rStyle w:val="CommentReference"/>
        </w:rPr>
        <w:annotationRef/>
      </w:r>
      <w:r>
        <w:t>How to reference?</w:t>
      </w:r>
    </w:p>
  </w:comment>
  <w:comment w:id="1017" w:author="Dominik Bahlburg" w:date="2023-07-14T17:42:00Z" w:initials="DB">
    <w:p w14:paraId="1AE34E7C" w14:textId="3A9E1FE6" w:rsidR="004D4292" w:rsidRDefault="004D4292">
      <w:pPr>
        <w:pStyle w:val="CommentText"/>
      </w:pPr>
      <w:r>
        <w:rPr>
          <w:rStyle w:val="CommentReference"/>
        </w:rPr>
        <w:annotationRef/>
      </w:r>
      <w:r>
        <w:t>Update from preprint to published paper upon acceptance</w:t>
      </w:r>
    </w:p>
  </w:comment>
  <w:comment w:id="1025" w:author="Dominik Bahlburg" w:date="2023-07-14T18:09:00Z" w:initials="DB">
    <w:p w14:paraId="50E6DE19" w14:textId="181F8070" w:rsidR="007C1892" w:rsidRDefault="007C1892">
      <w:pPr>
        <w:pStyle w:val="CommentText"/>
      </w:pPr>
      <w:r>
        <w:rPr>
          <w:rStyle w:val="CommentReference"/>
        </w:rPr>
        <w:annotationRef/>
      </w:r>
      <w:r>
        <w:t>Change repository name?</w:t>
      </w:r>
    </w:p>
  </w:comment>
  <w:comment w:id="1026" w:author="Dominik Bahlburg" w:date="2023-07-14T18:08:00Z" w:initials="DB">
    <w:p w14:paraId="6A9EF71E" w14:textId="0AA6402D" w:rsidR="00390E34" w:rsidRDefault="00390E34">
      <w:pPr>
        <w:pStyle w:val="CommentText"/>
      </w:pPr>
      <w:r>
        <w:rPr>
          <w:rStyle w:val="CommentReference"/>
        </w:rPr>
        <w:annotationRef/>
      </w:r>
      <w:r>
        <w:t>Add packages</w:t>
      </w:r>
    </w:p>
  </w:comment>
  <w:comment w:id="1027" w:author="Dominik Bahlburg" w:date="2023-07-14T18:08:00Z" w:initials="DB">
    <w:p w14:paraId="300C0FD6" w14:textId="2ACF6ACE" w:rsidR="0038378F" w:rsidRDefault="0038378F">
      <w:pPr>
        <w:pStyle w:val="CommentText"/>
      </w:pPr>
      <w:r>
        <w:rPr>
          <w:rStyle w:val="CommentReference"/>
        </w:rPr>
        <w:annotationRef/>
      </w:r>
      <w:r>
        <w:t>Update to zenodo link upon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E0ACAD" w15:done="0"/>
  <w15:commentEx w15:paraId="58EEB5C6" w15:paraIdParent="64E0ACAD" w15:done="0"/>
  <w15:commentEx w15:paraId="0B421625" w15:done="0"/>
  <w15:commentEx w15:paraId="649D1385" w15:done="0"/>
  <w15:commentEx w15:paraId="7640A605" w15:paraIdParent="649D1385" w15:done="0"/>
  <w15:commentEx w15:paraId="64272424" w15:paraIdParent="649D1385" w15:done="0"/>
  <w15:commentEx w15:paraId="414B547F" w15:done="0"/>
  <w15:commentEx w15:paraId="23E927FF" w15:paraIdParent="414B547F" w15:done="0"/>
  <w15:commentEx w15:paraId="618EE3CB" w15:done="0"/>
  <w15:commentEx w15:paraId="41C5BB03" w15:done="0"/>
  <w15:commentEx w15:paraId="245CC512" w15:done="1"/>
  <w15:commentEx w15:paraId="48AD9993" w15:done="0"/>
  <w15:commentEx w15:paraId="32E60044" w15:done="0"/>
  <w15:commentEx w15:paraId="1068853F" w15:done="0"/>
  <w15:commentEx w15:paraId="7371B28B" w15:done="0"/>
  <w15:commentEx w15:paraId="5168BF36" w15:done="0"/>
  <w15:commentEx w15:paraId="6105ECF9" w15:done="0"/>
  <w15:commentEx w15:paraId="1AE34E7C" w15:done="0"/>
  <w15:commentEx w15:paraId="50E6DE19" w15:done="0"/>
  <w15:commentEx w15:paraId="6A9EF71E" w15:done="0"/>
  <w15:commentEx w15:paraId="300C0F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0DDD5" w16cex:dateUtc="2023-07-18T16:45:00Z"/>
  <w16cex:commentExtensible w16cex:durableId="2861021B" w16cex:dateUtc="2023-07-18T19:20:00Z"/>
  <w16cex:commentExtensible w16cex:durableId="285937B1" w16cex:dateUtc="2023-07-12T12:31:00Z"/>
  <w16cex:commentExtensible w16cex:durableId="285E40B3" w16cex:dateUtc="2023-07-16T17:10:00Z"/>
  <w16cex:commentExtensible w16cex:durableId="285E432D" w16cex:dateUtc="2023-07-16T17:21:00Z"/>
  <w16cex:commentExtensible w16cex:durableId="2845B759" w16cex:dateUtc="2023-06-27T17:30:00Z"/>
  <w16cex:commentExtensible w16cex:durableId="2862595C" w16cex:dateUtc="2023-07-19T19:45:00Z"/>
  <w16cex:commentExtensible w16cex:durableId="28594C9C" w16cex:dateUtc="2023-07-12T13:41:00Z"/>
  <w16cex:commentExtensible w16cex:durableId="28594C9B" w16cex:dateUtc="2023-06-27T17:46:00Z"/>
  <w16cex:commentExtensible w16cex:durableId="285BB2AB" w16cex:dateUtc="2023-07-14T09:40:00Z"/>
  <w16cex:commentExtensible w16cex:durableId="285BA38C" w16cex:dateUtc="2023-07-14T08:35:00Z"/>
  <w16cex:commentExtensible w16cex:durableId="285BAFFB" w16cex:dateUtc="2023-07-14T09:28:00Z"/>
  <w16cex:commentExtensible w16cex:durableId="285BCD85" w16cex:dateUtc="2023-07-14T11:35:00Z"/>
  <w16cex:commentExtensible w16cex:durableId="285BDE60" w16cex:dateUtc="2023-07-14T12:46:00Z"/>
  <w16cex:commentExtensible w16cex:durableId="285BFEBD" w16cex:dateUtc="2023-07-14T15:05:00Z"/>
  <w16cex:commentExtensible w16cex:durableId="285C0795" w16cex:dateUtc="2023-07-14T15:42:00Z"/>
  <w16cex:commentExtensible w16cex:durableId="285C0DBD" w16cex:dateUtc="2023-07-14T16:09:00Z"/>
  <w16cex:commentExtensible w16cex:durableId="285C0D88" w16cex:dateUtc="2023-07-14T16:08:00Z"/>
  <w16cex:commentExtensible w16cex:durableId="285C0DA7" w16cex:dateUtc="2023-07-14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E0ACAD" w16cid:durableId="28459935"/>
  <w16cid:commentId w16cid:paraId="58EEB5C6" w16cid:durableId="2860DDD5"/>
  <w16cid:commentId w16cid:paraId="0B421625" w16cid:durableId="2861021B"/>
  <w16cid:commentId w16cid:paraId="649D1385" w16cid:durableId="285937B1"/>
  <w16cid:commentId w16cid:paraId="7640A605" w16cid:durableId="285E40B3"/>
  <w16cid:commentId w16cid:paraId="64272424" w16cid:durableId="285E432D"/>
  <w16cid:commentId w16cid:paraId="414B547F" w16cid:durableId="2845B759"/>
  <w16cid:commentId w16cid:paraId="23E927FF" w16cid:durableId="2862595C"/>
  <w16cid:commentId w16cid:paraId="618EE3CB" w16cid:durableId="28594C9C"/>
  <w16cid:commentId w16cid:paraId="41C5BB03" w16cid:durableId="28594C9B"/>
  <w16cid:commentId w16cid:paraId="245CC512" w16cid:durableId="28459937"/>
  <w16cid:commentId w16cid:paraId="48AD9993" w16cid:durableId="285BB2AB"/>
  <w16cid:commentId w16cid:paraId="32E60044" w16cid:durableId="285BA38C"/>
  <w16cid:commentId w16cid:paraId="1068853F" w16cid:durableId="285BAFFB"/>
  <w16cid:commentId w16cid:paraId="7371B28B" w16cid:durableId="285BCD85"/>
  <w16cid:commentId w16cid:paraId="5168BF36" w16cid:durableId="285BDE60"/>
  <w16cid:commentId w16cid:paraId="6105ECF9" w16cid:durableId="285BFEBD"/>
  <w16cid:commentId w16cid:paraId="1AE34E7C" w16cid:durableId="285C0795"/>
  <w16cid:commentId w16cid:paraId="50E6DE19" w16cid:durableId="285C0DBD"/>
  <w16cid:commentId w16cid:paraId="6A9EF71E" w16cid:durableId="285C0D88"/>
  <w16cid:commentId w16cid:paraId="300C0FD6" w16cid:durableId="285C0D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1D477" w14:textId="77777777" w:rsidR="00152B26" w:rsidRDefault="00152B26">
      <w:pPr>
        <w:spacing w:line="240" w:lineRule="auto"/>
      </w:pPr>
      <w:r>
        <w:separator/>
      </w:r>
    </w:p>
  </w:endnote>
  <w:endnote w:type="continuationSeparator" w:id="0">
    <w:p w14:paraId="51EE63E9" w14:textId="77777777" w:rsidR="00152B26" w:rsidRDefault="00152B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206CC" w14:textId="77777777" w:rsidR="00152B26" w:rsidRDefault="00152B26">
      <w:pPr>
        <w:spacing w:line="240" w:lineRule="auto"/>
      </w:pPr>
      <w:r>
        <w:separator/>
      </w:r>
    </w:p>
  </w:footnote>
  <w:footnote w:type="continuationSeparator" w:id="0">
    <w:p w14:paraId="07F5FA56" w14:textId="77777777" w:rsidR="00152B26" w:rsidRDefault="00152B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8AF55" w14:textId="77777777" w:rsidR="00C46B4C" w:rsidRDefault="00C46B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3365"/>
    <w:multiLevelType w:val="hybridMultilevel"/>
    <w:tmpl w:val="276A67D8"/>
    <w:lvl w:ilvl="0" w:tplc="030AD16E">
      <w:start w:val="11"/>
      <w:numFmt w:val="decimal"/>
      <w:lvlText w:val="(%1)"/>
      <w:lvlJc w:val="left"/>
      <w:pPr>
        <w:ind w:left="7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AA0601"/>
    <w:multiLevelType w:val="multilevel"/>
    <w:tmpl w:val="2BB4F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A323D0"/>
    <w:multiLevelType w:val="multilevel"/>
    <w:tmpl w:val="25720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083EFE"/>
    <w:multiLevelType w:val="hybridMultilevel"/>
    <w:tmpl w:val="BD90B6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7749FA"/>
    <w:multiLevelType w:val="hybridMultilevel"/>
    <w:tmpl w:val="963AC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5038E0"/>
    <w:multiLevelType w:val="multilevel"/>
    <w:tmpl w:val="5FE40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520D58"/>
    <w:multiLevelType w:val="multilevel"/>
    <w:tmpl w:val="23946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6025E23"/>
    <w:multiLevelType w:val="multilevel"/>
    <w:tmpl w:val="6AE40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B61C62"/>
    <w:multiLevelType w:val="multilevel"/>
    <w:tmpl w:val="2E1A0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93B1E38"/>
    <w:multiLevelType w:val="multilevel"/>
    <w:tmpl w:val="1B6086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3246559">
    <w:abstractNumId w:val="8"/>
  </w:num>
  <w:num w:numId="2" w16cid:durableId="501043044">
    <w:abstractNumId w:val="5"/>
  </w:num>
  <w:num w:numId="3" w16cid:durableId="1716346740">
    <w:abstractNumId w:val="1"/>
  </w:num>
  <w:num w:numId="4" w16cid:durableId="1814178183">
    <w:abstractNumId w:val="7"/>
  </w:num>
  <w:num w:numId="5" w16cid:durableId="1298104265">
    <w:abstractNumId w:val="9"/>
  </w:num>
  <w:num w:numId="6" w16cid:durableId="729108548">
    <w:abstractNumId w:val="2"/>
  </w:num>
  <w:num w:numId="7" w16cid:durableId="917053604">
    <w:abstractNumId w:val="6"/>
  </w:num>
  <w:num w:numId="8" w16cid:durableId="1890914859">
    <w:abstractNumId w:val="4"/>
  </w:num>
  <w:num w:numId="9" w16cid:durableId="1693338138">
    <w:abstractNumId w:val="0"/>
  </w:num>
  <w:num w:numId="10" w16cid:durableId="46308664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ahl02@student.ubc.ca">
    <w15:presenceInfo w15:providerId="AD" w15:userId="S::abahl02@student.ubc.ca::08fed873-b975-4838-aca0-f2f9fea12a53"/>
  </w15:person>
  <w15:person w15:author="Dominik Bahlburg">
    <w15:presenceInfo w15:providerId="None" w15:userId="Dominik Bahlbu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B4C"/>
    <w:rsid w:val="00001D38"/>
    <w:rsid w:val="00007C3E"/>
    <w:rsid w:val="000108E5"/>
    <w:rsid w:val="00011DED"/>
    <w:rsid w:val="00013C4D"/>
    <w:rsid w:val="000158B7"/>
    <w:rsid w:val="00016E91"/>
    <w:rsid w:val="000174C7"/>
    <w:rsid w:val="00017503"/>
    <w:rsid w:val="00021BDF"/>
    <w:rsid w:val="000222D1"/>
    <w:rsid w:val="00023797"/>
    <w:rsid w:val="00027B00"/>
    <w:rsid w:val="00030046"/>
    <w:rsid w:val="000313DA"/>
    <w:rsid w:val="00037715"/>
    <w:rsid w:val="000435EC"/>
    <w:rsid w:val="00044324"/>
    <w:rsid w:val="000512E1"/>
    <w:rsid w:val="00053359"/>
    <w:rsid w:val="00055079"/>
    <w:rsid w:val="00055AB1"/>
    <w:rsid w:val="00061289"/>
    <w:rsid w:val="00061372"/>
    <w:rsid w:val="0006484B"/>
    <w:rsid w:val="000671EE"/>
    <w:rsid w:val="00070527"/>
    <w:rsid w:val="0007412B"/>
    <w:rsid w:val="00074C48"/>
    <w:rsid w:val="0008113B"/>
    <w:rsid w:val="00081CA1"/>
    <w:rsid w:val="00081CF9"/>
    <w:rsid w:val="000867C2"/>
    <w:rsid w:val="00087AA2"/>
    <w:rsid w:val="00087CC4"/>
    <w:rsid w:val="000903F3"/>
    <w:rsid w:val="000907B4"/>
    <w:rsid w:val="00090C08"/>
    <w:rsid w:val="00095250"/>
    <w:rsid w:val="000A280D"/>
    <w:rsid w:val="000A35B2"/>
    <w:rsid w:val="000A6C5E"/>
    <w:rsid w:val="000A7D2C"/>
    <w:rsid w:val="000B3007"/>
    <w:rsid w:val="000B3D2C"/>
    <w:rsid w:val="000C75BA"/>
    <w:rsid w:val="000D46E4"/>
    <w:rsid w:val="000D4C5E"/>
    <w:rsid w:val="000D6ED9"/>
    <w:rsid w:val="000D6EFE"/>
    <w:rsid w:val="000E1792"/>
    <w:rsid w:val="000E75C6"/>
    <w:rsid w:val="000F18CB"/>
    <w:rsid w:val="000F1A0B"/>
    <w:rsid w:val="000F20E3"/>
    <w:rsid w:val="000F2322"/>
    <w:rsid w:val="000F3DF0"/>
    <w:rsid w:val="000F5985"/>
    <w:rsid w:val="00100600"/>
    <w:rsid w:val="001016C1"/>
    <w:rsid w:val="001017B3"/>
    <w:rsid w:val="001046F4"/>
    <w:rsid w:val="00106205"/>
    <w:rsid w:val="001109F4"/>
    <w:rsid w:val="0011148D"/>
    <w:rsid w:val="00114C80"/>
    <w:rsid w:val="00115E14"/>
    <w:rsid w:val="00115E3E"/>
    <w:rsid w:val="0012024D"/>
    <w:rsid w:val="00131E58"/>
    <w:rsid w:val="00133860"/>
    <w:rsid w:val="0013625B"/>
    <w:rsid w:val="001366B9"/>
    <w:rsid w:val="001372C7"/>
    <w:rsid w:val="0014009B"/>
    <w:rsid w:val="00147A60"/>
    <w:rsid w:val="00151139"/>
    <w:rsid w:val="0015122D"/>
    <w:rsid w:val="001521C5"/>
    <w:rsid w:val="00152B26"/>
    <w:rsid w:val="001579A8"/>
    <w:rsid w:val="00161D58"/>
    <w:rsid w:val="00163198"/>
    <w:rsid w:val="00165798"/>
    <w:rsid w:val="00167595"/>
    <w:rsid w:val="001713F1"/>
    <w:rsid w:val="00172D73"/>
    <w:rsid w:val="00180355"/>
    <w:rsid w:val="00183A13"/>
    <w:rsid w:val="00184B02"/>
    <w:rsid w:val="00184BC7"/>
    <w:rsid w:val="001910D7"/>
    <w:rsid w:val="00192528"/>
    <w:rsid w:val="00197801"/>
    <w:rsid w:val="001A07A3"/>
    <w:rsid w:val="001A0E2C"/>
    <w:rsid w:val="001A1D3E"/>
    <w:rsid w:val="001A206D"/>
    <w:rsid w:val="001A5409"/>
    <w:rsid w:val="001A6AC6"/>
    <w:rsid w:val="001B62BE"/>
    <w:rsid w:val="001C067A"/>
    <w:rsid w:val="001C33CC"/>
    <w:rsid w:val="001C3798"/>
    <w:rsid w:val="001C38C9"/>
    <w:rsid w:val="001C3995"/>
    <w:rsid w:val="001C3D8E"/>
    <w:rsid w:val="001C3F45"/>
    <w:rsid w:val="001C5CFC"/>
    <w:rsid w:val="001D10F2"/>
    <w:rsid w:val="001D7C60"/>
    <w:rsid w:val="001D7D31"/>
    <w:rsid w:val="001E1404"/>
    <w:rsid w:val="001E1B59"/>
    <w:rsid w:val="001E2522"/>
    <w:rsid w:val="001E339D"/>
    <w:rsid w:val="001E7E9C"/>
    <w:rsid w:val="001F0515"/>
    <w:rsid w:val="001F153D"/>
    <w:rsid w:val="001F22AF"/>
    <w:rsid w:val="001F3419"/>
    <w:rsid w:val="001F477C"/>
    <w:rsid w:val="001F6E10"/>
    <w:rsid w:val="001F77A1"/>
    <w:rsid w:val="00201FBA"/>
    <w:rsid w:val="0020643D"/>
    <w:rsid w:val="0020691C"/>
    <w:rsid w:val="00210722"/>
    <w:rsid w:val="0021074B"/>
    <w:rsid w:val="00213554"/>
    <w:rsid w:val="00220A94"/>
    <w:rsid w:val="00223B61"/>
    <w:rsid w:val="00231A1E"/>
    <w:rsid w:val="00232F08"/>
    <w:rsid w:val="00233F75"/>
    <w:rsid w:val="002343E9"/>
    <w:rsid w:val="0023441F"/>
    <w:rsid w:val="00236572"/>
    <w:rsid w:val="00242419"/>
    <w:rsid w:val="002425FC"/>
    <w:rsid w:val="0024315A"/>
    <w:rsid w:val="00247218"/>
    <w:rsid w:val="002478DE"/>
    <w:rsid w:val="0025119F"/>
    <w:rsid w:val="00251229"/>
    <w:rsid w:val="00251D35"/>
    <w:rsid w:val="00253601"/>
    <w:rsid w:val="00254552"/>
    <w:rsid w:val="00256584"/>
    <w:rsid w:val="00257F4C"/>
    <w:rsid w:val="00261986"/>
    <w:rsid w:val="0026431F"/>
    <w:rsid w:val="00266B27"/>
    <w:rsid w:val="00273300"/>
    <w:rsid w:val="00273E57"/>
    <w:rsid w:val="00274547"/>
    <w:rsid w:val="00276A90"/>
    <w:rsid w:val="00276E19"/>
    <w:rsid w:val="002826A4"/>
    <w:rsid w:val="00284C04"/>
    <w:rsid w:val="0028704A"/>
    <w:rsid w:val="00293617"/>
    <w:rsid w:val="002953C1"/>
    <w:rsid w:val="00296950"/>
    <w:rsid w:val="002A3DC1"/>
    <w:rsid w:val="002A53B5"/>
    <w:rsid w:val="002B04F2"/>
    <w:rsid w:val="002B1D04"/>
    <w:rsid w:val="002B2A16"/>
    <w:rsid w:val="002B57AB"/>
    <w:rsid w:val="002B7508"/>
    <w:rsid w:val="002C2AFC"/>
    <w:rsid w:val="002C6D00"/>
    <w:rsid w:val="002D6017"/>
    <w:rsid w:val="002E018A"/>
    <w:rsid w:val="002E02E6"/>
    <w:rsid w:val="002E3E4A"/>
    <w:rsid w:val="002E44C9"/>
    <w:rsid w:val="002E63DA"/>
    <w:rsid w:val="002E6AFC"/>
    <w:rsid w:val="002E7863"/>
    <w:rsid w:val="002E7B6E"/>
    <w:rsid w:val="002F0136"/>
    <w:rsid w:val="002F1BDF"/>
    <w:rsid w:val="002F65DC"/>
    <w:rsid w:val="002F712C"/>
    <w:rsid w:val="002F7E1C"/>
    <w:rsid w:val="0030090D"/>
    <w:rsid w:val="00301B87"/>
    <w:rsid w:val="0030431E"/>
    <w:rsid w:val="00305B9E"/>
    <w:rsid w:val="0030699D"/>
    <w:rsid w:val="00315D49"/>
    <w:rsid w:val="0031689C"/>
    <w:rsid w:val="00320936"/>
    <w:rsid w:val="003210C7"/>
    <w:rsid w:val="00321BC0"/>
    <w:rsid w:val="00321F58"/>
    <w:rsid w:val="00326916"/>
    <w:rsid w:val="00326A75"/>
    <w:rsid w:val="00331584"/>
    <w:rsid w:val="0033419C"/>
    <w:rsid w:val="0033748B"/>
    <w:rsid w:val="003379B3"/>
    <w:rsid w:val="00340635"/>
    <w:rsid w:val="00344061"/>
    <w:rsid w:val="00345B07"/>
    <w:rsid w:val="003479FA"/>
    <w:rsid w:val="003519ED"/>
    <w:rsid w:val="003546B1"/>
    <w:rsid w:val="0035567B"/>
    <w:rsid w:val="00360CE4"/>
    <w:rsid w:val="00360E58"/>
    <w:rsid w:val="003616FE"/>
    <w:rsid w:val="00361BFB"/>
    <w:rsid w:val="00362A76"/>
    <w:rsid w:val="0036615E"/>
    <w:rsid w:val="0036669C"/>
    <w:rsid w:val="00371622"/>
    <w:rsid w:val="00371791"/>
    <w:rsid w:val="00372FC9"/>
    <w:rsid w:val="003762E9"/>
    <w:rsid w:val="003772B5"/>
    <w:rsid w:val="003806D4"/>
    <w:rsid w:val="0038378F"/>
    <w:rsid w:val="003839BF"/>
    <w:rsid w:val="00383EBB"/>
    <w:rsid w:val="003865F5"/>
    <w:rsid w:val="00386B00"/>
    <w:rsid w:val="00386DFD"/>
    <w:rsid w:val="00390E34"/>
    <w:rsid w:val="00391F88"/>
    <w:rsid w:val="003971AA"/>
    <w:rsid w:val="00397C95"/>
    <w:rsid w:val="003A400A"/>
    <w:rsid w:val="003A4D16"/>
    <w:rsid w:val="003A5A21"/>
    <w:rsid w:val="003B6882"/>
    <w:rsid w:val="003B717E"/>
    <w:rsid w:val="003B768B"/>
    <w:rsid w:val="003B7EAD"/>
    <w:rsid w:val="003C270B"/>
    <w:rsid w:val="003C3772"/>
    <w:rsid w:val="003C38D4"/>
    <w:rsid w:val="003D3939"/>
    <w:rsid w:val="003E1EFD"/>
    <w:rsid w:val="003E30BB"/>
    <w:rsid w:val="003E3B66"/>
    <w:rsid w:val="003E62A3"/>
    <w:rsid w:val="003E631E"/>
    <w:rsid w:val="003F06BC"/>
    <w:rsid w:val="003F1DB3"/>
    <w:rsid w:val="003F2E26"/>
    <w:rsid w:val="003F5679"/>
    <w:rsid w:val="003F5992"/>
    <w:rsid w:val="003F69CE"/>
    <w:rsid w:val="00400822"/>
    <w:rsid w:val="00402D35"/>
    <w:rsid w:val="0040354F"/>
    <w:rsid w:val="00403D28"/>
    <w:rsid w:val="00404B58"/>
    <w:rsid w:val="00405E96"/>
    <w:rsid w:val="00406EC1"/>
    <w:rsid w:val="004077F8"/>
    <w:rsid w:val="00411B9B"/>
    <w:rsid w:val="00413B6B"/>
    <w:rsid w:val="00415AB0"/>
    <w:rsid w:val="00416826"/>
    <w:rsid w:val="00422C3E"/>
    <w:rsid w:val="00430BBB"/>
    <w:rsid w:val="004317DC"/>
    <w:rsid w:val="00433715"/>
    <w:rsid w:val="00433DA2"/>
    <w:rsid w:val="00434B60"/>
    <w:rsid w:val="00435332"/>
    <w:rsid w:val="0043542A"/>
    <w:rsid w:val="0043674A"/>
    <w:rsid w:val="00443D3F"/>
    <w:rsid w:val="004451DF"/>
    <w:rsid w:val="0044605F"/>
    <w:rsid w:val="0045097A"/>
    <w:rsid w:val="0045227C"/>
    <w:rsid w:val="00452372"/>
    <w:rsid w:val="004564EF"/>
    <w:rsid w:val="00456904"/>
    <w:rsid w:val="004606D1"/>
    <w:rsid w:val="0046078E"/>
    <w:rsid w:val="004608E7"/>
    <w:rsid w:val="00461E6D"/>
    <w:rsid w:val="004716D9"/>
    <w:rsid w:val="00472101"/>
    <w:rsid w:val="00473892"/>
    <w:rsid w:val="00474087"/>
    <w:rsid w:val="00474962"/>
    <w:rsid w:val="00474F3E"/>
    <w:rsid w:val="004750E4"/>
    <w:rsid w:val="00476A19"/>
    <w:rsid w:val="00477AE5"/>
    <w:rsid w:val="0048394D"/>
    <w:rsid w:val="00485F2F"/>
    <w:rsid w:val="00486670"/>
    <w:rsid w:val="004975C5"/>
    <w:rsid w:val="004A1443"/>
    <w:rsid w:val="004A1717"/>
    <w:rsid w:val="004A2B63"/>
    <w:rsid w:val="004A4958"/>
    <w:rsid w:val="004A4E8B"/>
    <w:rsid w:val="004A510F"/>
    <w:rsid w:val="004A660E"/>
    <w:rsid w:val="004B3B2E"/>
    <w:rsid w:val="004B71FE"/>
    <w:rsid w:val="004C27B7"/>
    <w:rsid w:val="004C2901"/>
    <w:rsid w:val="004C3902"/>
    <w:rsid w:val="004C3E23"/>
    <w:rsid w:val="004C47AE"/>
    <w:rsid w:val="004D0345"/>
    <w:rsid w:val="004D4292"/>
    <w:rsid w:val="004D6F12"/>
    <w:rsid w:val="004D6F7D"/>
    <w:rsid w:val="004D739B"/>
    <w:rsid w:val="004E01F2"/>
    <w:rsid w:val="004E0433"/>
    <w:rsid w:val="004E3B8E"/>
    <w:rsid w:val="004E65C6"/>
    <w:rsid w:val="004E6C9A"/>
    <w:rsid w:val="004F120F"/>
    <w:rsid w:val="00501F15"/>
    <w:rsid w:val="00502804"/>
    <w:rsid w:val="00502A82"/>
    <w:rsid w:val="00503A70"/>
    <w:rsid w:val="00503AC0"/>
    <w:rsid w:val="00507ACB"/>
    <w:rsid w:val="005114D4"/>
    <w:rsid w:val="0051177F"/>
    <w:rsid w:val="00511E03"/>
    <w:rsid w:val="00511F55"/>
    <w:rsid w:val="005136D6"/>
    <w:rsid w:val="00514598"/>
    <w:rsid w:val="005156AE"/>
    <w:rsid w:val="00515A5A"/>
    <w:rsid w:val="00517AF3"/>
    <w:rsid w:val="00520B9C"/>
    <w:rsid w:val="0052140D"/>
    <w:rsid w:val="00521494"/>
    <w:rsid w:val="00522EE2"/>
    <w:rsid w:val="00525521"/>
    <w:rsid w:val="00532CCA"/>
    <w:rsid w:val="00535C1F"/>
    <w:rsid w:val="0054132F"/>
    <w:rsid w:val="0054542A"/>
    <w:rsid w:val="00545D93"/>
    <w:rsid w:val="00546B77"/>
    <w:rsid w:val="005473A9"/>
    <w:rsid w:val="005478BF"/>
    <w:rsid w:val="00552BF5"/>
    <w:rsid w:val="0055348A"/>
    <w:rsid w:val="005604CE"/>
    <w:rsid w:val="0056082C"/>
    <w:rsid w:val="00566C71"/>
    <w:rsid w:val="00570C5B"/>
    <w:rsid w:val="00572038"/>
    <w:rsid w:val="005725F3"/>
    <w:rsid w:val="00573A1E"/>
    <w:rsid w:val="0057412B"/>
    <w:rsid w:val="00574CC3"/>
    <w:rsid w:val="00575551"/>
    <w:rsid w:val="00575C95"/>
    <w:rsid w:val="00576CDC"/>
    <w:rsid w:val="005779F0"/>
    <w:rsid w:val="00585BEC"/>
    <w:rsid w:val="00587E97"/>
    <w:rsid w:val="00591E34"/>
    <w:rsid w:val="00591F85"/>
    <w:rsid w:val="00596C26"/>
    <w:rsid w:val="005A2C92"/>
    <w:rsid w:val="005A5513"/>
    <w:rsid w:val="005A62A6"/>
    <w:rsid w:val="005A7B3F"/>
    <w:rsid w:val="005B1EA8"/>
    <w:rsid w:val="005B46F6"/>
    <w:rsid w:val="005B666B"/>
    <w:rsid w:val="005B7501"/>
    <w:rsid w:val="005B752D"/>
    <w:rsid w:val="005C022C"/>
    <w:rsid w:val="005C22BC"/>
    <w:rsid w:val="005C5469"/>
    <w:rsid w:val="005C6E0A"/>
    <w:rsid w:val="005C7DFC"/>
    <w:rsid w:val="005D133D"/>
    <w:rsid w:val="005D2B88"/>
    <w:rsid w:val="005D47AE"/>
    <w:rsid w:val="005D64C8"/>
    <w:rsid w:val="005D6C13"/>
    <w:rsid w:val="005E1380"/>
    <w:rsid w:val="005F0FDE"/>
    <w:rsid w:val="005F1B7E"/>
    <w:rsid w:val="005F5997"/>
    <w:rsid w:val="00600114"/>
    <w:rsid w:val="00603FC0"/>
    <w:rsid w:val="00606841"/>
    <w:rsid w:val="00606F0C"/>
    <w:rsid w:val="006107AF"/>
    <w:rsid w:val="00613733"/>
    <w:rsid w:val="00620CA6"/>
    <w:rsid w:val="006240FB"/>
    <w:rsid w:val="00625598"/>
    <w:rsid w:val="006276F5"/>
    <w:rsid w:val="006302E8"/>
    <w:rsid w:val="00630342"/>
    <w:rsid w:val="00631D1C"/>
    <w:rsid w:val="0063201C"/>
    <w:rsid w:val="00634EFF"/>
    <w:rsid w:val="0063716C"/>
    <w:rsid w:val="00637D61"/>
    <w:rsid w:val="00637D73"/>
    <w:rsid w:val="0064208E"/>
    <w:rsid w:val="00643B79"/>
    <w:rsid w:val="00646EC6"/>
    <w:rsid w:val="006508A0"/>
    <w:rsid w:val="0065108E"/>
    <w:rsid w:val="0065284F"/>
    <w:rsid w:val="00657B9D"/>
    <w:rsid w:val="00662D1D"/>
    <w:rsid w:val="0066345C"/>
    <w:rsid w:val="00664402"/>
    <w:rsid w:val="00665451"/>
    <w:rsid w:val="00670C15"/>
    <w:rsid w:val="006718B2"/>
    <w:rsid w:val="00671AFD"/>
    <w:rsid w:val="0068230E"/>
    <w:rsid w:val="006845CB"/>
    <w:rsid w:val="00690BF4"/>
    <w:rsid w:val="00691472"/>
    <w:rsid w:val="0069166B"/>
    <w:rsid w:val="0069246A"/>
    <w:rsid w:val="00696D2B"/>
    <w:rsid w:val="006975D5"/>
    <w:rsid w:val="006A0666"/>
    <w:rsid w:val="006A263D"/>
    <w:rsid w:val="006A46FB"/>
    <w:rsid w:val="006A5FFF"/>
    <w:rsid w:val="006B324A"/>
    <w:rsid w:val="006B37C5"/>
    <w:rsid w:val="006C0B8E"/>
    <w:rsid w:val="006C102D"/>
    <w:rsid w:val="006C15D6"/>
    <w:rsid w:val="006C3BE3"/>
    <w:rsid w:val="006C6E2C"/>
    <w:rsid w:val="006C7BEE"/>
    <w:rsid w:val="006D1876"/>
    <w:rsid w:val="006D423E"/>
    <w:rsid w:val="006D6A56"/>
    <w:rsid w:val="006E3625"/>
    <w:rsid w:val="006E6819"/>
    <w:rsid w:val="006F6734"/>
    <w:rsid w:val="00704577"/>
    <w:rsid w:val="0070727C"/>
    <w:rsid w:val="00711A3E"/>
    <w:rsid w:val="007131CC"/>
    <w:rsid w:val="00714ACB"/>
    <w:rsid w:val="00716873"/>
    <w:rsid w:val="00717B4A"/>
    <w:rsid w:val="00724DB0"/>
    <w:rsid w:val="0073281F"/>
    <w:rsid w:val="00732E7C"/>
    <w:rsid w:val="00732E9F"/>
    <w:rsid w:val="00734095"/>
    <w:rsid w:val="0073413A"/>
    <w:rsid w:val="00745A93"/>
    <w:rsid w:val="00746EC9"/>
    <w:rsid w:val="00747124"/>
    <w:rsid w:val="007506E1"/>
    <w:rsid w:val="0075157F"/>
    <w:rsid w:val="00753903"/>
    <w:rsid w:val="00754349"/>
    <w:rsid w:val="0075566F"/>
    <w:rsid w:val="0075749E"/>
    <w:rsid w:val="00760B05"/>
    <w:rsid w:val="00765355"/>
    <w:rsid w:val="0076603C"/>
    <w:rsid w:val="007668C8"/>
    <w:rsid w:val="00767F02"/>
    <w:rsid w:val="00772189"/>
    <w:rsid w:val="00772892"/>
    <w:rsid w:val="00776971"/>
    <w:rsid w:val="00776DC4"/>
    <w:rsid w:val="00777383"/>
    <w:rsid w:val="007775BD"/>
    <w:rsid w:val="00781E21"/>
    <w:rsid w:val="0078580D"/>
    <w:rsid w:val="007866FF"/>
    <w:rsid w:val="00786838"/>
    <w:rsid w:val="00790CC1"/>
    <w:rsid w:val="0079172B"/>
    <w:rsid w:val="00792E2C"/>
    <w:rsid w:val="007A507E"/>
    <w:rsid w:val="007A6BA5"/>
    <w:rsid w:val="007B11F1"/>
    <w:rsid w:val="007B2AC7"/>
    <w:rsid w:val="007B5436"/>
    <w:rsid w:val="007B675E"/>
    <w:rsid w:val="007C10CD"/>
    <w:rsid w:val="007C1892"/>
    <w:rsid w:val="007C72A0"/>
    <w:rsid w:val="007D1E45"/>
    <w:rsid w:val="007D3496"/>
    <w:rsid w:val="007E05D8"/>
    <w:rsid w:val="007E1077"/>
    <w:rsid w:val="007E183F"/>
    <w:rsid w:val="007E31A1"/>
    <w:rsid w:val="007E7037"/>
    <w:rsid w:val="007F11F5"/>
    <w:rsid w:val="007F2AA3"/>
    <w:rsid w:val="007F2D3C"/>
    <w:rsid w:val="007F718C"/>
    <w:rsid w:val="0080280B"/>
    <w:rsid w:val="00802AFB"/>
    <w:rsid w:val="00805D0E"/>
    <w:rsid w:val="00806E28"/>
    <w:rsid w:val="00811927"/>
    <w:rsid w:val="00814FC5"/>
    <w:rsid w:val="00817537"/>
    <w:rsid w:val="00824E78"/>
    <w:rsid w:val="008301AD"/>
    <w:rsid w:val="0083059B"/>
    <w:rsid w:val="00830F56"/>
    <w:rsid w:val="00834D3D"/>
    <w:rsid w:val="0084088A"/>
    <w:rsid w:val="008413C0"/>
    <w:rsid w:val="00842BB8"/>
    <w:rsid w:val="00851218"/>
    <w:rsid w:val="00852224"/>
    <w:rsid w:val="0086341F"/>
    <w:rsid w:val="00867785"/>
    <w:rsid w:val="00871F17"/>
    <w:rsid w:val="0087302A"/>
    <w:rsid w:val="008800BC"/>
    <w:rsid w:val="008813DF"/>
    <w:rsid w:val="00886D7C"/>
    <w:rsid w:val="0088731C"/>
    <w:rsid w:val="00891F85"/>
    <w:rsid w:val="008924DE"/>
    <w:rsid w:val="00892EEE"/>
    <w:rsid w:val="00894A36"/>
    <w:rsid w:val="00894E83"/>
    <w:rsid w:val="0089669F"/>
    <w:rsid w:val="008975EC"/>
    <w:rsid w:val="00897B0A"/>
    <w:rsid w:val="008A3DAE"/>
    <w:rsid w:val="008A7DEF"/>
    <w:rsid w:val="008B024D"/>
    <w:rsid w:val="008C02E4"/>
    <w:rsid w:val="008C115E"/>
    <w:rsid w:val="008C1682"/>
    <w:rsid w:val="008C18E5"/>
    <w:rsid w:val="008C25B4"/>
    <w:rsid w:val="008C27A2"/>
    <w:rsid w:val="008C2A26"/>
    <w:rsid w:val="008D3BBF"/>
    <w:rsid w:val="008D40E6"/>
    <w:rsid w:val="008D4DB7"/>
    <w:rsid w:val="008D4F20"/>
    <w:rsid w:val="008E3E61"/>
    <w:rsid w:val="008E4FD7"/>
    <w:rsid w:val="008E51AD"/>
    <w:rsid w:val="008E749D"/>
    <w:rsid w:val="008F0B03"/>
    <w:rsid w:val="008F1751"/>
    <w:rsid w:val="008F2A32"/>
    <w:rsid w:val="008F594D"/>
    <w:rsid w:val="008F7679"/>
    <w:rsid w:val="00900124"/>
    <w:rsid w:val="00906FB8"/>
    <w:rsid w:val="009103FC"/>
    <w:rsid w:val="00911A7F"/>
    <w:rsid w:val="009152D6"/>
    <w:rsid w:val="00917649"/>
    <w:rsid w:val="0092009B"/>
    <w:rsid w:val="00920FAA"/>
    <w:rsid w:val="009212DF"/>
    <w:rsid w:val="0092302B"/>
    <w:rsid w:val="00923BBB"/>
    <w:rsid w:val="00926F44"/>
    <w:rsid w:val="009277D6"/>
    <w:rsid w:val="009313EC"/>
    <w:rsid w:val="00931B73"/>
    <w:rsid w:val="00931DDA"/>
    <w:rsid w:val="009324DC"/>
    <w:rsid w:val="0093743D"/>
    <w:rsid w:val="00944D56"/>
    <w:rsid w:val="00945012"/>
    <w:rsid w:val="0094636A"/>
    <w:rsid w:val="00947A4A"/>
    <w:rsid w:val="00950503"/>
    <w:rsid w:val="00952E07"/>
    <w:rsid w:val="00953BDB"/>
    <w:rsid w:val="00954D4B"/>
    <w:rsid w:val="009626D8"/>
    <w:rsid w:val="00964047"/>
    <w:rsid w:val="00964CBC"/>
    <w:rsid w:val="009657C9"/>
    <w:rsid w:val="009660A0"/>
    <w:rsid w:val="009661CD"/>
    <w:rsid w:val="00971042"/>
    <w:rsid w:val="00972C5B"/>
    <w:rsid w:val="00972D07"/>
    <w:rsid w:val="009758E5"/>
    <w:rsid w:val="00977EF3"/>
    <w:rsid w:val="0098458F"/>
    <w:rsid w:val="00984F4A"/>
    <w:rsid w:val="00985DDA"/>
    <w:rsid w:val="00985F9F"/>
    <w:rsid w:val="00991E0C"/>
    <w:rsid w:val="009922FD"/>
    <w:rsid w:val="009959B5"/>
    <w:rsid w:val="009970FA"/>
    <w:rsid w:val="009A1D69"/>
    <w:rsid w:val="009A2D0D"/>
    <w:rsid w:val="009A4962"/>
    <w:rsid w:val="009A67BF"/>
    <w:rsid w:val="009A6BA8"/>
    <w:rsid w:val="009A701B"/>
    <w:rsid w:val="009B6347"/>
    <w:rsid w:val="009C04EC"/>
    <w:rsid w:val="009C0BDF"/>
    <w:rsid w:val="009C1871"/>
    <w:rsid w:val="009C1A37"/>
    <w:rsid w:val="009C39BD"/>
    <w:rsid w:val="009C3E61"/>
    <w:rsid w:val="009C5912"/>
    <w:rsid w:val="009D14DF"/>
    <w:rsid w:val="009D18FB"/>
    <w:rsid w:val="009D2354"/>
    <w:rsid w:val="009D6D8D"/>
    <w:rsid w:val="009E1CAC"/>
    <w:rsid w:val="009E1DA9"/>
    <w:rsid w:val="009E3D77"/>
    <w:rsid w:val="009E60A6"/>
    <w:rsid w:val="009F162A"/>
    <w:rsid w:val="009F20A9"/>
    <w:rsid w:val="009F303D"/>
    <w:rsid w:val="00A0141B"/>
    <w:rsid w:val="00A06F82"/>
    <w:rsid w:val="00A11667"/>
    <w:rsid w:val="00A16847"/>
    <w:rsid w:val="00A17290"/>
    <w:rsid w:val="00A229EC"/>
    <w:rsid w:val="00A236AE"/>
    <w:rsid w:val="00A268BB"/>
    <w:rsid w:val="00A307C9"/>
    <w:rsid w:val="00A32A3C"/>
    <w:rsid w:val="00A3354D"/>
    <w:rsid w:val="00A370D6"/>
    <w:rsid w:val="00A37987"/>
    <w:rsid w:val="00A37E97"/>
    <w:rsid w:val="00A415E0"/>
    <w:rsid w:val="00A42174"/>
    <w:rsid w:val="00A433C0"/>
    <w:rsid w:val="00A45D75"/>
    <w:rsid w:val="00A504C0"/>
    <w:rsid w:val="00A508B9"/>
    <w:rsid w:val="00A53330"/>
    <w:rsid w:val="00A5668E"/>
    <w:rsid w:val="00A65E87"/>
    <w:rsid w:val="00A67125"/>
    <w:rsid w:val="00A7129B"/>
    <w:rsid w:val="00A71830"/>
    <w:rsid w:val="00A75D4D"/>
    <w:rsid w:val="00A76F95"/>
    <w:rsid w:val="00A82BA1"/>
    <w:rsid w:val="00A82D42"/>
    <w:rsid w:val="00A84598"/>
    <w:rsid w:val="00A84987"/>
    <w:rsid w:val="00A84B78"/>
    <w:rsid w:val="00A85CBA"/>
    <w:rsid w:val="00A8602C"/>
    <w:rsid w:val="00A86343"/>
    <w:rsid w:val="00A86653"/>
    <w:rsid w:val="00A874B1"/>
    <w:rsid w:val="00A90330"/>
    <w:rsid w:val="00A913B8"/>
    <w:rsid w:val="00A91B81"/>
    <w:rsid w:val="00A93D38"/>
    <w:rsid w:val="00A959D9"/>
    <w:rsid w:val="00A96F31"/>
    <w:rsid w:val="00AA064C"/>
    <w:rsid w:val="00AA5840"/>
    <w:rsid w:val="00AB30B8"/>
    <w:rsid w:val="00AB6DBD"/>
    <w:rsid w:val="00AC025D"/>
    <w:rsid w:val="00AC303C"/>
    <w:rsid w:val="00AD4583"/>
    <w:rsid w:val="00AD654E"/>
    <w:rsid w:val="00AE241B"/>
    <w:rsid w:val="00AE3AA2"/>
    <w:rsid w:val="00AE4AF5"/>
    <w:rsid w:val="00B00DA1"/>
    <w:rsid w:val="00B010F4"/>
    <w:rsid w:val="00B01BCD"/>
    <w:rsid w:val="00B03C8F"/>
    <w:rsid w:val="00B03FE8"/>
    <w:rsid w:val="00B05455"/>
    <w:rsid w:val="00B11B98"/>
    <w:rsid w:val="00B122EB"/>
    <w:rsid w:val="00B125F1"/>
    <w:rsid w:val="00B13C2A"/>
    <w:rsid w:val="00B14914"/>
    <w:rsid w:val="00B14CF8"/>
    <w:rsid w:val="00B1505C"/>
    <w:rsid w:val="00B1556A"/>
    <w:rsid w:val="00B158FC"/>
    <w:rsid w:val="00B15A00"/>
    <w:rsid w:val="00B2247B"/>
    <w:rsid w:val="00B22C50"/>
    <w:rsid w:val="00B24C93"/>
    <w:rsid w:val="00B25DA9"/>
    <w:rsid w:val="00B31DC7"/>
    <w:rsid w:val="00B348EA"/>
    <w:rsid w:val="00B36978"/>
    <w:rsid w:val="00B4055C"/>
    <w:rsid w:val="00B40EF0"/>
    <w:rsid w:val="00B41D25"/>
    <w:rsid w:val="00B45050"/>
    <w:rsid w:val="00B479DF"/>
    <w:rsid w:val="00B50CD3"/>
    <w:rsid w:val="00B51008"/>
    <w:rsid w:val="00B53A5C"/>
    <w:rsid w:val="00B55C31"/>
    <w:rsid w:val="00B578CD"/>
    <w:rsid w:val="00B60A65"/>
    <w:rsid w:val="00B6118B"/>
    <w:rsid w:val="00B611B0"/>
    <w:rsid w:val="00B61C3A"/>
    <w:rsid w:val="00B636A9"/>
    <w:rsid w:val="00B6686A"/>
    <w:rsid w:val="00B70068"/>
    <w:rsid w:val="00B76729"/>
    <w:rsid w:val="00B76B1B"/>
    <w:rsid w:val="00B80217"/>
    <w:rsid w:val="00B815DC"/>
    <w:rsid w:val="00B8553C"/>
    <w:rsid w:val="00B90B94"/>
    <w:rsid w:val="00B90E70"/>
    <w:rsid w:val="00B91FE2"/>
    <w:rsid w:val="00B95ADA"/>
    <w:rsid w:val="00B962F0"/>
    <w:rsid w:val="00BA1A7A"/>
    <w:rsid w:val="00BA4082"/>
    <w:rsid w:val="00BA459E"/>
    <w:rsid w:val="00BA4F97"/>
    <w:rsid w:val="00BA50A4"/>
    <w:rsid w:val="00BA6C77"/>
    <w:rsid w:val="00BA6EF4"/>
    <w:rsid w:val="00BB01D6"/>
    <w:rsid w:val="00BB4A07"/>
    <w:rsid w:val="00BB6709"/>
    <w:rsid w:val="00BB7454"/>
    <w:rsid w:val="00BC0B6C"/>
    <w:rsid w:val="00BC26A0"/>
    <w:rsid w:val="00BC43EF"/>
    <w:rsid w:val="00BC5523"/>
    <w:rsid w:val="00BC648C"/>
    <w:rsid w:val="00BC76E6"/>
    <w:rsid w:val="00BC7AE7"/>
    <w:rsid w:val="00BD189C"/>
    <w:rsid w:val="00BD1DC4"/>
    <w:rsid w:val="00BD25CD"/>
    <w:rsid w:val="00BD4D20"/>
    <w:rsid w:val="00BD6355"/>
    <w:rsid w:val="00BD6C3D"/>
    <w:rsid w:val="00BF2C3D"/>
    <w:rsid w:val="00BF3DE5"/>
    <w:rsid w:val="00BF3E84"/>
    <w:rsid w:val="00BF4315"/>
    <w:rsid w:val="00BF70D3"/>
    <w:rsid w:val="00C169C2"/>
    <w:rsid w:val="00C20AB7"/>
    <w:rsid w:val="00C226DA"/>
    <w:rsid w:val="00C230C8"/>
    <w:rsid w:val="00C26DA4"/>
    <w:rsid w:val="00C30329"/>
    <w:rsid w:val="00C3335F"/>
    <w:rsid w:val="00C3454C"/>
    <w:rsid w:val="00C41A63"/>
    <w:rsid w:val="00C4674B"/>
    <w:rsid w:val="00C46B4C"/>
    <w:rsid w:val="00C46FBE"/>
    <w:rsid w:val="00C5000B"/>
    <w:rsid w:val="00C51502"/>
    <w:rsid w:val="00C518B6"/>
    <w:rsid w:val="00C520D0"/>
    <w:rsid w:val="00C52C3F"/>
    <w:rsid w:val="00C52D17"/>
    <w:rsid w:val="00C54335"/>
    <w:rsid w:val="00C561BA"/>
    <w:rsid w:val="00C62258"/>
    <w:rsid w:val="00C658B5"/>
    <w:rsid w:val="00C660EA"/>
    <w:rsid w:val="00C74F34"/>
    <w:rsid w:val="00C758E1"/>
    <w:rsid w:val="00C768DD"/>
    <w:rsid w:val="00C81881"/>
    <w:rsid w:val="00C8694D"/>
    <w:rsid w:val="00C92B2A"/>
    <w:rsid w:val="00C939FC"/>
    <w:rsid w:val="00C93B93"/>
    <w:rsid w:val="00C96C59"/>
    <w:rsid w:val="00CA3183"/>
    <w:rsid w:val="00CA36D9"/>
    <w:rsid w:val="00CA39DF"/>
    <w:rsid w:val="00CA3B60"/>
    <w:rsid w:val="00CA4E55"/>
    <w:rsid w:val="00CB1E9B"/>
    <w:rsid w:val="00CB6EAD"/>
    <w:rsid w:val="00CC0A47"/>
    <w:rsid w:val="00CC261B"/>
    <w:rsid w:val="00CC400D"/>
    <w:rsid w:val="00CC4F86"/>
    <w:rsid w:val="00CD109B"/>
    <w:rsid w:val="00CD1631"/>
    <w:rsid w:val="00CD29F6"/>
    <w:rsid w:val="00CD51CE"/>
    <w:rsid w:val="00CD54F7"/>
    <w:rsid w:val="00CD737D"/>
    <w:rsid w:val="00CE0059"/>
    <w:rsid w:val="00CE0566"/>
    <w:rsid w:val="00CE1355"/>
    <w:rsid w:val="00CE309E"/>
    <w:rsid w:val="00CE5C0B"/>
    <w:rsid w:val="00CE6E24"/>
    <w:rsid w:val="00CF1149"/>
    <w:rsid w:val="00CF25C8"/>
    <w:rsid w:val="00CF2CA4"/>
    <w:rsid w:val="00CF70EB"/>
    <w:rsid w:val="00CF7222"/>
    <w:rsid w:val="00D00615"/>
    <w:rsid w:val="00D02975"/>
    <w:rsid w:val="00D02E8E"/>
    <w:rsid w:val="00D035A6"/>
    <w:rsid w:val="00D039A5"/>
    <w:rsid w:val="00D04261"/>
    <w:rsid w:val="00D0643A"/>
    <w:rsid w:val="00D0765E"/>
    <w:rsid w:val="00D10D29"/>
    <w:rsid w:val="00D156C2"/>
    <w:rsid w:val="00D15D7C"/>
    <w:rsid w:val="00D22AEB"/>
    <w:rsid w:val="00D2633E"/>
    <w:rsid w:val="00D26716"/>
    <w:rsid w:val="00D26F5A"/>
    <w:rsid w:val="00D34848"/>
    <w:rsid w:val="00D34CB0"/>
    <w:rsid w:val="00D3581D"/>
    <w:rsid w:val="00D36F77"/>
    <w:rsid w:val="00D40C77"/>
    <w:rsid w:val="00D41423"/>
    <w:rsid w:val="00D4626F"/>
    <w:rsid w:val="00D52029"/>
    <w:rsid w:val="00D57340"/>
    <w:rsid w:val="00D5765E"/>
    <w:rsid w:val="00D57B85"/>
    <w:rsid w:val="00D60190"/>
    <w:rsid w:val="00D63B61"/>
    <w:rsid w:val="00D654BE"/>
    <w:rsid w:val="00D65E40"/>
    <w:rsid w:val="00D65F4F"/>
    <w:rsid w:val="00D66833"/>
    <w:rsid w:val="00D714BE"/>
    <w:rsid w:val="00D71D2E"/>
    <w:rsid w:val="00D729B3"/>
    <w:rsid w:val="00D72B6E"/>
    <w:rsid w:val="00D74A2E"/>
    <w:rsid w:val="00D74E10"/>
    <w:rsid w:val="00D755C8"/>
    <w:rsid w:val="00D77CED"/>
    <w:rsid w:val="00D77F94"/>
    <w:rsid w:val="00D80A03"/>
    <w:rsid w:val="00D80BCC"/>
    <w:rsid w:val="00D82C88"/>
    <w:rsid w:val="00D82D42"/>
    <w:rsid w:val="00D82E2B"/>
    <w:rsid w:val="00D84DF6"/>
    <w:rsid w:val="00D86D8F"/>
    <w:rsid w:val="00D9547D"/>
    <w:rsid w:val="00D9605F"/>
    <w:rsid w:val="00DA030E"/>
    <w:rsid w:val="00DA6129"/>
    <w:rsid w:val="00DA7361"/>
    <w:rsid w:val="00DB402F"/>
    <w:rsid w:val="00DC0017"/>
    <w:rsid w:val="00DC1A59"/>
    <w:rsid w:val="00DC338F"/>
    <w:rsid w:val="00DC4E74"/>
    <w:rsid w:val="00DC5180"/>
    <w:rsid w:val="00DC5CAB"/>
    <w:rsid w:val="00DC67E8"/>
    <w:rsid w:val="00DD1D34"/>
    <w:rsid w:val="00DD34C1"/>
    <w:rsid w:val="00DD4C53"/>
    <w:rsid w:val="00DD4FB6"/>
    <w:rsid w:val="00DE29FD"/>
    <w:rsid w:val="00DE335D"/>
    <w:rsid w:val="00DE44B0"/>
    <w:rsid w:val="00DE5ABE"/>
    <w:rsid w:val="00DE74A1"/>
    <w:rsid w:val="00DE7544"/>
    <w:rsid w:val="00DF6C46"/>
    <w:rsid w:val="00DF77E9"/>
    <w:rsid w:val="00E02014"/>
    <w:rsid w:val="00E021DC"/>
    <w:rsid w:val="00E02B22"/>
    <w:rsid w:val="00E04B92"/>
    <w:rsid w:val="00E06F86"/>
    <w:rsid w:val="00E12311"/>
    <w:rsid w:val="00E12DE2"/>
    <w:rsid w:val="00E12DF1"/>
    <w:rsid w:val="00E1304A"/>
    <w:rsid w:val="00E13406"/>
    <w:rsid w:val="00E15C2D"/>
    <w:rsid w:val="00E2027C"/>
    <w:rsid w:val="00E20DCB"/>
    <w:rsid w:val="00E21574"/>
    <w:rsid w:val="00E21D7C"/>
    <w:rsid w:val="00E230C9"/>
    <w:rsid w:val="00E2792B"/>
    <w:rsid w:val="00E27C41"/>
    <w:rsid w:val="00E320FC"/>
    <w:rsid w:val="00E3334C"/>
    <w:rsid w:val="00E36131"/>
    <w:rsid w:val="00E40F60"/>
    <w:rsid w:val="00E40F8F"/>
    <w:rsid w:val="00E41A09"/>
    <w:rsid w:val="00E442D0"/>
    <w:rsid w:val="00E47710"/>
    <w:rsid w:val="00E4778C"/>
    <w:rsid w:val="00E51762"/>
    <w:rsid w:val="00E55F52"/>
    <w:rsid w:val="00E600DB"/>
    <w:rsid w:val="00E6072E"/>
    <w:rsid w:val="00E645EF"/>
    <w:rsid w:val="00E64FA5"/>
    <w:rsid w:val="00E67D7D"/>
    <w:rsid w:val="00E710E7"/>
    <w:rsid w:val="00E72ED4"/>
    <w:rsid w:val="00E7688D"/>
    <w:rsid w:val="00E821E8"/>
    <w:rsid w:val="00E82C60"/>
    <w:rsid w:val="00E84BD4"/>
    <w:rsid w:val="00E8631F"/>
    <w:rsid w:val="00E90FAE"/>
    <w:rsid w:val="00E920A3"/>
    <w:rsid w:val="00E92B9B"/>
    <w:rsid w:val="00E93388"/>
    <w:rsid w:val="00E9356C"/>
    <w:rsid w:val="00EA4BB1"/>
    <w:rsid w:val="00EA7341"/>
    <w:rsid w:val="00EB17E9"/>
    <w:rsid w:val="00EB2B96"/>
    <w:rsid w:val="00EB432D"/>
    <w:rsid w:val="00EB781B"/>
    <w:rsid w:val="00EC0E64"/>
    <w:rsid w:val="00EC1716"/>
    <w:rsid w:val="00EC63A0"/>
    <w:rsid w:val="00ED15F8"/>
    <w:rsid w:val="00ED2C4A"/>
    <w:rsid w:val="00ED60CB"/>
    <w:rsid w:val="00ED75D7"/>
    <w:rsid w:val="00EE00AC"/>
    <w:rsid w:val="00EE3EBA"/>
    <w:rsid w:val="00EE5DEF"/>
    <w:rsid w:val="00EF1241"/>
    <w:rsid w:val="00EF3E90"/>
    <w:rsid w:val="00EF6A9B"/>
    <w:rsid w:val="00EF7354"/>
    <w:rsid w:val="00EF751D"/>
    <w:rsid w:val="00F01AED"/>
    <w:rsid w:val="00F109E1"/>
    <w:rsid w:val="00F10E25"/>
    <w:rsid w:val="00F13716"/>
    <w:rsid w:val="00F1507A"/>
    <w:rsid w:val="00F17CAE"/>
    <w:rsid w:val="00F2026C"/>
    <w:rsid w:val="00F22513"/>
    <w:rsid w:val="00F25376"/>
    <w:rsid w:val="00F30CDF"/>
    <w:rsid w:val="00F336B7"/>
    <w:rsid w:val="00F33891"/>
    <w:rsid w:val="00F35C17"/>
    <w:rsid w:val="00F370CE"/>
    <w:rsid w:val="00F40E3E"/>
    <w:rsid w:val="00F47D76"/>
    <w:rsid w:val="00F503B0"/>
    <w:rsid w:val="00F52310"/>
    <w:rsid w:val="00F5235D"/>
    <w:rsid w:val="00F53D71"/>
    <w:rsid w:val="00F5435D"/>
    <w:rsid w:val="00F55943"/>
    <w:rsid w:val="00F55F9E"/>
    <w:rsid w:val="00F5751E"/>
    <w:rsid w:val="00F652C4"/>
    <w:rsid w:val="00F70B50"/>
    <w:rsid w:val="00F71166"/>
    <w:rsid w:val="00F72774"/>
    <w:rsid w:val="00F742A7"/>
    <w:rsid w:val="00F74AD4"/>
    <w:rsid w:val="00F75FFA"/>
    <w:rsid w:val="00F766BD"/>
    <w:rsid w:val="00F77482"/>
    <w:rsid w:val="00F84C7E"/>
    <w:rsid w:val="00F85C68"/>
    <w:rsid w:val="00F91C69"/>
    <w:rsid w:val="00FA2831"/>
    <w:rsid w:val="00FA2E27"/>
    <w:rsid w:val="00FA5254"/>
    <w:rsid w:val="00FB33E1"/>
    <w:rsid w:val="00FB48D8"/>
    <w:rsid w:val="00FB6E3E"/>
    <w:rsid w:val="00FC1F74"/>
    <w:rsid w:val="00FC2F69"/>
    <w:rsid w:val="00FC4318"/>
    <w:rsid w:val="00FC4892"/>
    <w:rsid w:val="00FC492D"/>
    <w:rsid w:val="00FC5654"/>
    <w:rsid w:val="00FC5693"/>
    <w:rsid w:val="00FC672D"/>
    <w:rsid w:val="00FC79BD"/>
    <w:rsid w:val="00FD1CD6"/>
    <w:rsid w:val="00FD288A"/>
    <w:rsid w:val="00FD2C39"/>
    <w:rsid w:val="00FD5C37"/>
    <w:rsid w:val="00FD6955"/>
    <w:rsid w:val="00FD6B45"/>
    <w:rsid w:val="00FD7848"/>
    <w:rsid w:val="00FE40BD"/>
    <w:rsid w:val="00FE69D1"/>
    <w:rsid w:val="00FF380A"/>
    <w:rsid w:val="00FF5B1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3E491"/>
  <w15:docId w15:val="{4EE1D30B-4D37-C548-8538-4BC695FD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E05D8"/>
    <w:pPr>
      <w:spacing w:line="240" w:lineRule="auto"/>
    </w:pPr>
  </w:style>
  <w:style w:type="paragraph" w:styleId="ListParagraph">
    <w:name w:val="List Paragraph"/>
    <w:basedOn w:val="Normal"/>
    <w:uiPriority w:val="34"/>
    <w:qFormat/>
    <w:rsid w:val="009E3D77"/>
    <w:pPr>
      <w:ind w:left="720"/>
      <w:contextualSpacing/>
    </w:pPr>
  </w:style>
  <w:style w:type="paragraph" w:styleId="CommentSubject">
    <w:name w:val="annotation subject"/>
    <w:basedOn w:val="CommentText"/>
    <w:next w:val="CommentText"/>
    <w:link w:val="CommentSubjectChar"/>
    <w:uiPriority w:val="99"/>
    <w:semiHidden/>
    <w:unhideWhenUsed/>
    <w:rsid w:val="0008113B"/>
    <w:rPr>
      <w:b/>
      <w:bCs/>
    </w:rPr>
  </w:style>
  <w:style w:type="character" w:customStyle="1" w:styleId="CommentSubjectChar">
    <w:name w:val="Comment Subject Char"/>
    <w:basedOn w:val="CommentTextChar"/>
    <w:link w:val="CommentSubject"/>
    <w:uiPriority w:val="99"/>
    <w:semiHidden/>
    <w:rsid w:val="0008113B"/>
    <w:rPr>
      <w:b/>
      <w:bCs/>
      <w:sz w:val="20"/>
      <w:szCs w:val="20"/>
    </w:rPr>
  </w:style>
  <w:style w:type="paragraph" w:styleId="Caption">
    <w:name w:val="caption"/>
    <w:basedOn w:val="Normal"/>
    <w:next w:val="Normal"/>
    <w:uiPriority w:val="35"/>
    <w:unhideWhenUsed/>
    <w:qFormat/>
    <w:rsid w:val="008800BC"/>
    <w:pPr>
      <w:spacing w:after="200" w:line="240" w:lineRule="auto"/>
    </w:pPr>
    <w:rPr>
      <w:i/>
      <w:iCs/>
      <w:color w:val="1F497D" w:themeColor="text2"/>
      <w:sz w:val="18"/>
      <w:szCs w:val="18"/>
    </w:rPr>
  </w:style>
  <w:style w:type="character" w:styleId="Emphasis">
    <w:name w:val="Emphasis"/>
    <w:basedOn w:val="DefaultParagraphFont"/>
    <w:uiPriority w:val="20"/>
    <w:qFormat/>
    <w:rsid w:val="00001D38"/>
    <w:rPr>
      <w:i/>
      <w:iCs/>
    </w:rPr>
  </w:style>
  <w:style w:type="paragraph" w:styleId="Bibliography">
    <w:name w:val="Bibliography"/>
    <w:basedOn w:val="Normal"/>
    <w:next w:val="Normal"/>
    <w:uiPriority w:val="37"/>
    <w:unhideWhenUsed/>
    <w:rsid w:val="008C2A26"/>
    <w:pPr>
      <w:spacing w:line="240" w:lineRule="auto"/>
      <w:ind w:left="720" w:hanging="720"/>
    </w:pPr>
  </w:style>
  <w:style w:type="character" w:styleId="Hyperlink">
    <w:name w:val="Hyperlink"/>
    <w:basedOn w:val="DefaultParagraphFont"/>
    <w:uiPriority w:val="99"/>
    <w:unhideWhenUsed/>
    <w:rsid w:val="003E62A3"/>
    <w:rPr>
      <w:color w:val="0000FF" w:themeColor="hyperlink"/>
      <w:u w:val="single"/>
    </w:rPr>
  </w:style>
  <w:style w:type="character" w:styleId="UnresolvedMention">
    <w:name w:val="Unresolved Mention"/>
    <w:basedOn w:val="DefaultParagraphFont"/>
    <w:uiPriority w:val="99"/>
    <w:semiHidden/>
    <w:unhideWhenUsed/>
    <w:rsid w:val="003E62A3"/>
    <w:rPr>
      <w:color w:val="605E5C"/>
      <w:shd w:val="clear" w:color="auto" w:fill="E1DFDD"/>
    </w:rPr>
  </w:style>
  <w:style w:type="table" w:styleId="TableGrid">
    <w:name w:val="Table Grid"/>
    <w:basedOn w:val="TableNormal"/>
    <w:uiPriority w:val="39"/>
    <w:rsid w:val="006A26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2103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onlinelibrary.wiley.com/doi/epdf/10.1111/brv.12721" TargetMode="External"/><Relationship Id="rId117" Type="http://schemas.openxmlformats.org/officeDocument/2006/relationships/hyperlink" Target="https://www.zotero.org/google-docs/?hwXumW" TargetMode="External"/><Relationship Id="rId21" Type="http://schemas.openxmlformats.org/officeDocument/2006/relationships/hyperlink" Target="https://www.zotero.org/google-docs/?DQ3xSG" TargetMode="External"/><Relationship Id="rId42" Type="http://schemas.openxmlformats.org/officeDocument/2006/relationships/hyperlink" Target="https://doi.org/10.1038/s41467-019-12668-7" TargetMode="External"/><Relationship Id="rId47" Type="http://schemas.openxmlformats.org/officeDocument/2006/relationships/hyperlink" Target="https://doi.org/10.1093/plankt/fbp062" TargetMode="External"/><Relationship Id="rId63" Type="http://schemas.openxmlformats.org/officeDocument/2006/relationships/hyperlink" Target="https://www.zotero.org/google-docs/?hwXumW" TargetMode="External"/><Relationship Id="rId68" Type="http://schemas.openxmlformats.org/officeDocument/2006/relationships/hyperlink" Target="https://www.zotero.org/google-docs/?hwXumW" TargetMode="External"/><Relationship Id="rId84" Type="http://schemas.openxmlformats.org/officeDocument/2006/relationships/hyperlink" Target="https://www.zotero.org/google-docs/?hwXumW" TargetMode="External"/><Relationship Id="rId89" Type="http://schemas.openxmlformats.org/officeDocument/2006/relationships/hyperlink" Target="https://www.zotero.org/google-docs/?hwXumW" TargetMode="External"/><Relationship Id="rId112" Type="http://schemas.openxmlformats.org/officeDocument/2006/relationships/hyperlink" Target="https://www.zotero.org/google-docs/?hwXumW" TargetMode="External"/><Relationship Id="rId16" Type="http://schemas.openxmlformats.org/officeDocument/2006/relationships/hyperlink" Target="https://www.zotero.org/google-docs/?WeoQhC" TargetMode="External"/><Relationship Id="rId107" Type="http://schemas.openxmlformats.org/officeDocument/2006/relationships/hyperlink" Target="https://www.zotero.org/google-docs/?hwXumW" TargetMode="External"/><Relationship Id="rId11" Type="http://schemas.openxmlformats.org/officeDocument/2006/relationships/hyperlink" Target="https://www.zotero.org/google-docs/?3L6CCr" TargetMode="External"/><Relationship Id="rId32" Type="http://schemas.openxmlformats.org/officeDocument/2006/relationships/image" Target="media/image6.png"/><Relationship Id="rId37" Type="http://schemas.openxmlformats.org/officeDocument/2006/relationships/hyperlink" Target="https://doi.org/10.4319/lo.2006.51.2.0973" TargetMode="External"/><Relationship Id="rId53" Type="http://schemas.openxmlformats.org/officeDocument/2006/relationships/hyperlink" Target="https://www.zotero.org/google-docs/?hwXumW" TargetMode="External"/><Relationship Id="rId58" Type="http://schemas.openxmlformats.org/officeDocument/2006/relationships/hyperlink" Target="https://www.zotero.org/google-docs/?hwXumW" TargetMode="External"/><Relationship Id="rId74" Type="http://schemas.openxmlformats.org/officeDocument/2006/relationships/hyperlink" Target="https://www.zotero.org/google-docs/?hwXumW" TargetMode="External"/><Relationship Id="rId79" Type="http://schemas.openxmlformats.org/officeDocument/2006/relationships/hyperlink" Target="https://www.zotero.org/google-docs/?hwXumW" TargetMode="External"/><Relationship Id="rId102" Type="http://schemas.openxmlformats.org/officeDocument/2006/relationships/hyperlink" Target="https://www.zotero.org/google-docs/?hwXumW" TargetMode="External"/><Relationship Id="rId123"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hyperlink" Target="https://www.zotero.org/google-docs/?hwXumW" TargetMode="External"/><Relationship Id="rId95" Type="http://schemas.openxmlformats.org/officeDocument/2006/relationships/hyperlink" Target="https://www.zotero.org/google-docs/?hwXumW" TargetMode="External"/><Relationship Id="rId22" Type="http://schemas.openxmlformats.org/officeDocument/2006/relationships/hyperlink" Target="https://www.zotero.org/google-docs/?mVVLHg" TargetMode="External"/><Relationship Id="rId27" Type="http://schemas.openxmlformats.org/officeDocument/2006/relationships/image" Target="media/image1.png"/><Relationship Id="rId43" Type="http://schemas.openxmlformats.org/officeDocument/2006/relationships/hyperlink" Target="https://www.zotero.org/google-docs/?hwXumW" TargetMode="External"/><Relationship Id="rId48" Type="http://schemas.openxmlformats.org/officeDocument/2006/relationships/hyperlink" Target="https://www.zotero.org/google-docs/?hwXumW" TargetMode="External"/><Relationship Id="rId64" Type="http://schemas.openxmlformats.org/officeDocument/2006/relationships/hyperlink" Target="https://www.zotero.org/google-docs/?hwXumW" TargetMode="External"/><Relationship Id="rId69" Type="http://schemas.openxmlformats.org/officeDocument/2006/relationships/hyperlink" Target="https://www.zotero.org/google-docs/?hwXumW" TargetMode="External"/><Relationship Id="rId113" Type="http://schemas.openxmlformats.org/officeDocument/2006/relationships/hyperlink" Target="https://doi.org/10.3354/meps08288" TargetMode="External"/><Relationship Id="rId118" Type="http://schemas.openxmlformats.org/officeDocument/2006/relationships/hyperlink" Target="https://doi.org/10.3354/meps07350" TargetMode="External"/><Relationship Id="rId80" Type="http://schemas.openxmlformats.org/officeDocument/2006/relationships/hyperlink" Target="https://doi.org/10.3354/meps160077" TargetMode="External"/><Relationship Id="rId85" Type="http://schemas.openxmlformats.org/officeDocument/2006/relationships/hyperlink" Target="https://www.zotero.org/google-docs/?hwXumW" TargetMode="External"/><Relationship Id="rId12" Type="http://schemas.openxmlformats.org/officeDocument/2006/relationships/comments" Target="comments.xml"/><Relationship Id="rId17" Type="http://schemas.openxmlformats.org/officeDocument/2006/relationships/hyperlink" Target="https://www.zotero.org/google-docs/?qKhROE" TargetMode="External"/><Relationship Id="rId33" Type="http://schemas.openxmlformats.org/officeDocument/2006/relationships/image" Target="media/image7.png"/><Relationship Id="rId38" Type="http://schemas.openxmlformats.org/officeDocument/2006/relationships/hyperlink" Target="https://www.zotero.org/google-docs/?hwXumW" TargetMode="External"/><Relationship Id="rId59" Type="http://schemas.openxmlformats.org/officeDocument/2006/relationships/hyperlink" Target="https://www.zotero.org/google-docs/?hwXumW" TargetMode="External"/><Relationship Id="rId103" Type="http://schemas.openxmlformats.org/officeDocument/2006/relationships/hyperlink" Target="https://doi.org/10.1038/s41558-020-0758-4" TargetMode="External"/><Relationship Id="rId108" Type="http://schemas.openxmlformats.org/officeDocument/2006/relationships/hyperlink" Target="https://doi.org/10.1002/ecs2.4083" TargetMode="External"/><Relationship Id="rId124" Type="http://schemas.openxmlformats.org/officeDocument/2006/relationships/fontTable" Target="fontTable.xml"/><Relationship Id="rId54" Type="http://schemas.openxmlformats.org/officeDocument/2006/relationships/hyperlink" Target="https://www.zotero.org/google-docs/?hwXumW" TargetMode="External"/><Relationship Id="rId70" Type="http://schemas.openxmlformats.org/officeDocument/2006/relationships/hyperlink" Target="https://doi.org/10.3354/meps09746" TargetMode="External"/><Relationship Id="rId75" Type="http://schemas.openxmlformats.org/officeDocument/2006/relationships/hyperlink" Target="https://doi.org/10.1016/S0967-0645(02)00017-6" TargetMode="External"/><Relationship Id="rId91" Type="http://schemas.openxmlformats.org/officeDocument/2006/relationships/hyperlink" Target="https://www.zotero.org/google-docs/?hwXumW" TargetMode="External"/><Relationship Id="rId96" Type="http://schemas.openxmlformats.org/officeDocument/2006/relationships/hyperlink" Target="https://www.zotero.org/google-docs/?hwXumW"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zotero.org/google-docs/?mVVLHg" TargetMode="External"/><Relationship Id="rId28" Type="http://schemas.openxmlformats.org/officeDocument/2006/relationships/image" Target="media/image2.png"/><Relationship Id="rId49" Type="http://schemas.openxmlformats.org/officeDocument/2006/relationships/hyperlink" Target="https://www.zotero.org/google-docs/?hwXumW" TargetMode="External"/><Relationship Id="rId114" Type="http://schemas.openxmlformats.org/officeDocument/2006/relationships/hyperlink" Target="https://www.zotero.org/google-docs/?hwXumW" TargetMode="External"/><Relationship Id="rId119" Type="http://schemas.openxmlformats.org/officeDocument/2006/relationships/hyperlink" Target="https://www.zotero.org/google-docs/?hwXumW" TargetMode="External"/><Relationship Id="rId44" Type="http://schemas.openxmlformats.org/officeDocument/2006/relationships/hyperlink" Target="https://www.zotero.org/google-docs/?hwXumW" TargetMode="External"/><Relationship Id="rId60" Type="http://schemas.openxmlformats.org/officeDocument/2006/relationships/hyperlink" Target="https://www.zotero.org/google-docs/?hwXumW" TargetMode="External"/><Relationship Id="rId65" Type="http://schemas.openxmlformats.org/officeDocument/2006/relationships/hyperlink" Target="https://doi.org/10.48361/B1VP-MT19" TargetMode="External"/><Relationship Id="rId81" Type="http://schemas.openxmlformats.org/officeDocument/2006/relationships/hyperlink" Target="https://www.zotero.org/google-docs/?hwXumW" TargetMode="External"/><Relationship Id="rId86" Type="http://schemas.openxmlformats.org/officeDocument/2006/relationships/hyperlink" Target="https://www.zotero.org/google-docs/?hwXumW" TargetMode="External"/><Relationship Id="rId13" Type="http://schemas.microsoft.com/office/2011/relationships/commentsExtended" Target="commentsExtended.xml"/><Relationship Id="rId18" Type="http://schemas.openxmlformats.org/officeDocument/2006/relationships/hyperlink" Target="https://www.zotero.org/google-docs/?VdlN5D" TargetMode="External"/><Relationship Id="rId39" Type="http://schemas.openxmlformats.org/officeDocument/2006/relationships/hyperlink" Target="https://www.zotero.org/google-docs/?hwXumW" TargetMode="External"/><Relationship Id="rId109" Type="http://schemas.openxmlformats.org/officeDocument/2006/relationships/hyperlink" Target="https://www.zotero.org/google-docs/?hwXumW" TargetMode="External"/><Relationship Id="rId34" Type="http://schemas.openxmlformats.org/officeDocument/2006/relationships/hyperlink" Target="https://www.zotero.org/google-docs/?hwXumW" TargetMode="External"/><Relationship Id="rId50" Type="http://schemas.openxmlformats.org/officeDocument/2006/relationships/hyperlink" Target="https://www.zotero.org/google-docs/?hwXumW" TargetMode="External"/><Relationship Id="rId55" Type="http://schemas.openxmlformats.org/officeDocument/2006/relationships/hyperlink" Target="https://www.zotero.org/google-docs/?hwXumW" TargetMode="External"/><Relationship Id="rId76" Type="http://schemas.openxmlformats.org/officeDocument/2006/relationships/hyperlink" Target="https://www.zotero.org/google-docs/?hwXumW" TargetMode="External"/><Relationship Id="rId97" Type="http://schemas.openxmlformats.org/officeDocument/2006/relationships/hyperlink" Target="https://www.zotero.org/google-docs/?hwXumW" TargetMode="External"/><Relationship Id="rId104" Type="http://schemas.openxmlformats.org/officeDocument/2006/relationships/hyperlink" Target="https://www.zotero.org/google-docs/?hwXumW" TargetMode="External"/><Relationship Id="rId120" Type="http://schemas.openxmlformats.org/officeDocument/2006/relationships/hyperlink" Target="https://www.zotero.org/google-docs/?hwXumW" TargetMode="External"/><Relationship Id="rId125"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www.zotero.org/google-docs/?hwXumW" TargetMode="External"/><Relationship Id="rId92" Type="http://schemas.openxmlformats.org/officeDocument/2006/relationships/hyperlink" Target="https://www.zotero.org/google-docs/?hwXumW" TargetMode="External"/><Relationship Id="rId2" Type="http://schemas.openxmlformats.org/officeDocument/2006/relationships/numbering" Target="numbering.xml"/><Relationship Id="rId29" Type="http://schemas.openxmlformats.org/officeDocument/2006/relationships/image" Target="media/image3.png"/><Relationship Id="rId24" Type="http://schemas.openxmlformats.org/officeDocument/2006/relationships/hyperlink" Target="https://www.zotero.org/google-docs/?mVVLHg" TargetMode="External"/><Relationship Id="rId40" Type="http://schemas.openxmlformats.org/officeDocument/2006/relationships/hyperlink" Target="https://www.zotero.org/google-docs/?hwXumW" TargetMode="External"/><Relationship Id="rId45" Type="http://schemas.openxmlformats.org/officeDocument/2006/relationships/hyperlink" Target="https://www.zotero.org/google-docs/?hwXumW" TargetMode="External"/><Relationship Id="rId66" Type="http://schemas.openxmlformats.org/officeDocument/2006/relationships/hyperlink" Target="https://www.zotero.org/google-docs/?hwXumW" TargetMode="External"/><Relationship Id="rId87" Type="http://schemas.openxmlformats.org/officeDocument/2006/relationships/hyperlink" Target="https://www.zotero.org/google-docs/?hwXumW" TargetMode="External"/><Relationship Id="rId110" Type="http://schemas.openxmlformats.org/officeDocument/2006/relationships/hyperlink" Target="https://www.zotero.org/google-docs/?hwXumW" TargetMode="External"/><Relationship Id="rId115" Type="http://schemas.openxmlformats.org/officeDocument/2006/relationships/hyperlink" Target="https://www.zotero.org/google-docs/?hwXumW" TargetMode="External"/><Relationship Id="rId61" Type="http://schemas.openxmlformats.org/officeDocument/2006/relationships/hyperlink" Target="https://www.zotero.org/google-docs/?hwXumW" TargetMode="External"/><Relationship Id="rId82" Type="http://schemas.openxmlformats.org/officeDocument/2006/relationships/hyperlink" Target="https://www.zotero.org/google-docs/?hwXumW" TargetMode="External"/><Relationship Id="rId19" Type="http://schemas.openxmlformats.org/officeDocument/2006/relationships/hyperlink" Target="https://www.zotero.org/google-docs/?VdlN5D" TargetMode="External"/><Relationship Id="rId14" Type="http://schemas.microsoft.com/office/2016/09/relationships/commentsIds" Target="commentsIds.xml"/><Relationship Id="rId30" Type="http://schemas.openxmlformats.org/officeDocument/2006/relationships/image" Target="media/image4.png"/><Relationship Id="rId35" Type="http://schemas.openxmlformats.org/officeDocument/2006/relationships/hyperlink" Target="https://www.zotero.org/google-docs/?hwXumW" TargetMode="External"/><Relationship Id="rId56" Type="http://schemas.openxmlformats.org/officeDocument/2006/relationships/hyperlink" Target="https://www.zotero.org/google-docs/?hwXumW" TargetMode="External"/><Relationship Id="rId77" Type="http://schemas.openxmlformats.org/officeDocument/2006/relationships/hyperlink" Target="https://www.zotero.org/google-docs/?hwXumW" TargetMode="External"/><Relationship Id="rId100" Type="http://schemas.openxmlformats.org/officeDocument/2006/relationships/hyperlink" Target="https://www.zotero.org/google-docs/?hwXumW" TargetMode="External"/><Relationship Id="rId105" Type="http://schemas.openxmlformats.org/officeDocument/2006/relationships/hyperlink" Target="https://www.zotero.org/google-docs/?hwXumW" TargetMode="External"/><Relationship Id="rId126" Type="http://schemas.openxmlformats.org/officeDocument/2006/relationships/theme" Target="theme/theme1.xml"/><Relationship Id="rId8" Type="http://schemas.openxmlformats.org/officeDocument/2006/relationships/hyperlink" Target="https://www.zotero.org/google-docs/?hY1oRR" TargetMode="External"/><Relationship Id="rId51" Type="http://schemas.openxmlformats.org/officeDocument/2006/relationships/hyperlink" Target="https://www.zotero.org/google-docs/?hwXumW" TargetMode="External"/><Relationship Id="rId72" Type="http://schemas.openxmlformats.org/officeDocument/2006/relationships/hyperlink" Target="https://www.zotero.org/google-docs/?hwXumW" TargetMode="External"/><Relationship Id="rId93" Type="http://schemas.openxmlformats.org/officeDocument/2006/relationships/hyperlink" Target="https://doi.org/10.3354/meps11324" TargetMode="External"/><Relationship Id="rId98" Type="http://schemas.openxmlformats.org/officeDocument/2006/relationships/hyperlink" Target="https://www.frontiersin.org/articles/10.3389/fmars.2021.669508" TargetMode="External"/><Relationship Id="rId121" Type="http://schemas.openxmlformats.org/officeDocument/2006/relationships/hyperlink" Target="https://www.zotero.org/google-docs/?hwXumW" TargetMode="External"/><Relationship Id="rId3" Type="http://schemas.openxmlformats.org/officeDocument/2006/relationships/styles" Target="styles.xml"/><Relationship Id="rId25" Type="http://schemas.openxmlformats.org/officeDocument/2006/relationships/hyperlink" Target="https://www.zotero.org/google-docs/?J8IP5x" TargetMode="External"/><Relationship Id="rId46" Type="http://schemas.openxmlformats.org/officeDocument/2006/relationships/hyperlink" Target="https://www.zotero.org/google-docs/?hwXumW" TargetMode="External"/><Relationship Id="rId67" Type="http://schemas.openxmlformats.org/officeDocument/2006/relationships/hyperlink" Target="https://www.zotero.org/google-docs/?hwXumW" TargetMode="External"/><Relationship Id="rId116" Type="http://schemas.openxmlformats.org/officeDocument/2006/relationships/hyperlink" Target="https://www.zotero.org/google-docs/?hwXumW" TargetMode="External"/><Relationship Id="rId20" Type="http://schemas.openxmlformats.org/officeDocument/2006/relationships/hyperlink" Target="https://www.zotero.org/google-docs/?VdlN5D" TargetMode="External"/><Relationship Id="rId41" Type="http://schemas.openxmlformats.org/officeDocument/2006/relationships/hyperlink" Target="https://www.zotero.org/google-docs/?hwXumW" TargetMode="External"/><Relationship Id="rId62" Type="http://schemas.openxmlformats.org/officeDocument/2006/relationships/hyperlink" Target="https://doi.org/10.1371/journal.pone.0072246" TargetMode="External"/><Relationship Id="rId83" Type="http://schemas.openxmlformats.org/officeDocument/2006/relationships/hyperlink" Target="https://doi.org/10.21203/rs.3.rs-2271484/v1" TargetMode="External"/><Relationship Id="rId88" Type="http://schemas.openxmlformats.org/officeDocument/2006/relationships/hyperlink" Target="https://doi.org/10.1016/j.cub.2016.08.044" TargetMode="External"/><Relationship Id="rId111" Type="http://schemas.openxmlformats.org/officeDocument/2006/relationships/hyperlink" Target="https://www.zotero.org/google-docs/?hwXumW" TargetMode="External"/><Relationship Id="rId15" Type="http://schemas.microsoft.com/office/2018/08/relationships/commentsExtensible" Target="commentsExtensible.xml"/><Relationship Id="rId36" Type="http://schemas.openxmlformats.org/officeDocument/2006/relationships/hyperlink" Target="https://www.zotero.org/google-docs/?hwXumW" TargetMode="External"/><Relationship Id="rId57" Type="http://schemas.openxmlformats.org/officeDocument/2006/relationships/hyperlink" Target="https://doi.org/10.1029/2020GL091206" TargetMode="External"/><Relationship Id="rId106" Type="http://schemas.openxmlformats.org/officeDocument/2006/relationships/hyperlink" Target="https://www.zotero.org/google-docs/?hwXumW" TargetMode="External"/><Relationship Id="rId10" Type="http://schemas.openxmlformats.org/officeDocument/2006/relationships/hyperlink" Target="https://www.zotero.org/google-docs/?2SRx10" TargetMode="External"/><Relationship Id="rId31" Type="http://schemas.openxmlformats.org/officeDocument/2006/relationships/image" Target="media/image5.png"/><Relationship Id="rId52" Type="http://schemas.openxmlformats.org/officeDocument/2006/relationships/hyperlink" Target="https://doi.org/10.3354/meps07366" TargetMode="External"/><Relationship Id="rId73" Type="http://schemas.openxmlformats.org/officeDocument/2006/relationships/hyperlink" Target="https://www.zotero.org/google-docs/?hwXumW" TargetMode="External"/><Relationship Id="rId78" Type="http://schemas.openxmlformats.org/officeDocument/2006/relationships/hyperlink" Target="https://www.zotero.org/google-docs/?hwXumW" TargetMode="External"/><Relationship Id="rId94" Type="http://schemas.openxmlformats.org/officeDocument/2006/relationships/hyperlink" Target="https://www.zotero.org/google-docs/?hwXumW" TargetMode="External"/><Relationship Id="rId99" Type="http://schemas.openxmlformats.org/officeDocument/2006/relationships/hyperlink" Target="https://www.zotero.org/google-docs/?hwXumW" TargetMode="External"/><Relationship Id="rId101" Type="http://schemas.openxmlformats.org/officeDocument/2006/relationships/hyperlink" Target="https://www.zotero.org/google-docs/?hwXumW" TargetMode="External"/><Relationship Id="rId122" Type="http://schemas.openxmlformats.org/officeDocument/2006/relationships/hyperlink" Target="https://www.zotero.org/google-docs/?hwXumW" TargetMode="External"/><Relationship Id="rId4" Type="http://schemas.openxmlformats.org/officeDocument/2006/relationships/settings" Target="settings.xml"/><Relationship Id="rId9" Type="http://schemas.openxmlformats.org/officeDocument/2006/relationships/hyperlink" Target="https://www.zotero.org/google-docs/?6HwQV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6682A-C9AA-A549-9652-73D2EBA15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36</Pages>
  <Words>30626</Words>
  <Characters>174571</Characters>
  <Application>Microsoft Office Word</Application>
  <DocSecurity>0</DocSecurity>
  <Lines>1454</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abahl02@student.ubc.ca</cp:lastModifiedBy>
  <cp:revision>61</cp:revision>
  <dcterms:created xsi:type="dcterms:W3CDTF">2023-07-16T16:56:00Z</dcterms:created>
  <dcterms:modified xsi:type="dcterms:W3CDTF">2023-07-21T20:52:00Z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id="p89KkDTT"/&gt;&lt;style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